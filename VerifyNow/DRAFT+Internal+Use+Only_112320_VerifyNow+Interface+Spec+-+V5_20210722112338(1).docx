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82632" w14:textId="6E8268EF" w:rsidR="00804062" w:rsidRDefault="00804062" w:rsidP="00804062">
      <w:pPr>
        <w:ind w:left="-990"/>
      </w:pPr>
      <w:r>
        <w:rPr>
          <w:noProof/>
        </w:rPr>
        <w:drawing>
          <wp:inline distT="0" distB="0" distL="0" distR="0" wp14:anchorId="4732A33C" wp14:editId="754E261A">
            <wp:extent cx="7142506" cy="9296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82564" cy="9348538"/>
                    </a:xfrm>
                    <a:prstGeom prst="rect">
                      <a:avLst/>
                    </a:prstGeom>
                  </pic:spPr>
                </pic:pic>
              </a:graphicData>
            </a:graphic>
          </wp:inline>
        </w:drawing>
      </w:r>
    </w:p>
    <w:sdt>
      <w:sdtPr>
        <w:rPr>
          <w:rFonts w:asciiTheme="minorHAnsi" w:eastAsiaTheme="minorHAnsi" w:hAnsiTheme="minorHAnsi" w:cstheme="minorBidi"/>
          <w:color w:val="auto"/>
          <w:sz w:val="22"/>
          <w:szCs w:val="22"/>
        </w:rPr>
        <w:id w:val="1704676396"/>
        <w:docPartObj>
          <w:docPartGallery w:val="Table of Contents"/>
          <w:docPartUnique/>
        </w:docPartObj>
      </w:sdtPr>
      <w:sdtEndPr>
        <w:rPr>
          <w:b/>
          <w:bCs/>
          <w:noProof/>
        </w:rPr>
      </w:sdtEndPr>
      <w:sdtContent>
        <w:p w14:paraId="16EF3BF9" w14:textId="10B96115" w:rsidR="00777834" w:rsidRPr="00D55BEC" w:rsidRDefault="00777834">
          <w:pPr>
            <w:pStyle w:val="TOCHeading"/>
            <w:rPr>
              <w:b/>
              <w:bCs/>
              <w:color w:val="auto"/>
              <w:sz w:val="18"/>
              <w:szCs w:val="18"/>
            </w:rPr>
          </w:pPr>
          <w:r w:rsidRPr="00D55BEC">
            <w:rPr>
              <w:b/>
              <w:bCs/>
              <w:color w:val="auto"/>
              <w:sz w:val="18"/>
              <w:szCs w:val="18"/>
            </w:rPr>
            <w:t>Contents</w:t>
          </w:r>
        </w:p>
        <w:p w14:paraId="41456B38" w14:textId="2B662D91" w:rsidR="002047C4" w:rsidRDefault="00777834">
          <w:pPr>
            <w:pStyle w:val="TOC1"/>
            <w:tabs>
              <w:tab w:val="right" w:leader="dot" w:pos="9350"/>
            </w:tabs>
            <w:rPr>
              <w:rFonts w:eastAsiaTheme="minorEastAsia"/>
              <w:noProof/>
            </w:rPr>
          </w:pPr>
          <w:r w:rsidRPr="00D55BEC">
            <w:rPr>
              <w:sz w:val="18"/>
              <w:szCs w:val="18"/>
            </w:rPr>
            <w:fldChar w:fldCharType="begin"/>
          </w:r>
          <w:r w:rsidRPr="00D55BEC">
            <w:rPr>
              <w:sz w:val="18"/>
              <w:szCs w:val="18"/>
            </w:rPr>
            <w:instrText xml:space="preserve"> TOC \o "1-3" \h \z \u </w:instrText>
          </w:r>
          <w:r w:rsidRPr="00D55BEC">
            <w:rPr>
              <w:sz w:val="18"/>
              <w:szCs w:val="18"/>
            </w:rPr>
            <w:fldChar w:fldCharType="separate"/>
          </w:r>
          <w:hyperlink w:anchor="_Toc58258114" w:history="1">
            <w:r w:rsidR="002047C4" w:rsidRPr="008B716D">
              <w:rPr>
                <w:rStyle w:val="Hyperlink"/>
                <w:b/>
                <w:bCs/>
                <w:noProof/>
              </w:rPr>
              <w:t>Reference Material</w:t>
            </w:r>
            <w:r w:rsidR="002047C4">
              <w:rPr>
                <w:noProof/>
                <w:webHidden/>
              </w:rPr>
              <w:tab/>
            </w:r>
            <w:r w:rsidR="002047C4">
              <w:rPr>
                <w:noProof/>
                <w:webHidden/>
              </w:rPr>
              <w:fldChar w:fldCharType="begin"/>
            </w:r>
            <w:r w:rsidR="002047C4">
              <w:rPr>
                <w:noProof/>
                <w:webHidden/>
              </w:rPr>
              <w:instrText xml:space="preserve"> PAGEREF _Toc58258114 \h </w:instrText>
            </w:r>
            <w:r w:rsidR="002047C4">
              <w:rPr>
                <w:noProof/>
                <w:webHidden/>
              </w:rPr>
            </w:r>
            <w:r w:rsidR="002047C4">
              <w:rPr>
                <w:noProof/>
                <w:webHidden/>
              </w:rPr>
              <w:fldChar w:fldCharType="separate"/>
            </w:r>
            <w:r w:rsidR="002047C4">
              <w:rPr>
                <w:noProof/>
                <w:webHidden/>
              </w:rPr>
              <w:t>4</w:t>
            </w:r>
            <w:r w:rsidR="002047C4">
              <w:rPr>
                <w:noProof/>
                <w:webHidden/>
              </w:rPr>
              <w:fldChar w:fldCharType="end"/>
            </w:r>
          </w:hyperlink>
        </w:p>
        <w:p w14:paraId="1F2F1D56" w14:textId="004B4247" w:rsidR="002047C4" w:rsidRDefault="009D21F2">
          <w:pPr>
            <w:pStyle w:val="TOC1"/>
            <w:tabs>
              <w:tab w:val="left" w:pos="440"/>
              <w:tab w:val="right" w:leader="dot" w:pos="9350"/>
            </w:tabs>
            <w:rPr>
              <w:rFonts w:eastAsiaTheme="minorEastAsia"/>
              <w:noProof/>
            </w:rPr>
          </w:pPr>
          <w:hyperlink w:anchor="_Toc58258115" w:history="1">
            <w:r w:rsidR="002047C4" w:rsidRPr="008B716D">
              <w:rPr>
                <w:rStyle w:val="Hyperlink"/>
                <w:b/>
                <w:bCs/>
                <w:noProof/>
              </w:rPr>
              <w:t>1.</w:t>
            </w:r>
            <w:r w:rsidR="002047C4">
              <w:rPr>
                <w:rFonts w:eastAsiaTheme="minorEastAsia"/>
                <w:noProof/>
              </w:rPr>
              <w:tab/>
            </w:r>
            <w:r w:rsidR="002047C4" w:rsidRPr="008B716D">
              <w:rPr>
                <w:rStyle w:val="Hyperlink"/>
                <w:b/>
                <w:bCs/>
                <w:noProof/>
              </w:rPr>
              <w:t>Introduction</w:t>
            </w:r>
            <w:r w:rsidR="002047C4">
              <w:rPr>
                <w:noProof/>
                <w:webHidden/>
              </w:rPr>
              <w:tab/>
            </w:r>
            <w:r w:rsidR="002047C4">
              <w:rPr>
                <w:noProof/>
                <w:webHidden/>
              </w:rPr>
              <w:fldChar w:fldCharType="begin"/>
            </w:r>
            <w:r w:rsidR="002047C4">
              <w:rPr>
                <w:noProof/>
                <w:webHidden/>
              </w:rPr>
              <w:instrText xml:space="preserve"> PAGEREF _Toc58258115 \h </w:instrText>
            </w:r>
            <w:r w:rsidR="002047C4">
              <w:rPr>
                <w:noProof/>
                <w:webHidden/>
              </w:rPr>
            </w:r>
            <w:r w:rsidR="002047C4">
              <w:rPr>
                <w:noProof/>
                <w:webHidden/>
              </w:rPr>
              <w:fldChar w:fldCharType="separate"/>
            </w:r>
            <w:r w:rsidR="002047C4">
              <w:rPr>
                <w:noProof/>
                <w:webHidden/>
              </w:rPr>
              <w:t>4</w:t>
            </w:r>
            <w:r w:rsidR="002047C4">
              <w:rPr>
                <w:noProof/>
                <w:webHidden/>
              </w:rPr>
              <w:fldChar w:fldCharType="end"/>
            </w:r>
          </w:hyperlink>
        </w:p>
        <w:p w14:paraId="6D85257C" w14:textId="5B191362" w:rsidR="002047C4" w:rsidRDefault="009D21F2">
          <w:pPr>
            <w:pStyle w:val="TOC1"/>
            <w:tabs>
              <w:tab w:val="left" w:pos="440"/>
              <w:tab w:val="right" w:leader="dot" w:pos="9350"/>
            </w:tabs>
            <w:rPr>
              <w:rFonts w:eastAsiaTheme="minorEastAsia"/>
              <w:noProof/>
            </w:rPr>
          </w:pPr>
          <w:hyperlink w:anchor="_Toc58258116" w:history="1">
            <w:r w:rsidR="002047C4" w:rsidRPr="008B716D">
              <w:rPr>
                <w:rStyle w:val="Hyperlink"/>
                <w:b/>
                <w:bCs/>
                <w:noProof/>
              </w:rPr>
              <w:t>2.</w:t>
            </w:r>
            <w:r w:rsidR="002047C4">
              <w:rPr>
                <w:rFonts w:eastAsiaTheme="minorEastAsia"/>
                <w:noProof/>
              </w:rPr>
              <w:tab/>
            </w:r>
            <w:r w:rsidR="002047C4" w:rsidRPr="008B716D">
              <w:rPr>
                <w:rStyle w:val="Hyperlink"/>
                <w:b/>
                <w:bCs/>
                <w:noProof/>
              </w:rPr>
              <w:t>Physical Interface</w:t>
            </w:r>
            <w:r w:rsidR="002047C4">
              <w:rPr>
                <w:noProof/>
                <w:webHidden/>
              </w:rPr>
              <w:tab/>
            </w:r>
            <w:r w:rsidR="002047C4">
              <w:rPr>
                <w:noProof/>
                <w:webHidden/>
              </w:rPr>
              <w:fldChar w:fldCharType="begin"/>
            </w:r>
            <w:r w:rsidR="002047C4">
              <w:rPr>
                <w:noProof/>
                <w:webHidden/>
              </w:rPr>
              <w:instrText xml:space="preserve"> PAGEREF _Toc58258116 \h </w:instrText>
            </w:r>
            <w:r w:rsidR="002047C4">
              <w:rPr>
                <w:noProof/>
                <w:webHidden/>
              </w:rPr>
            </w:r>
            <w:r w:rsidR="002047C4">
              <w:rPr>
                <w:noProof/>
                <w:webHidden/>
              </w:rPr>
              <w:fldChar w:fldCharType="separate"/>
            </w:r>
            <w:r w:rsidR="002047C4">
              <w:rPr>
                <w:noProof/>
                <w:webHidden/>
              </w:rPr>
              <w:t>4</w:t>
            </w:r>
            <w:r w:rsidR="002047C4">
              <w:rPr>
                <w:noProof/>
                <w:webHidden/>
              </w:rPr>
              <w:fldChar w:fldCharType="end"/>
            </w:r>
          </w:hyperlink>
        </w:p>
        <w:p w14:paraId="27FBFD8F" w14:textId="46627271" w:rsidR="002047C4" w:rsidRDefault="009D21F2">
          <w:pPr>
            <w:pStyle w:val="TOC1"/>
            <w:tabs>
              <w:tab w:val="left" w:pos="440"/>
              <w:tab w:val="right" w:leader="dot" w:pos="9350"/>
            </w:tabs>
            <w:rPr>
              <w:rFonts w:eastAsiaTheme="minorEastAsia"/>
              <w:noProof/>
            </w:rPr>
          </w:pPr>
          <w:hyperlink w:anchor="_Toc58258117" w:history="1">
            <w:r w:rsidR="002047C4" w:rsidRPr="008B716D">
              <w:rPr>
                <w:rStyle w:val="Hyperlink"/>
                <w:b/>
                <w:bCs/>
                <w:noProof/>
              </w:rPr>
              <w:t>3.</w:t>
            </w:r>
            <w:r w:rsidR="002047C4">
              <w:rPr>
                <w:rFonts w:eastAsiaTheme="minorEastAsia"/>
                <w:noProof/>
              </w:rPr>
              <w:tab/>
            </w:r>
            <w:r w:rsidR="002047C4" w:rsidRPr="008B716D">
              <w:rPr>
                <w:rStyle w:val="Hyperlink"/>
                <w:b/>
                <w:bCs/>
                <w:noProof/>
              </w:rPr>
              <w:t>VerifyNow Network Adapter Configuration</w:t>
            </w:r>
            <w:r w:rsidR="002047C4">
              <w:rPr>
                <w:noProof/>
                <w:webHidden/>
              </w:rPr>
              <w:tab/>
            </w:r>
            <w:r w:rsidR="002047C4">
              <w:rPr>
                <w:noProof/>
                <w:webHidden/>
              </w:rPr>
              <w:fldChar w:fldCharType="begin"/>
            </w:r>
            <w:r w:rsidR="002047C4">
              <w:rPr>
                <w:noProof/>
                <w:webHidden/>
              </w:rPr>
              <w:instrText xml:space="preserve"> PAGEREF _Toc58258117 \h </w:instrText>
            </w:r>
            <w:r w:rsidR="002047C4">
              <w:rPr>
                <w:noProof/>
                <w:webHidden/>
              </w:rPr>
            </w:r>
            <w:r w:rsidR="002047C4">
              <w:rPr>
                <w:noProof/>
                <w:webHidden/>
              </w:rPr>
              <w:fldChar w:fldCharType="separate"/>
            </w:r>
            <w:r w:rsidR="002047C4">
              <w:rPr>
                <w:noProof/>
                <w:webHidden/>
              </w:rPr>
              <w:t>4</w:t>
            </w:r>
            <w:r w:rsidR="002047C4">
              <w:rPr>
                <w:noProof/>
                <w:webHidden/>
              </w:rPr>
              <w:fldChar w:fldCharType="end"/>
            </w:r>
          </w:hyperlink>
        </w:p>
        <w:p w14:paraId="093B2601" w14:textId="762DF3D1" w:rsidR="002047C4" w:rsidRDefault="009D21F2">
          <w:pPr>
            <w:pStyle w:val="TOC1"/>
            <w:tabs>
              <w:tab w:val="left" w:pos="660"/>
              <w:tab w:val="right" w:leader="dot" w:pos="9350"/>
            </w:tabs>
            <w:rPr>
              <w:rFonts w:eastAsiaTheme="minorEastAsia"/>
              <w:noProof/>
            </w:rPr>
          </w:pPr>
          <w:hyperlink w:anchor="_Toc58258118" w:history="1">
            <w:r w:rsidR="002047C4" w:rsidRPr="008B716D">
              <w:rPr>
                <w:rStyle w:val="Hyperlink"/>
                <w:b/>
                <w:bCs/>
                <w:noProof/>
              </w:rPr>
              <w:t>3.1.</w:t>
            </w:r>
            <w:r w:rsidR="002047C4">
              <w:rPr>
                <w:rFonts w:eastAsiaTheme="minorEastAsia"/>
                <w:noProof/>
              </w:rPr>
              <w:tab/>
            </w:r>
            <w:r w:rsidR="002047C4" w:rsidRPr="008B716D">
              <w:rPr>
                <w:rStyle w:val="Hyperlink"/>
                <w:b/>
                <w:bCs/>
                <w:noProof/>
              </w:rPr>
              <w:t>Background</w:t>
            </w:r>
            <w:r w:rsidR="002047C4">
              <w:rPr>
                <w:noProof/>
                <w:webHidden/>
              </w:rPr>
              <w:tab/>
            </w:r>
            <w:r w:rsidR="002047C4">
              <w:rPr>
                <w:noProof/>
                <w:webHidden/>
              </w:rPr>
              <w:fldChar w:fldCharType="begin"/>
            </w:r>
            <w:r w:rsidR="002047C4">
              <w:rPr>
                <w:noProof/>
                <w:webHidden/>
              </w:rPr>
              <w:instrText xml:space="preserve"> PAGEREF _Toc58258118 \h </w:instrText>
            </w:r>
            <w:r w:rsidR="002047C4">
              <w:rPr>
                <w:noProof/>
                <w:webHidden/>
              </w:rPr>
            </w:r>
            <w:r w:rsidR="002047C4">
              <w:rPr>
                <w:noProof/>
                <w:webHidden/>
              </w:rPr>
              <w:fldChar w:fldCharType="separate"/>
            </w:r>
            <w:r w:rsidR="002047C4">
              <w:rPr>
                <w:noProof/>
                <w:webHidden/>
              </w:rPr>
              <w:t>5</w:t>
            </w:r>
            <w:r w:rsidR="002047C4">
              <w:rPr>
                <w:noProof/>
                <w:webHidden/>
              </w:rPr>
              <w:fldChar w:fldCharType="end"/>
            </w:r>
          </w:hyperlink>
        </w:p>
        <w:p w14:paraId="3D2D99AE" w14:textId="15941C15" w:rsidR="002047C4" w:rsidRDefault="009D21F2">
          <w:pPr>
            <w:pStyle w:val="TOC1"/>
            <w:tabs>
              <w:tab w:val="left" w:pos="880"/>
              <w:tab w:val="right" w:leader="dot" w:pos="9350"/>
            </w:tabs>
            <w:rPr>
              <w:rFonts w:eastAsiaTheme="minorEastAsia"/>
              <w:noProof/>
            </w:rPr>
          </w:pPr>
          <w:hyperlink w:anchor="_Toc58258119" w:history="1">
            <w:r w:rsidR="002047C4" w:rsidRPr="008B716D">
              <w:rPr>
                <w:rStyle w:val="Hyperlink"/>
                <w:b/>
                <w:bCs/>
                <w:noProof/>
              </w:rPr>
              <w:t>3.1.1.</w:t>
            </w:r>
            <w:r w:rsidR="002047C4">
              <w:rPr>
                <w:rFonts w:eastAsiaTheme="minorEastAsia"/>
                <w:noProof/>
              </w:rPr>
              <w:tab/>
            </w:r>
            <w:r w:rsidR="002047C4" w:rsidRPr="008B716D">
              <w:rPr>
                <w:rStyle w:val="Hyperlink"/>
                <w:b/>
                <w:bCs/>
                <w:noProof/>
              </w:rPr>
              <w:t>VerifyNow Interface</w:t>
            </w:r>
            <w:r w:rsidR="002047C4">
              <w:rPr>
                <w:noProof/>
                <w:webHidden/>
              </w:rPr>
              <w:tab/>
            </w:r>
            <w:r w:rsidR="002047C4">
              <w:rPr>
                <w:noProof/>
                <w:webHidden/>
              </w:rPr>
              <w:fldChar w:fldCharType="begin"/>
            </w:r>
            <w:r w:rsidR="002047C4">
              <w:rPr>
                <w:noProof/>
                <w:webHidden/>
              </w:rPr>
              <w:instrText xml:space="preserve"> PAGEREF _Toc58258119 \h </w:instrText>
            </w:r>
            <w:r w:rsidR="002047C4">
              <w:rPr>
                <w:noProof/>
                <w:webHidden/>
              </w:rPr>
            </w:r>
            <w:r w:rsidR="002047C4">
              <w:rPr>
                <w:noProof/>
                <w:webHidden/>
              </w:rPr>
              <w:fldChar w:fldCharType="separate"/>
            </w:r>
            <w:r w:rsidR="002047C4">
              <w:rPr>
                <w:noProof/>
                <w:webHidden/>
              </w:rPr>
              <w:t>5</w:t>
            </w:r>
            <w:r w:rsidR="002047C4">
              <w:rPr>
                <w:noProof/>
                <w:webHidden/>
              </w:rPr>
              <w:fldChar w:fldCharType="end"/>
            </w:r>
          </w:hyperlink>
        </w:p>
        <w:p w14:paraId="196D6D39" w14:textId="39DD22DE" w:rsidR="002047C4" w:rsidRDefault="009D21F2">
          <w:pPr>
            <w:pStyle w:val="TOC1"/>
            <w:tabs>
              <w:tab w:val="left" w:pos="660"/>
              <w:tab w:val="right" w:leader="dot" w:pos="9350"/>
            </w:tabs>
            <w:rPr>
              <w:rFonts w:eastAsiaTheme="minorEastAsia"/>
              <w:noProof/>
            </w:rPr>
          </w:pPr>
          <w:hyperlink w:anchor="_Toc58258120" w:history="1">
            <w:r w:rsidR="002047C4" w:rsidRPr="008B716D">
              <w:rPr>
                <w:rStyle w:val="Hyperlink"/>
                <w:b/>
                <w:bCs/>
                <w:noProof/>
              </w:rPr>
              <w:t>3.2.</w:t>
            </w:r>
            <w:r w:rsidR="002047C4">
              <w:rPr>
                <w:rFonts w:eastAsiaTheme="minorEastAsia"/>
                <w:noProof/>
              </w:rPr>
              <w:tab/>
            </w:r>
            <w:r w:rsidR="002047C4" w:rsidRPr="008B716D">
              <w:rPr>
                <w:rStyle w:val="Hyperlink"/>
                <w:b/>
                <w:bCs/>
                <w:noProof/>
              </w:rPr>
              <w:t>ARP and Telnet</w:t>
            </w:r>
            <w:r w:rsidR="002047C4">
              <w:rPr>
                <w:noProof/>
                <w:webHidden/>
              </w:rPr>
              <w:tab/>
            </w:r>
            <w:r w:rsidR="002047C4">
              <w:rPr>
                <w:noProof/>
                <w:webHidden/>
              </w:rPr>
              <w:fldChar w:fldCharType="begin"/>
            </w:r>
            <w:r w:rsidR="002047C4">
              <w:rPr>
                <w:noProof/>
                <w:webHidden/>
              </w:rPr>
              <w:instrText xml:space="preserve"> PAGEREF _Toc58258120 \h </w:instrText>
            </w:r>
            <w:r w:rsidR="002047C4">
              <w:rPr>
                <w:noProof/>
                <w:webHidden/>
              </w:rPr>
            </w:r>
            <w:r w:rsidR="002047C4">
              <w:rPr>
                <w:noProof/>
                <w:webHidden/>
              </w:rPr>
              <w:fldChar w:fldCharType="separate"/>
            </w:r>
            <w:r w:rsidR="002047C4">
              <w:rPr>
                <w:noProof/>
                <w:webHidden/>
              </w:rPr>
              <w:t>7</w:t>
            </w:r>
            <w:r w:rsidR="002047C4">
              <w:rPr>
                <w:noProof/>
                <w:webHidden/>
              </w:rPr>
              <w:fldChar w:fldCharType="end"/>
            </w:r>
          </w:hyperlink>
        </w:p>
        <w:p w14:paraId="1603E25A" w14:textId="379F2C59" w:rsidR="002047C4" w:rsidRDefault="009D21F2">
          <w:pPr>
            <w:pStyle w:val="TOC1"/>
            <w:tabs>
              <w:tab w:val="left" w:pos="440"/>
              <w:tab w:val="right" w:leader="dot" w:pos="9350"/>
            </w:tabs>
            <w:rPr>
              <w:rFonts w:eastAsiaTheme="minorEastAsia"/>
              <w:noProof/>
            </w:rPr>
          </w:pPr>
          <w:hyperlink w:anchor="_Toc58258121" w:history="1">
            <w:r w:rsidR="002047C4" w:rsidRPr="008B716D">
              <w:rPr>
                <w:rStyle w:val="Hyperlink"/>
                <w:b/>
                <w:bCs/>
                <w:noProof/>
              </w:rPr>
              <w:t>4.</w:t>
            </w:r>
            <w:r w:rsidR="002047C4">
              <w:rPr>
                <w:rFonts w:eastAsiaTheme="minorEastAsia"/>
                <w:noProof/>
              </w:rPr>
              <w:tab/>
            </w:r>
            <w:r w:rsidR="002047C4" w:rsidRPr="008B716D">
              <w:rPr>
                <w:rStyle w:val="Hyperlink"/>
                <w:b/>
                <w:bCs/>
                <w:noProof/>
              </w:rPr>
              <w:t>Serial Communications Software Design Specification</w:t>
            </w:r>
            <w:r w:rsidR="002047C4">
              <w:rPr>
                <w:noProof/>
                <w:webHidden/>
              </w:rPr>
              <w:tab/>
            </w:r>
            <w:r w:rsidR="002047C4">
              <w:rPr>
                <w:noProof/>
                <w:webHidden/>
              </w:rPr>
              <w:fldChar w:fldCharType="begin"/>
            </w:r>
            <w:r w:rsidR="002047C4">
              <w:rPr>
                <w:noProof/>
                <w:webHidden/>
              </w:rPr>
              <w:instrText xml:space="preserve"> PAGEREF _Toc58258121 \h </w:instrText>
            </w:r>
            <w:r w:rsidR="002047C4">
              <w:rPr>
                <w:noProof/>
                <w:webHidden/>
              </w:rPr>
            </w:r>
            <w:r w:rsidR="002047C4">
              <w:rPr>
                <w:noProof/>
                <w:webHidden/>
              </w:rPr>
              <w:fldChar w:fldCharType="separate"/>
            </w:r>
            <w:r w:rsidR="002047C4">
              <w:rPr>
                <w:noProof/>
                <w:webHidden/>
              </w:rPr>
              <w:t>9</w:t>
            </w:r>
            <w:r w:rsidR="002047C4">
              <w:rPr>
                <w:noProof/>
                <w:webHidden/>
              </w:rPr>
              <w:fldChar w:fldCharType="end"/>
            </w:r>
          </w:hyperlink>
        </w:p>
        <w:p w14:paraId="2E0F447A" w14:textId="794F7806" w:rsidR="002047C4" w:rsidRDefault="009D21F2">
          <w:pPr>
            <w:pStyle w:val="TOC1"/>
            <w:tabs>
              <w:tab w:val="left" w:pos="660"/>
              <w:tab w:val="right" w:leader="dot" w:pos="9350"/>
            </w:tabs>
            <w:rPr>
              <w:rFonts w:eastAsiaTheme="minorEastAsia"/>
              <w:noProof/>
            </w:rPr>
          </w:pPr>
          <w:hyperlink w:anchor="_Toc58258122" w:history="1">
            <w:r w:rsidR="002047C4" w:rsidRPr="008B716D">
              <w:rPr>
                <w:rStyle w:val="Hyperlink"/>
                <w:b/>
                <w:bCs/>
                <w:noProof/>
              </w:rPr>
              <w:t>4.1.</w:t>
            </w:r>
            <w:r w:rsidR="002047C4">
              <w:rPr>
                <w:rFonts w:eastAsiaTheme="minorEastAsia"/>
                <w:noProof/>
              </w:rPr>
              <w:tab/>
            </w:r>
            <w:r w:rsidR="002047C4" w:rsidRPr="008B716D">
              <w:rPr>
                <w:rStyle w:val="Hyperlink"/>
                <w:b/>
                <w:bCs/>
                <w:noProof/>
              </w:rPr>
              <w:t>Overview</w:t>
            </w:r>
            <w:r w:rsidR="002047C4">
              <w:rPr>
                <w:noProof/>
                <w:webHidden/>
              </w:rPr>
              <w:tab/>
            </w:r>
            <w:r w:rsidR="002047C4">
              <w:rPr>
                <w:noProof/>
                <w:webHidden/>
              </w:rPr>
              <w:fldChar w:fldCharType="begin"/>
            </w:r>
            <w:r w:rsidR="002047C4">
              <w:rPr>
                <w:noProof/>
                <w:webHidden/>
              </w:rPr>
              <w:instrText xml:space="preserve"> PAGEREF _Toc58258122 \h </w:instrText>
            </w:r>
            <w:r w:rsidR="002047C4">
              <w:rPr>
                <w:noProof/>
                <w:webHidden/>
              </w:rPr>
            </w:r>
            <w:r w:rsidR="002047C4">
              <w:rPr>
                <w:noProof/>
                <w:webHidden/>
              </w:rPr>
              <w:fldChar w:fldCharType="separate"/>
            </w:r>
            <w:r w:rsidR="002047C4">
              <w:rPr>
                <w:noProof/>
                <w:webHidden/>
              </w:rPr>
              <w:t>10</w:t>
            </w:r>
            <w:r w:rsidR="002047C4">
              <w:rPr>
                <w:noProof/>
                <w:webHidden/>
              </w:rPr>
              <w:fldChar w:fldCharType="end"/>
            </w:r>
          </w:hyperlink>
        </w:p>
        <w:p w14:paraId="1AC2D57D" w14:textId="38ED85FA" w:rsidR="002047C4" w:rsidRDefault="009D21F2">
          <w:pPr>
            <w:pStyle w:val="TOC1"/>
            <w:tabs>
              <w:tab w:val="left" w:pos="660"/>
              <w:tab w:val="right" w:leader="dot" w:pos="9350"/>
            </w:tabs>
            <w:rPr>
              <w:rFonts w:eastAsiaTheme="minorEastAsia"/>
              <w:noProof/>
            </w:rPr>
          </w:pPr>
          <w:hyperlink w:anchor="_Toc58258123" w:history="1">
            <w:r w:rsidR="002047C4" w:rsidRPr="008B716D">
              <w:rPr>
                <w:rStyle w:val="Hyperlink"/>
                <w:b/>
                <w:bCs/>
                <w:noProof/>
              </w:rPr>
              <w:t>4.2.</w:t>
            </w:r>
            <w:r w:rsidR="002047C4">
              <w:rPr>
                <w:rFonts w:eastAsiaTheme="minorEastAsia"/>
                <w:noProof/>
              </w:rPr>
              <w:tab/>
            </w:r>
            <w:r w:rsidR="002047C4" w:rsidRPr="008B716D">
              <w:rPr>
                <w:rStyle w:val="Hyperlink"/>
                <w:b/>
                <w:bCs/>
                <w:noProof/>
              </w:rPr>
              <w:t>Highlights of VerifyNow Serial Communication</w:t>
            </w:r>
            <w:r w:rsidR="002047C4">
              <w:rPr>
                <w:noProof/>
                <w:webHidden/>
              </w:rPr>
              <w:tab/>
            </w:r>
            <w:r w:rsidR="002047C4">
              <w:rPr>
                <w:noProof/>
                <w:webHidden/>
              </w:rPr>
              <w:fldChar w:fldCharType="begin"/>
            </w:r>
            <w:r w:rsidR="002047C4">
              <w:rPr>
                <w:noProof/>
                <w:webHidden/>
              </w:rPr>
              <w:instrText xml:space="preserve"> PAGEREF _Toc58258123 \h </w:instrText>
            </w:r>
            <w:r w:rsidR="002047C4">
              <w:rPr>
                <w:noProof/>
                <w:webHidden/>
              </w:rPr>
            </w:r>
            <w:r w:rsidR="002047C4">
              <w:rPr>
                <w:noProof/>
                <w:webHidden/>
              </w:rPr>
              <w:fldChar w:fldCharType="separate"/>
            </w:r>
            <w:r w:rsidR="002047C4">
              <w:rPr>
                <w:noProof/>
                <w:webHidden/>
              </w:rPr>
              <w:t>10</w:t>
            </w:r>
            <w:r w:rsidR="002047C4">
              <w:rPr>
                <w:noProof/>
                <w:webHidden/>
              </w:rPr>
              <w:fldChar w:fldCharType="end"/>
            </w:r>
          </w:hyperlink>
        </w:p>
        <w:p w14:paraId="3F84D5BB" w14:textId="61084FA1" w:rsidR="002047C4" w:rsidRDefault="009D21F2">
          <w:pPr>
            <w:pStyle w:val="TOC1"/>
            <w:tabs>
              <w:tab w:val="left" w:pos="660"/>
              <w:tab w:val="right" w:leader="dot" w:pos="9350"/>
            </w:tabs>
            <w:rPr>
              <w:rFonts w:eastAsiaTheme="minorEastAsia"/>
              <w:noProof/>
            </w:rPr>
          </w:pPr>
          <w:hyperlink w:anchor="_Toc58258124" w:history="1">
            <w:r w:rsidR="002047C4" w:rsidRPr="008B716D">
              <w:rPr>
                <w:rStyle w:val="Hyperlink"/>
                <w:b/>
                <w:bCs/>
                <w:noProof/>
              </w:rPr>
              <w:t>4.3.</w:t>
            </w:r>
            <w:r w:rsidR="002047C4">
              <w:rPr>
                <w:rFonts w:eastAsiaTheme="minorEastAsia"/>
                <w:noProof/>
              </w:rPr>
              <w:tab/>
            </w:r>
            <w:r w:rsidR="002047C4" w:rsidRPr="008B716D">
              <w:rPr>
                <w:rStyle w:val="Hyperlink"/>
                <w:b/>
                <w:bCs/>
                <w:noProof/>
              </w:rPr>
              <w:t>Enabling Serial Communication</w:t>
            </w:r>
            <w:r w:rsidR="002047C4">
              <w:rPr>
                <w:noProof/>
                <w:webHidden/>
              </w:rPr>
              <w:tab/>
            </w:r>
            <w:r w:rsidR="002047C4">
              <w:rPr>
                <w:noProof/>
                <w:webHidden/>
              </w:rPr>
              <w:fldChar w:fldCharType="begin"/>
            </w:r>
            <w:r w:rsidR="002047C4">
              <w:rPr>
                <w:noProof/>
                <w:webHidden/>
              </w:rPr>
              <w:instrText xml:space="preserve"> PAGEREF _Toc58258124 \h </w:instrText>
            </w:r>
            <w:r w:rsidR="002047C4">
              <w:rPr>
                <w:noProof/>
                <w:webHidden/>
              </w:rPr>
            </w:r>
            <w:r w:rsidR="002047C4">
              <w:rPr>
                <w:noProof/>
                <w:webHidden/>
              </w:rPr>
              <w:fldChar w:fldCharType="separate"/>
            </w:r>
            <w:r w:rsidR="002047C4">
              <w:rPr>
                <w:noProof/>
                <w:webHidden/>
              </w:rPr>
              <w:t>11</w:t>
            </w:r>
            <w:r w:rsidR="002047C4">
              <w:rPr>
                <w:noProof/>
                <w:webHidden/>
              </w:rPr>
              <w:fldChar w:fldCharType="end"/>
            </w:r>
          </w:hyperlink>
        </w:p>
        <w:p w14:paraId="66083F0C" w14:textId="3DC82B59" w:rsidR="002047C4" w:rsidRDefault="009D21F2">
          <w:pPr>
            <w:pStyle w:val="TOC1"/>
            <w:tabs>
              <w:tab w:val="left" w:pos="660"/>
              <w:tab w:val="right" w:leader="dot" w:pos="9350"/>
            </w:tabs>
            <w:rPr>
              <w:rFonts w:eastAsiaTheme="minorEastAsia"/>
              <w:noProof/>
            </w:rPr>
          </w:pPr>
          <w:hyperlink w:anchor="_Toc58258125" w:history="1">
            <w:r w:rsidR="002047C4" w:rsidRPr="008B716D">
              <w:rPr>
                <w:rStyle w:val="Hyperlink"/>
                <w:b/>
                <w:bCs/>
                <w:noProof/>
              </w:rPr>
              <w:t>4.4.</w:t>
            </w:r>
            <w:r w:rsidR="002047C4">
              <w:rPr>
                <w:rFonts w:eastAsiaTheme="minorEastAsia"/>
                <w:noProof/>
              </w:rPr>
              <w:tab/>
            </w:r>
            <w:r w:rsidR="002047C4" w:rsidRPr="008B716D">
              <w:rPr>
                <w:rStyle w:val="Hyperlink"/>
                <w:b/>
                <w:bCs/>
                <w:noProof/>
              </w:rPr>
              <w:t>Physical Specifications</w:t>
            </w:r>
            <w:r w:rsidR="002047C4">
              <w:rPr>
                <w:noProof/>
                <w:webHidden/>
              </w:rPr>
              <w:tab/>
            </w:r>
            <w:r w:rsidR="002047C4">
              <w:rPr>
                <w:noProof/>
                <w:webHidden/>
              </w:rPr>
              <w:fldChar w:fldCharType="begin"/>
            </w:r>
            <w:r w:rsidR="002047C4">
              <w:rPr>
                <w:noProof/>
                <w:webHidden/>
              </w:rPr>
              <w:instrText xml:space="preserve"> PAGEREF _Toc58258125 \h </w:instrText>
            </w:r>
            <w:r w:rsidR="002047C4">
              <w:rPr>
                <w:noProof/>
                <w:webHidden/>
              </w:rPr>
            </w:r>
            <w:r w:rsidR="002047C4">
              <w:rPr>
                <w:noProof/>
                <w:webHidden/>
              </w:rPr>
              <w:fldChar w:fldCharType="separate"/>
            </w:r>
            <w:r w:rsidR="002047C4">
              <w:rPr>
                <w:noProof/>
                <w:webHidden/>
              </w:rPr>
              <w:t>11</w:t>
            </w:r>
            <w:r w:rsidR="002047C4">
              <w:rPr>
                <w:noProof/>
                <w:webHidden/>
              </w:rPr>
              <w:fldChar w:fldCharType="end"/>
            </w:r>
          </w:hyperlink>
        </w:p>
        <w:p w14:paraId="6567A093" w14:textId="152029DC" w:rsidR="002047C4" w:rsidRDefault="009D21F2">
          <w:pPr>
            <w:pStyle w:val="TOC1"/>
            <w:tabs>
              <w:tab w:val="left" w:pos="660"/>
              <w:tab w:val="right" w:leader="dot" w:pos="9350"/>
            </w:tabs>
            <w:rPr>
              <w:rFonts w:eastAsiaTheme="minorEastAsia"/>
              <w:noProof/>
            </w:rPr>
          </w:pPr>
          <w:hyperlink w:anchor="_Toc58258126" w:history="1">
            <w:r w:rsidR="002047C4" w:rsidRPr="008B716D">
              <w:rPr>
                <w:rStyle w:val="Hyperlink"/>
                <w:b/>
                <w:bCs/>
                <w:noProof/>
              </w:rPr>
              <w:t>4.5.</w:t>
            </w:r>
            <w:r w:rsidR="002047C4">
              <w:rPr>
                <w:rFonts w:eastAsiaTheme="minorEastAsia"/>
                <w:noProof/>
              </w:rPr>
              <w:tab/>
            </w:r>
            <w:r w:rsidR="002047C4" w:rsidRPr="008B716D">
              <w:rPr>
                <w:rStyle w:val="Hyperlink"/>
                <w:b/>
                <w:bCs/>
                <w:noProof/>
              </w:rPr>
              <w:t>Communications Interface</w:t>
            </w:r>
            <w:r w:rsidR="002047C4">
              <w:rPr>
                <w:noProof/>
                <w:webHidden/>
              </w:rPr>
              <w:tab/>
            </w:r>
            <w:r w:rsidR="002047C4">
              <w:rPr>
                <w:noProof/>
                <w:webHidden/>
              </w:rPr>
              <w:fldChar w:fldCharType="begin"/>
            </w:r>
            <w:r w:rsidR="002047C4">
              <w:rPr>
                <w:noProof/>
                <w:webHidden/>
              </w:rPr>
              <w:instrText xml:space="preserve"> PAGEREF _Toc58258126 \h </w:instrText>
            </w:r>
            <w:r w:rsidR="002047C4">
              <w:rPr>
                <w:noProof/>
                <w:webHidden/>
              </w:rPr>
            </w:r>
            <w:r w:rsidR="002047C4">
              <w:rPr>
                <w:noProof/>
                <w:webHidden/>
              </w:rPr>
              <w:fldChar w:fldCharType="separate"/>
            </w:r>
            <w:r w:rsidR="002047C4">
              <w:rPr>
                <w:noProof/>
                <w:webHidden/>
              </w:rPr>
              <w:t>12</w:t>
            </w:r>
            <w:r w:rsidR="002047C4">
              <w:rPr>
                <w:noProof/>
                <w:webHidden/>
              </w:rPr>
              <w:fldChar w:fldCharType="end"/>
            </w:r>
          </w:hyperlink>
        </w:p>
        <w:p w14:paraId="538812D9" w14:textId="739BF053" w:rsidR="002047C4" w:rsidRDefault="009D21F2">
          <w:pPr>
            <w:pStyle w:val="TOC1"/>
            <w:tabs>
              <w:tab w:val="left" w:pos="660"/>
              <w:tab w:val="right" w:leader="dot" w:pos="9350"/>
            </w:tabs>
            <w:rPr>
              <w:rFonts w:eastAsiaTheme="minorEastAsia"/>
              <w:noProof/>
            </w:rPr>
          </w:pPr>
          <w:hyperlink w:anchor="_Toc58258127" w:history="1">
            <w:r w:rsidR="002047C4" w:rsidRPr="008B716D">
              <w:rPr>
                <w:rStyle w:val="Hyperlink"/>
                <w:b/>
                <w:bCs/>
                <w:noProof/>
              </w:rPr>
              <w:t>4.6.</w:t>
            </w:r>
            <w:r w:rsidR="002047C4">
              <w:rPr>
                <w:rFonts w:eastAsiaTheme="minorEastAsia"/>
                <w:noProof/>
              </w:rPr>
              <w:tab/>
            </w:r>
            <w:r w:rsidR="002047C4" w:rsidRPr="008B716D">
              <w:rPr>
                <w:rStyle w:val="Hyperlink"/>
                <w:b/>
                <w:bCs/>
                <w:noProof/>
              </w:rPr>
              <w:t>The Use of Port Numbers</w:t>
            </w:r>
            <w:r w:rsidR="002047C4">
              <w:rPr>
                <w:noProof/>
                <w:webHidden/>
              </w:rPr>
              <w:tab/>
            </w:r>
            <w:r w:rsidR="002047C4">
              <w:rPr>
                <w:noProof/>
                <w:webHidden/>
              </w:rPr>
              <w:fldChar w:fldCharType="begin"/>
            </w:r>
            <w:r w:rsidR="002047C4">
              <w:rPr>
                <w:noProof/>
                <w:webHidden/>
              </w:rPr>
              <w:instrText xml:space="preserve"> PAGEREF _Toc58258127 \h </w:instrText>
            </w:r>
            <w:r w:rsidR="002047C4">
              <w:rPr>
                <w:noProof/>
                <w:webHidden/>
              </w:rPr>
            </w:r>
            <w:r w:rsidR="002047C4">
              <w:rPr>
                <w:noProof/>
                <w:webHidden/>
              </w:rPr>
              <w:fldChar w:fldCharType="separate"/>
            </w:r>
            <w:r w:rsidR="002047C4">
              <w:rPr>
                <w:noProof/>
                <w:webHidden/>
              </w:rPr>
              <w:t>12</w:t>
            </w:r>
            <w:r w:rsidR="002047C4">
              <w:rPr>
                <w:noProof/>
                <w:webHidden/>
              </w:rPr>
              <w:fldChar w:fldCharType="end"/>
            </w:r>
          </w:hyperlink>
        </w:p>
        <w:p w14:paraId="2647FACE" w14:textId="5D285FD7" w:rsidR="002047C4" w:rsidRDefault="009D21F2">
          <w:pPr>
            <w:pStyle w:val="TOC1"/>
            <w:tabs>
              <w:tab w:val="left" w:pos="440"/>
              <w:tab w:val="right" w:leader="dot" w:pos="9350"/>
            </w:tabs>
            <w:rPr>
              <w:rFonts w:eastAsiaTheme="minorEastAsia"/>
              <w:noProof/>
            </w:rPr>
          </w:pPr>
          <w:hyperlink w:anchor="_Toc58258128" w:history="1">
            <w:r w:rsidR="002047C4" w:rsidRPr="008B716D">
              <w:rPr>
                <w:rStyle w:val="Hyperlink"/>
                <w:b/>
                <w:bCs/>
                <w:noProof/>
              </w:rPr>
              <w:t>5.</w:t>
            </w:r>
            <w:r w:rsidR="002047C4">
              <w:rPr>
                <w:rFonts w:eastAsiaTheme="minorEastAsia"/>
                <w:noProof/>
              </w:rPr>
              <w:tab/>
            </w:r>
            <w:r w:rsidR="002047C4" w:rsidRPr="008B716D">
              <w:rPr>
                <w:rStyle w:val="Hyperlink"/>
                <w:b/>
                <w:bCs/>
                <w:noProof/>
              </w:rPr>
              <w:t>Control Port (</w:t>
            </w:r>
            <w:r w:rsidR="002047C4" w:rsidRPr="008B716D">
              <w:rPr>
                <w:rStyle w:val="Hyperlink"/>
                <w:b/>
                <w:bCs/>
                <w:i/>
                <w:iCs/>
                <w:noProof/>
              </w:rPr>
              <w:t>NET_CONTROL_PORT</w:t>
            </w:r>
            <w:r w:rsidR="002047C4" w:rsidRPr="008B716D">
              <w:rPr>
                <w:rStyle w:val="Hyperlink"/>
                <w:b/>
                <w:bCs/>
                <w:noProof/>
              </w:rPr>
              <w:t>)</w:t>
            </w:r>
            <w:r w:rsidR="002047C4">
              <w:rPr>
                <w:noProof/>
                <w:webHidden/>
              </w:rPr>
              <w:tab/>
            </w:r>
            <w:r w:rsidR="002047C4">
              <w:rPr>
                <w:noProof/>
                <w:webHidden/>
              </w:rPr>
              <w:fldChar w:fldCharType="begin"/>
            </w:r>
            <w:r w:rsidR="002047C4">
              <w:rPr>
                <w:noProof/>
                <w:webHidden/>
              </w:rPr>
              <w:instrText xml:space="preserve"> PAGEREF _Toc58258128 \h </w:instrText>
            </w:r>
            <w:r w:rsidR="002047C4">
              <w:rPr>
                <w:noProof/>
                <w:webHidden/>
              </w:rPr>
            </w:r>
            <w:r w:rsidR="002047C4">
              <w:rPr>
                <w:noProof/>
                <w:webHidden/>
              </w:rPr>
              <w:fldChar w:fldCharType="separate"/>
            </w:r>
            <w:r w:rsidR="002047C4">
              <w:rPr>
                <w:noProof/>
                <w:webHidden/>
              </w:rPr>
              <w:t>13</w:t>
            </w:r>
            <w:r w:rsidR="002047C4">
              <w:rPr>
                <w:noProof/>
                <w:webHidden/>
              </w:rPr>
              <w:fldChar w:fldCharType="end"/>
            </w:r>
          </w:hyperlink>
        </w:p>
        <w:p w14:paraId="326D80DC" w14:textId="1AEA4335" w:rsidR="002047C4" w:rsidRDefault="009D21F2">
          <w:pPr>
            <w:pStyle w:val="TOC1"/>
            <w:tabs>
              <w:tab w:val="left" w:pos="660"/>
              <w:tab w:val="right" w:leader="dot" w:pos="9350"/>
            </w:tabs>
            <w:rPr>
              <w:rFonts w:eastAsiaTheme="minorEastAsia"/>
              <w:noProof/>
            </w:rPr>
          </w:pPr>
          <w:hyperlink w:anchor="_Toc58258129" w:history="1">
            <w:r w:rsidR="002047C4" w:rsidRPr="008B716D">
              <w:rPr>
                <w:rStyle w:val="Hyperlink"/>
                <w:b/>
                <w:bCs/>
                <w:noProof/>
              </w:rPr>
              <w:t>5.1.</w:t>
            </w:r>
            <w:r w:rsidR="002047C4">
              <w:rPr>
                <w:rFonts w:eastAsiaTheme="minorEastAsia"/>
                <w:noProof/>
              </w:rPr>
              <w:tab/>
            </w:r>
            <w:r w:rsidR="002047C4" w:rsidRPr="008B716D">
              <w:rPr>
                <w:rStyle w:val="Hyperlink"/>
                <w:b/>
                <w:bCs/>
                <w:noProof/>
              </w:rPr>
              <w:t>Open Message</w:t>
            </w:r>
            <w:r w:rsidR="002047C4">
              <w:rPr>
                <w:noProof/>
                <w:webHidden/>
              </w:rPr>
              <w:tab/>
            </w:r>
            <w:r w:rsidR="002047C4">
              <w:rPr>
                <w:noProof/>
                <w:webHidden/>
              </w:rPr>
              <w:fldChar w:fldCharType="begin"/>
            </w:r>
            <w:r w:rsidR="002047C4">
              <w:rPr>
                <w:noProof/>
                <w:webHidden/>
              </w:rPr>
              <w:instrText xml:space="preserve"> PAGEREF _Toc58258129 \h </w:instrText>
            </w:r>
            <w:r w:rsidR="002047C4">
              <w:rPr>
                <w:noProof/>
                <w:webHidden/>
              </w:rPr>
            </w:r>
            <w:r w:rsidR="002047C4">
              <w:rPr>
                <w:noProof/>
                <w:webHidden/>
              </w:rPr>
              <w:fldChar w:fldCharType="separate"/>
            </w:r>
            <w:r w:rsidR="002047C4">
              <w:rPr>
                <w:noProof/>
                <w:webHidden/>
              </w:rPr>
              <w:t>13</w:t>
            </w:r>
            <w:r w:rsidR="002047C4">
              <w:rPr>
                <w:noProof/>
                <w:webHidden/>
              </w:rPr>
              <w:fldChar w:fldCharType="end"/>
            </w:r>
          </w:hyperlink>
        </w:p>
        <w:p w14:paraId="2DF55176" w14:textId="5E8699F4" w:rsidR="002047C4" w:rsidRDefault="009D21F2">
          <w:pPr>
            <w:pStyle w:val="TOC1"/>
            <w:tabs>
              <w:tab w:val="left" w:pos="880"/>
              <w:tab w:val="right" w:leader="dot" w:pos="9350"/>
            </w:tabs>
            <w:rPr>
              <w:rFonts w:eastAsiaTheme="minorEastAsia"/>
              <w:noProof/>
            </w:rPr>
          </w:pPr>
          <w:hyperlink w:anchor="_Toc58258130" w:history="1">
            <w:r w:rsidR="002047C4" w:rsidRPr="008B716D">
              <w:rPr>
                <w:rStyle w:val="Hyperlink"/>
                <w:b/>
                <w:bCs/>
                <w:noProof/>
              </w:rPr>
              <w:t>5.1.1.</w:t>
            </w:r>
            <w:r w:rsidR="002047C4">
              <w:rPr>
                <w:rFonts w:eastAsiaTheme="minorEastAsia"/>
                <w:noProof/>
              </w:rPr>
              <w:tab/>
            </w:r>
            <w:r w:rsidR="002047C4" w:rsidRPr="008B716D">
              <w:rPr>
                <w:rStyle w:val="Hyperlink"/>
                <w:b/>
                <w:bCs/>
                <w:noProof/>
              </w:rPr>
              <w:t>Ack (Acknowledgement)</w:t>
            </w:r>
            <w:r w:rsidR="002047C4">
              <w:rPr>
                <w:noProof/>
                <w:webHidden/>
              </w:rPr>
              <w:tab/>
            </w:r>
            <w:r w:rsidR="002047C4">
              <w:rPr>
                <w:noProof/>
                <w:webHidden/>
              </w:rPr>
              <w:fldChar w:fldCharType="begin"/>
            </w:r>
            <w:r w:rsidR="002047C4">
              <w:rPr>
                <w:noProof/>
                <w:webHidden/>
              </w:rPr>
              <w:instrText xml:space="preserve"> PAGEREF _Toc58258130 \h </w:instrText>
            </w:r>
            <w:r w:rsidR="002047C4">
              <w:rPr>
                <w:noProof/>
                <w:webHidden/>
              </w:rPr>
            </w:r>
            <w:r w:rsidR="002047C4">
              <w:rPr>
                <w:noProof/>
                <w:webHidden/>
              </w:rPr>
              <w:fldChar w:fldCharType="separate"/>
            </w:r>
            <w:r w:rsidR="002047C4">
              <w:rPr>
                <w:noProof/>
                <w:webHidden/>
              </w:rPr>
              <w:t>14</w:t>
            </w:r>
            <w:r w:rsidR="002047C4">
              <w:rPr>
                <w:noProof/>
                <w:webHidden/>
              </w:rPr>
              <w:fldChar w:fldCharType="end"/>
            </w:r>
          </w:hyperlink>
        </w:p>
        <w:p w14:paraId="3742F808" w14:textId="72B18D2B" w:rsidR="002047C4" w:rsidRDefault="009D21F2">
          <w:pPr>
            <w:pStyle w:val="TOC1"/>
            <w:tabs>
              <w:tab w:val="left" w:pos="440"/>
              <w:tab w:val="right" w:leader="dot" w:pos="9350"/>
            </w:tabs>
            <w:rPr>
              <w:rFonts w:eastAsiaTheme="minorEastAsia"/>
              <w:noProof/>
            </w:rPr>
          </w:pPr>
          <w:hyperlink w:anchor="_Toc58258131" w:history="1">
            <w:r w:rsidR="002047C4" w:rsidRPr="008B716D">
              <w:rPr>
                <w:rStyle w:val="Hyperlink"/>
                <w:b/>
                <w:bCs/>
                <w:noProof/>
              </w:rPr>
              <w:t>6.</w:t>
            </w:r>
            <w:r w:rsidR="002047C4">
              <w:rPr>
                <w:rFonts w:eastAsiaTheme="minorEastAsia"/>
                <w:noProof/>
              </w:rPr>
              <w:tab/>
            </w:r>
            <w:r w:rsidR="002047C4" w:rsidRPr="008B716D">
              <w:rPr>
                <w:rStyle w:val="Hyperlink"/>
                <w:b/>
                <w:bCs/>
                <w:noProof/>
              </w:rPr>
              <w:t>Transmitting “Live” Test Results</w:t>
            </w:r>
            <w:r w:rsidR="002047C4">
              <w:rPr>
                <w:noProof/>
                <w:webHidden/>
              </w:rPr>
              <w:tab/>
            </w:r>
            <w:r w:rsidR="002047C4">
              <w:rPr>
                <w:noProof/>
                <w:webHidden/>
              </w:rPr>
              <w:fldChar w:fldCharType="begin"/>
            </w:r>
            <w:r w:rsidR="002047C4">
              <w:rPr>
                <w:noProof/>
                <w:webHidden/>
              </w:rPr>
              <w:instrText xml:space="preserve"> PAGEREF _Toc58258131 \h </w:instrText>
            </w:r>
            <w:r w:rsidR="002047C4">
              <w:rPr>
                <w:noProof/>
                <w:webHidden/>
              </w:rPr>
            </w:r>
            <w:r w:rsidR="002047C4">
              <w:rPr>
                <w:noProof/>
                <w:webHidden/>
              </w:rPr>
              <w:fldChar w:fldCharType="separate"/>
            </w:r>
            <w:r w:rsidR="002047C4">
              <w:rPr>
                <w:noProof/>
                <w:webHidden/>
              </w:rPr>
              <w:t>15</w:t>
            </w:r>
            <w:r w:rsidR="002047C4">
              <w:rPr>
                <w:noProof/>
                <w:webHidden/>
              </w:rPr>
              <w:fldChar w:fldCharType="end"/>
            </w:r>
          </w:hyperlink>
        </w:p>
        <w:p w14:paraId="1F320E6B" w14:textId="36336C27" w:rsidR="002047C4" w:rsidRDefault="009D21F2">
          <w:pPr>
            <w:pStyle w:val="TOC1"/>
            <w:tabs>
              <w:tab w:val="left" w:pos="660"/>
              <w:tab w:val="right" w:leader="dot" w:pos="9350"/>
            </w:tabs>
            <w:rPr>
              <w:rFonts w:eastAsiaTheme="minorEastAsia"/>
              <w:noProof/>
            </w:rPr>
          </w:pPr>
          <w:hyperlink w:anchor="_Toc58258132" w:history="1">
            <w:r w:rsidR="002047C4" w:rsidRPr="008B716D">
              <w:rPr>
                <w:rStyle w:val="Hyperlink"/>
                <w:b/>
                <w:bCs/>
                <w:noProof/>
              </w:rPr>
              <w:t>6.1.</w:t>
            </w:r>
            <w:r w:rsidR="002047C4">
              <w:rPr>
                <w:rFonts w:eastAsiaTheme="minorEastAsia"/>
                <w:noProof/>
              </w:rPr>
              <w:tab/>
            </w:r>
            <w:r w:rsidR="002047C4" w:rsidRPr="008B716D">
              <w:rPr>
                <w:rStyle w:val="Hyperlink"/>
                <w:b/>
                <w:bCs/>
                <w:noProof/>
              </w:rPr>
              <w:t>Status</w:t>
            </w:r>
            <w:r w:rsidR="002047C4">
              <w:rPr>
                <w:noProof/>
                <w:webHidden/>
              </w:rPr>
              <w:tab/>
            </w:r>
            <w:r w:rsidR="002047C4">
              <w:rPr>
                <w:noProof/>
                <w:webHidden/>
              </w:rPr>
              <w:fldChar w:fldCharType="begin"/>
            </w:r>
            <w:r w:rsidR="002047C4">
              <w:rPr>
                <w:noProof/>
                <w:webHidden/>
              </w:rPr>
              <w:instrText xml:space="preserve"> PAGEREF _Toc58258132 \h </w:instrText>
            </w:r>
            <w:r w:rsidR="002047C4">
              <w:rPr>
                <w:noProof/>
                <w:webHidden/>
              </w:rPr>
            </w:r>
            <w:r w:rsidR="002047C4">
              <w:rPr>
                <w:noProof/>
                <w:webHidden/>
              </w:rPr>
              <w:fldChar w:fldCharType="separate"/>
            </w:r>
            <w:r w:rsidR="002047C4">
              <w:rPr>
                <w:noProof/>
                <w:webHidden/>
              </w:rPr>
              <w:t>15</w:t>
            </w:r>
            <w:r w:rsidR="002047C4">
              <w:rPr>
                <w:noProof/>
                <w:webHidden/>
              </w:rPr>
              <w:fldChar w:fldCharType="end"/>
            </w:r>
          </w:hyperlink>
        </w:p>
        <w:p w14:paraId="5E5FEB99" w14:textId="2AB1ED5F" w:rsidR="002047C4" w:rsidRDefault="009D21F2">
          <w:pPr>
            <w:pStyle w:val="TOC1"/>
            <w:tabs>
              <w:tab w:val="left" w:pos="660"/>
              <w:tab w:val="right" w:leader="dot" w:pos="9350"/>
            </w:tabs>
            <w:rPr>
              <w:rFonts w:eastAsiaTheme="minorEastAsia"/>
              <w:noProof/>
            </w:rPr>
          </w:pPr>
          <w:hyperlink w:anchor="_Toc58258133" w:history="1">
            <w:r w:rsidR="002047C4" w:rsidRPr="008B716D">
              <w:rPr>
                <w:rStyle w:val="Hyperlink"/>
                <w:b/>
                <w:bCs/>
                <w:noProof/>
              </w:rPr>
              <w:t>6.2.</w:t>
            </w:r>
            <w:r w:rsidR="002047C4">
              <w:rPr>
                <w:rFonts w:eastAsiaTheme="minorEastAsia"/>
                <w:noProof/>
              </w:rPr>
              <w:tab/>
            </w:r>
            <w:r w:rsidR="002047C4" w:rsidRPr="008B716D">
              <w:rPr>
                <w:rStyle w:val="Hyperlink"/>
                <w:b/>
                <w:bCs/>
                <w:noProof/>
              </w:rPr>
              <w:t>Result Port (</w:t>
            </w:r>
            <w:r w:rsidR="002047C4" w:rsidRPr="008B716D">
              <w:rPr>
                <w:rStyle w:val="Hyperlink"/>
                <w:b/>
                <w:bCs/>
                <w:i/>
                <w:iCs/>
                <w:noProof/>
              </w:rPr>
              <w:t>NET_RESULT_PORT</w:t>
            </w:r>
            <w:r w:rsidR="002047C4" w:rsidRPr="008B716D">
              <w:rPr>
                <w:rStyle w:val="Hyperlink"/>
                <w:b/>
                <w:bCs/>
                <w:noProof/>
              </w:rPr>
              <w:t>)</w:t>
            </w:r>
            <w:r w:rsidR="002047C4">
              <w:rPr>
                <w:noProof/>
                <w:webHidden/>
              </w:rPr>
              <w:tab/>
            </w:r>
            <w:r w:rsidR="002047C4">
              <w:rPr>
                <w:noProof/>
                <w:webHidden/>
              </w:rPr>
              <w:fldChar w:fldCharType="begin"/>
            </w:r>
            <w:r w:rsidR="002047C4">
              <w:rPr>
                <w:noProof/>
                <w:webHidden/>
              </w:rPr>
              <w:instrText xml:space="preserve"> PAGEREF _Toc58258133 \h </w:instrText>
            </w:r>
            <w:r w:rsidR="002047C4">
              <w:rPr>
                <w:noProof/>
                <w:webHidden/>
              </w:rPr>
            </w:r>
            <w:r w:rsidR="002047C4">
              <w:rPr>
                <w:noProof/>
                <w:webHidden/>
              </w:rPr>
              <w:fldChar w:fldCharType="separate"/>
            </w:r>
            <w:r w:rsidR="002047C4">
              <w:rPr>
                <w:noProof/>
                <w:webHidden/>
              </w:rPr>
              <w:t>15</w:t>
            </w:r>
            <w:r w:rsidR="002047C4">
              <w:rPr>
                <w:noProof/>
                <w:webHidden/>
              </w:rPr>
              <w:fldChar w:fldCharType="end"/>
            </w:r>
          </w:hyperlink>
        </w:p>
        <w:p w14:paraId="20DE266C" w14:textId="2F6CC2BF" w:rsidR="002047C4" w:rsidRDefault="009D21F2">
          <w:pPr>
            <w:pStyle w:val="TOC1"/>
            <w:tabs>
              <w:tab w:val="left" w:pos="660"/>
              <w:tab w:val="right" w:leader="dot" w:pos="9350"/>
            </w:tabs>
            <w:rPr>
              <w:rFonts w:eastAsiaTheme="minorEastAsia"/>
              <w:noProof/>
            </w:rPr>
          </w:pPr>
          <w:hyperlink w:anchor="_Toc58258134" w:history="1">
            <w:r w:rsidR="002047C4" w:rsidRPr="008B716D">
              <w:rPr>
                <w:rStyle w:val="Hyperlink"/>
                <w:b/>
                <w:bCs/>
                <w:noProof/>
              </w:rPr>
              <w:t>6.3.</w:t>
            </w:r>
            <w:r w:rsidR="002047C4">
              <w:rPr>
                <w:rFonts w:eastAsiaTheme="minorEastAsia"/>
                <w:noProof/>
              </w:rPr>
              <w:tab/>
            </w:r>
            <w:r w:rsidR="002047C4" w:rsidRPr="008B716D">
              <w:rPr>
                <w:rStyle w:val="Hyperlink"/>
                <w:b/>
                <w:bCs/>
                <w:noProof/>
              </w:rPr>
              <w:t>Command Port (</w:t>
            </w:r>
            <w:r w:rsidR="002047C4" w:rsidRPr="008B716D">
              <w:rPr>
                <w:rStyle w:val="Hyperlink"/>
                <w:b/>
                <w:bCs/>
                <w:i/>
                <w:iCs/>
                <w:noProof/>
              </w:rPr>
              <w:t>NET_COMMAND_PORT</w:t>
            </w:r>
            <w:r w:rsidR="002047C4" w:rsidRPr="008B716D">
              <w:rPr>
                <w:rStyle w:val="Hyperlink"/>
                <w:b/>
                <w:bCs/>
                <w:noProof/>
              </w:rPr>
              <w:t>)</w:t>
            </w:r>
            <w:r w:rsidR="002047C4">
              <w:rPr>
                <w:noProof/>
                <w:webHidden/>
              </w:rPr>
              <w:tab/>
            </w:r>
            <w:r w:rsidR="002047C4">
              <w:rPr>
                <w:noProof/>
                <w:webHidden/>
              </w:rPr>
              <w:fldChar w:fldCharType="begin"/>
            </w:r>
            <w:r w:rsidR="002047C4">
              <w:rPr>
                <w:noProof/>
                <w:webHidden/>
              </w:rPr>
              <w:instrText xml:space="preserve"> PAGEREF _Toc58258134 \h </w:instrText>
            </w:r>
            <w:r w:rsidR="002047C4">
              <w:rPr>
                <w:noProof/>
                <w:webHidden/>
              </w:rPr>
            </w:r>
            <w:r w:rsidR="002047C4">
              <w:rPr>
                <w:noProof/>
                <w:webHidden/>
              </w:rPr>
              <w:fldChar w:fldCharType="separate"/>
            </w:r>
            <w:r w:rsidR="002047C4">
              <w:rPr>
                <w:noProof/>
                <w:webHidden/>
              </w:rPr>
              <w:t>15</w:t>
            </w:r>
            <w:r w:rsidR="002047C4">
              <w:rPr>
                <w:noProof/>
                <w:webHidden/>
              </w:rPr>
              <w:fldChar w:fldCharType="end"/>
            </w:r>
          </w:hyperlink>
        </w:p>
        <w:p w14:paraId="0574CEE9" w14:textId="32A5491A" w:rsidR="002047C4" w:rsidRDefault="009D21F2">
          <w:pPr>
            <w:pStyle w:val="TOC1"/>
            <w:tabs>
              <w:tab w:val="left" w:pos="440"/>
              <w:tab w:val="right" w:leader="dot" w:pos="9350"/>
            </w:tabs>
            <w:rPr>
              <w:rFonts w:eastAsiaTheme="minorEastAsia"/>
              <w:noProof/>
            </w:rPr>
          </w:pPr>
          <w:hyperlink w:anchor="_Toc58258135" w:history="1">
            <w:r w:rsidR="002047C4" w:rsidRPr="008B716D">
              <w:rPr>
                <w:rStyle w:val="Hyperlink"/>
                <w:b/>
                <w:bCs/>
                <w:noProof/>
              </w:rPr>
              <w:t>1.</w:t>
            </w:r>
            <w:r w:rsidR="002047C4">
              <w:rPr>
                <w:rFonts w:eastAsiaTheme="minorEastAsia"/>
                <w:noProof/>
              </w:rPr>
              <w:tab/>
            </w:r>
            <w:r w:rsidR="002047C4" w:rsidRPr="008B716D">
              <w:rPr>
                <w:rStyle w:val="Hyperlink"/>
                <w:b/>
                <w:bCs/>
                <w:noProof/>
              </w:rPr>
              <w:t>Data Element Attributes</w:t>
            </w:r>
            <w:r w:rsidR="002047C4">
              <w:rPr>
                <w:noProof/>
                <w:webHidden/>
              </w:rPr>
              <w:tab/>
            </w:r>
            <w:r w:rsidR="002047C4">
              <w:rPr>
                <w:noProof/>
                <w:webHidden/>
              </w:rPr>
              <w:fldChar w:fldCharType="begin"/>
            </w:r>
            <w:r w:rsidR="002047C4">
              <w:rPr>
                <w:noProof/>
                <w:webHidden/>
              </w:rPr>
              <w:instrText xml:space="preserve"> PAGEREF _Toc58258135 \h </w:instrText>
            </w:r>
            <w:r w:rsidR="002047C4">
              <w:rPr>
                <w:noProof/>
                <w:webHidden/>
              </w:rPr>
            </w:r>
            <w:r w:rsidR="002047C4">
              <w:rPr>
                <w:noProof/>
                <w:webHidden/>
              </w:rPr>
              <w:fldChar w:fldCharType="separate"/>
            </w:r>
            <w:r w:rsidR="002047C4">
              <w:rPr>
                <w:noProof/>
                <w:webHidden/>
              </w:rPr>
              <w:t>16</w:t>
            </w:r>
            <w:r w:rsidR="002047C4">
              <w:rPr>
                <w:noProof/>
                <w:webHidden/>
              </w:rPr>
              <w:fldChar w:fldCharType="end"/>
            </w:r>
          </w:hyperlink>
        </w:p>
        <w:p w14:paraId="6D3273AB" w14:textId="746C956E" w:rsidR="002047C4" w:rsidRDefault="009D21F2">
          <w:pPr>
            <w:pStyle w:val="TOC1"/>
            <w:tabs>
              <w:tab w:val="left" w:pos="660"/>
              <w:tab w:val="right" w:leader="dot" w:pos="9350"/>
            </w:tabs>
            <w:rPr>
              <w:rFonts w:eastAsiaTheme="minorEastAsia"/>
              <w:noProof/>
            </w:rPr>
          </w:pPr>
          <w:hyperlink w:anchor="_Toc58258136" w:history="1">
            <w:r w:rsidR="002047C4" w:rsidRPr="008B716D">
              <w:rPr>
                <w:rStyle w:val="Hyperlink"/>
                <w:b/>
                <w:bCs/>
                <w:noProof/>
              </w:rPr>
              <w:t>7.1.</w:t>
            </w:r>
            <w:r w:rsidR="002047C4">
              <w:rPr>
                <w:rFonts w:eastAsiaTheme="minorEastAsia"/>
                <w:noProof/>
              </w:rPr>
              <w:tab/>
            </w:r>
            <w:r w:rsidR="002047C4" w:rsidRPr="008B716D">
              <w:rPr>
                <w:rStyle w:val="Hyperlink"/>
                <w:b/>
                <w:bCs/>
                <w:noProof/>
              </w:rPr>
              <w:t>Transmitting Past Results and Other Information</w:t>
            </w:r>
            <w:r w:rsidR="002047C4">
              <w:rPr>
                <w:noProof/>
                <w:webHidden/>
              </w:rPr>
              <w:tab/>
            </w:r>
            <w:r w:rsidR="002047C4">
              <w:rPr>
                <w:noProof/>
                <w:webHidden/>
              </w:rPr>
              <w:fldChar w:fldCharType="begin"/>
            </w:r>
            <w:r w:rsidR="002047C4">
              <w:rPr>
                <w:noProof/>
                <w:webHidden/>
              </w:rPr>
              <w:instrText xml:space="preserve"> PAGEREF _Toc58258136 \h </w:instrText>
            </w:r>
            <w:r w:rsidR="002047C4">
              <w:rPr>
                <w:noProof/>
                <w:webHidden/>
              </w:rPr>
            </w:r>
            <w:r w:rsidR="002047C4">
              <w:rPr>
                <w:noProof/>
                <w:webHidden/>
              </w:rPr>
              <w:fldChar w:fldCharType="separate"/>
            </w:r>
            <w:r w:rsidR="002047C4">
              <w:rPr>
                <w:noProof/>
                <w:webHidden/>
              </w:rPr>
              <w:t>19</w:t>
            </w:r>
            <w:r w:rsidR="002047C4">
              <w:rPr>
                <w:noProof/>
                <w:webHidden/>
              </w:rPr>
              <w:fldChar w:fldCharType="end"/>
            </w:r>
          </w:hyperlink>
        </w:p>
        <w:p w14:paraId="438C5BB6" w14:textId="0219E426" w:rsidR="002047C4" w:rsidRDefault="009D21F2">
          <w:pPr>
            <w:pStyle w:val="TOC1"/>
            <w:tabs>
              <w:tab w:val="left" w:pos="660"/>
              <w:tab w:val="right" w:leader="dot" w:pos="9350"/>
            </w:tabs>
            <w:rPr>
              <w:rFonts w:eastAsiaTheme="minorEastAsia"/>
              <w:noProof/>
            </w:rPr>
          </w:pPr>
          <w:hyperlink w:anchor="_Toc58258137" w:history="1">
            <w:r w:rsidR="002047C4" w:rsidRPr="008B716D">
              <w:rPr>
                <w:rStyle w:val="Hyperlink"/>
                <w:b/>
                <w:bCs/>
                <w:noProof/>
              </w:rPr>
              <w:t>7.2.</w:t>
            </w:r>
            <w:r w:rsidR="002047C4">
              <w:rPr>
                <w:rFonts w:eastAsiaTheme="minorEastAsia"/>
                <w:noProof/>
              </w:rPr>
              <w:tab/>
            </w:r>
            <w:r w:rsidR="002047C4" w:rsidRPr="008B716D">
              <w:rPr>
                <w:rStyle w:val="Hyperlink"/>
                <w:b/>
                <w:bCs/>
                <w:noProof/>
              </w:rPr>
              <w:t xml:space="preserve">Handling the </w:t>
            </w:r>
            <w:r w:rsidR="002047C4" w:rsidRPr="008B716D">
              <w:rPr>
                <w:rStyle w:val="Hyperlink"/>
                <w:b/>
                <w:bCs/>
                <w:i/>
                <w:iCs/>
                <w:noProof/>
              </w:rPr>
              <w:t>status request</w:t>
            </w:r>
            <w:r w:rsidR="002047C4" w:rsidRPr="008B716D">
              <w:rPr>
                <w:rStyle w:val="Hyperlink"/>
                <w:b/>
                <w:bCs/>
                <w:noProof/>
              </w:rPr>
              <w:t xml:space="preserve"> Message</w:t>
            </w:r>
            <w:r w:rsidR="002047C4">
              <w:rPr>
                <w:noProof/>
                <w:webHidden/>
              </w:rPr>
              <w:tab/>
            </w:r>
            <w:r w:rsidR="002047C4">
              <w:rPr>
                <w:noProof/>
                <w:webHidden/>
              </w:rPr>
              <w:fldChar w:fldCharType="begin"/>
            </w:r>
            <w:r w:rsidR="002047C4">
              <w:rPr>
                <w:noProof/>
                <w:webHidden/>
              </w:rPr>
              <w:instrText xml:space="preserve"> PAGEREF _Toc58258137 \h </w:instrText>
            </w:r>
            <w:r w:rsidR="002047C4">
              <w:rPr>
                <w:noProof/>
                <w:webHidden/>
              </w:rPr>
            </w:r>
            <w:r w:rsidR="002047C4">
              <w:rPr>
                <w:noProof/>
                <w:webHidden/>
              </w:rPr>
              <w:fldChar w:fldCharType="separate"/>
            </w:r>
            <w:r w:rsidR="002047C4">
              <w:rPr>
                <w:noProof/>
                <w:webHidden/>
              </w:rPr>
              <w:t>21</w:t>
            </w:r>
            <w:r w:rsidR="002047C4">
              <w:rPr>
                <w:noProof/>
                <w:webHidden/>
              </w:rPr>
              <w:fldChar w:fldCharType="end"/>
            </w:r>
          </w:hyperlink>
        </w:p>
        <w:p w14:paraId="7AA720DE" w14:textId="38103049" w:rsidR="002047C4" w:rsidRDefault="009D21F2">
          <w:pPr>
            <w:pStyle w:val="TOC1"/>
            <w:tabs>
              <w:tab w:val="left" w:pos="660"/>
              <w:tab w:val="right" w:leader="dot" w:pos="9350"/>
            </w:tabs>
            <w:rPr>
              <w:rFonts w:eastAsiaTheme="minorEastAsia"/>
              <w:noProof/>
            </w:rPr>
          </w:pPr>
          <w:hyperlink w:anchor="_Toc58258138" w:history="1">
            <w:r w:rsidR="002047C4" w:rsidRPr="008B716D">
              <w:rPr>
                <w:rStyle w:val="Hyperlink"/>
                <w:b/>
                <w:bCs/>
                <w:noProof/>
              </w:rPr>
              <w:t>7.3.</w:t>
            </w:r>
            <w:r w:rsidR="002047C4">
              <w:rPr>
                <w:rFonts w:eastAsiaTheme="minorEastAsia"/>
                <w:noProof/>
              </w:rPr>
              <w:tab/>
            </w:r>
            <w:r w:rsidR="002047C4" w:rsidRPr="008B716D">
              <w:rPr>
                <w:rStyle w:val="Hyperlink"/>
                <w:b/>
                <w:bCs/>
                <w:noProof/>
              </w:rPr>
              <w:t xml:space="preserve">Processing Input </w:t>
            </w:r>
            <w:r w:rsidR="002047C4" w:rsidRPr="008B716D">
              <w:rPr>
                <w:rStyle w:val="Hyperlink"/>
                <w:b/>
                <w:bCs/>
                <w:i/>
                <w:iCs/>
                <w:noProof/>
              </w:rPr>
              <w:t>command</w:t>
            </w:r>
            <w:r w:rsidR="002047C4" w:rsidRPr="008B716D">
              <w:rPr>
                <w:rStyle w:val="Hyperlink"/>
                <w:b/>
                <w:bCs/>
                <w:noProof/>
              </w:rPr>
              <w:t xml:space="preserve"> Messages</w:t>
            </w:r>
            <w:r w:rsidR="002047C4">
              <w:rPr>
                <w:noProof/>
                <w:webHidden/>
              </w:rPr>
              <w:tab/>
            </w:r>
            <w:r w:rsidR="002047C4">
              <w:rPr>
                <w:noProof/>
                <w:webHidden/>
              </w:rPr>
              <w:fldChar w:fldCharType="begin"/>
            </w:r>
            <w:r w:rsidR="002047C4">
              <w:rPr>
                <w:noProof/>
                <w:webHidden/>
              </w:rPr>
              <w:instrText xml:space="preserve"> PAGEREF _Toc58258138 \h </w:instrText>
            </w:r>
            <w:r w:rsidR="002047C4">
              <w:rPr>
                <w:noProof/>
                <w:webHidden/>
              </w:rPr>
            </w:r>
            <w:r w:rsidR="002047C4">
              <w:rPr>
                <w:noProof/>
                <w:webHidden/>
              </w:rPr>
              <w:fldChar w:fldCharType="separate"/>
            </w:r>
            <w:r w:rsidR="002047C4">
              <w:rPr>
                <w:noProof/>
                <w:webHidden/>
              </w:rPr>
              <w:t>21</w:t>
            </w:r>
            <w:r w:rsidR="002047C4">
              <w:rPr>
                <w:noProof/>
                <w:webHidden/>
              </w:rPr>
              <w:fldChar w:fldCharType="end"/>
            </w:r>
          </w:hyperlink>
        </w:p>
        <w:p w14:paraId="78A4D6FC" w14:textId="5395959A" w:rsidR="002047C4" w:rsidRDefault="009D21F2">
          <w:pPr>
            <w:pStyle w:val="TOC1"/>
            <w:tabs>
              <w:tab w:val="left" w:pos="660"/>
              <w:tab w:val="right" w:leader="dot" w:pos="9350"/>
            </w:tabs>
            <w:rPr>
              <w:rFonts w:eastAsiaTheme="minorEastAsia"/>
              <w:noProof/>
            </w:rPr>
          </w:pPr>
          <w:hyperlink w:anchor="_Toc58258139" w:history="1">
            <w:r w:rsidR="002047C4" w:rsidRPr="008B716D">
              <w:rPr>
                <w:rStyle w:val="Hyperlink"/>
                <w:b/>
                <w:bCs/>
                <w:noProof/>
              </w:rPr>
              <w:t>7.4.</w:t>
            </w:r>
            <w:r w:rsidR="002047C4">
              <w:rPr>
                <w:rFonts w:eastAsiaTheme="minorEastAsia"/>
                <w:noProof/>
              </w:rPr>
              <w:tab/>
            </w:r>
            <w:r w:rsidR="002047C4" w:rsidRPr="008B716D">
              <w:rPr>
                <w:rStyle w:val="Hyperlink"/>
                <w:b/>
                <w:bCs/>
                <w:noProof/>
              </w:rPr>
              <w:t>Challenges</w:t>
            </w:r>
            <w:r w:rsidR="002047C4">
              <w:rPr>
                <w:noProof/>
                <w:webHidden/>
              </w:rPr>
              <w:tab/>
            </w:r>
            <w:r w:rsidR="002047C4">
              <w:rPr>
                <w:noProof/>
                <w:webHidden/>
              </w:rPr>
              <w:fldChar w:fldCharType="begin"/>
            </w:r>
            <w:r w:rsidR="002047C4">
              <w:rPr>
                <w:noProof/>
                <w:webHidden/>
              </w:rPr>
              <w:instrText xml:space="preserve"> PAGEREF _Toc58258139 \h </w:instrText>
            </w:r>
            <w:r w:rsidR="002047C4">
              <w:rPr>
                <w:noProof/>
                <w:webHidden/>
              </w:rPr>
            </w:r>
            <w:r w:rsidR="002047C4">
              <w:rPr>
                <w:noProof/>
                <w:webHidden/>
              </w:rPr>
              <w:fldChar w:fldCharType="separate"/>
            </w:r>
            <w:r w:rsidR="002047C4">
              <w:rPr>
                <w:noProof/>
                <w:webHidden/>
              </w:rPr>
              <w:t>24</w:t>
            </w:r>
            <w:r w:rsidR="002047C4">
              <w:rPr>
                <w:noProof/>
                <w:webHidden/>
              </w:rPr>
              <w:fldChar w:fldCharType="end"/>
            </w:r>
          </w:hyperlink>
        </w:p>
        <w:p w14:paraId="66D888F1" w14:textId="78A578E0" w:rsidR="002047C4" w:rsidRDefault="009D21F2">
          <w:pPr>
            <w:pStyle w:val="TOC1"/>
            <w:tabs>
              <w:tab w:val="right" w:leader="dot" w:pos="9350"/>
            </w:tabs>
            <w:rPr>
              <w:rFonts w:eastAsiaTheme="minorEastAsia"/>
              <w:noProof/>
            </w:rPr>
          </w:pPr>
          <w:hyperlink w:anchor="_Toc58258140" w:history="1">
            <w:r w:rsidR="002047C4" w:rsidRPr="008B716D">
              <w:rPr>
                <w:rStyle w:val="Hyperlink"/>
                <w:b/>
                <w:bCs/>
                <w:noProof/>
              </w:rPr>
              <w:t>APPENDIX</w:t>
            </w:r>
            <w:r w:rsidR="002047C4">
              <w:rPr>
                <w:noProof/>
                <w:webHidden/>
              </w:rPr>
              <w:tab/>
            </w:r>
            <w:r w:rsidR="002047C4">
              <w:rPr>
                <w:noProof/>
                <w:webHidden/>
              </w:rPr>
              <w:fldChar w:fldCharType="begin"/>
            </w:r>
            <w:r w:rsidR="002047C4">
              <w:rPr>
                <w:noProof/>
                <w:webHidden/>
              </w:rPr>
              <w:instrText xml:space="preserve"> PAGEREF _Toc58258140 \h </w:instrText>
            </w:r>
            <w:r w:rsidR="002047C4">
              <w:rPr>
                <w:noProof/>
                <w:webHidden/>
              </w:rPr>
            </w:r>
            <w:r w:rsidR="002047C4">
              <w:rPr>
                <w:noProof/>
                <w:webHidden/>
              </w:rPr>
              <w:fldChar w:fldCharType="separate"/>
            </w:r>
            <w:r w:rsidR="002047C4">
              <w:rPr>
                <w:noProof/>
                <w:webHidden/>
              </w:rPr>
              <w:t>25</w:t>
            </w:r>
            <w:r w:rsidR="002047C4">
              <w:rPr>
                <w:noProof/>
                <w:webHidden/>
              </w:rPr>
              <w:fldChar w:fldCharType="end"/>
            </w:r>
          </w:hyperlink>
        </w:p>
        <w:p w14:paraId="1C0A6816" w14:textId="1EA9C236" w:rsidR="002047C4" w:rsidRDefault="009D21F2">
          <w:pPr>
            <w:pStyle w:val="TOC1"/>
            <w:tabs>
              <w:tab w:val="right" w:leader="dot" w:pos="9350"/>
            </w:tabs>
            <w:rPr>
              <w:rFonts w:eastAsiaTheme="minorEastAsia"/>
              <w:noProof/>
            </w:rPr>
          </w:pPr>
          <w:hyperlink w:anchor="_Toc58258141" w:history="1">
            <w:r w:rsidR="002047C4" w:rsidRPr="008B716D">
              <w:rPr>
                <w:rStyle w:val="Hyperlink"/>
                <w:b/>
                <w:bCs/>
                <w:noProof/>
              </w:rPr>
              <w:t>Data Format</w:t>
            </w:r>
            <w:r w:rsidR="002047C4">
              <w:rPr>
                <w:noProof/>
                <w:webHidden/>
              </w:rPr>
              <w:tab/>
            </w:r>
            <w:r w:rsidR="002047C4">
              <w:rPr>
                <w:noProof/>
                <w:webHidden/>
              </w:rPr>
              <w:fldChar w:fldCharType="begin"/>
            </w:r>
            <w:r w:rsidR="002047C4">
              <w:rPr>
                <w:noProof/>
                <w:webHidden/>
              </w:rPr>
              <w:instrText xml:space="preserve"> PAGEREF _Toc58258141 \h </w:instrText>
            </w:r>
            <w:r w:rsidR="002047C4">
              <w:rPr>
                <w:noProof/>
                <w:webHidden/>
              </w:rPr>
            </w:r>
            <w:r w:rsidR="002047C4">
              <w:rPr>
                <w:noProof/>
                <w:webHidden/>
              </w:rPr>
              <w:fldChar w:fldCharType="separate"/>
            </w:r>
            <w:r w:rsidR="002047C4">
              <w:rPr>
                <w:noProof/>
                <w:webHidden/>
              </w:rPr>
              <w:t>25</w:t>
            </w:r>
            <w:r w:rsidR="002047C4">
              <w:rPr>
                <w:noProof/>
                <w:webHidden/>
              </w:rPr>
              <w:fldChar w:fldCharType="end"/>
            </w:r>
          </w:hyperlink>
        </w:p>
        <w:p w14:paraId="5647C1FF" w14:textId="5E56891C" w:rsidR="002047C4" w:rsidRDefault="009D21F2">
          <w:pPr>
            <w:pStyle w:val="TOC1"/>
            <w:tabs>
              <w:tab w:val="right" w:leader="dot" w:pos="9350"/>
            </w:tabs>
            <w:rPr>
              <w:rFonts w:eastAsiaTheme="minorEastAsia"/>
              <w:noProof/>
            </w:rPr>
          </w:pPr>
          <w:hyperlink w:anchor="_Toc58258142" w:history="1">
            <w:r w:rsidR="002047C4" w:rsidRPr="008B716D">
              <w:rPr>
                <w:rStyle w:val="Hyperlink"/>
                <w:b/>
                <w:bCs/>
                <w:noProof/>
              </w:rPr>
              <w:t>Sequence Diagrams</w:t>
            </w:r>
            <w:r w:rsidR="002047C4">
              <w:rPr>
                <w:noProof/>
                <w:webHidden/>
              </w:rPr>
              <w:tab/>
            </w:r>
            <w:r w:rsidR="002047C4">
              <w:rPr>
                <w:noProof/>
                <w:webHidden/>
              </w:rPr>
              <w:fldChar w:fldCharType="begin"/>
            </w:r>
            <w:r w:rsidR="002047C4">
              <w:rPr>
                <w:noProof/>
                <w:webHidden/>
              </w:rPr>
              <w:instrText xml:space="preserve"> PAGEREF _Toc58258142 \h </w:instrText>
            </w:r>
            <w:r w:rsidR="002047C4">
              <w:rPr>
                <w:noProof/>
                <w:webHidden/>
              </w:rPr>
            </w:r>
            <w:r w:rsidR="002047C4">
              <w:rPr>
                <w:noProof/>
                <w:webHidden/>
              </w:rPr>
              <w:fldChar w:fldCharType="separate"/>
            </w:r>
            <w:r w:rsidR="002047C4">
              <w:rPr>
                <w:noProof/>
                <w:webHidden/>
              </w:rPr>
              <w:t>30</w:t>
            </w:r>
            <w:r w:rsidR="002047C4">
              <w:rPr>
                <w:noProof/>
                <w:webHidden/>
              </w:rPr>
              <w:fldChar w:fldCharType="end"/>
            </w:r>
          </w:hyperlink>
        </w:p>
        <w:p w14:paraId="19EA41B6" w14:textId="17A57CE5" w:rsidR="002047C4" w:rsidRDefault="009D21F2">
          <w:pPr>
            <w:pStyle w:val="TOC1"/>
            <w:tabs>
              <w:tab w:val="right" w:leader="dot" w:pos="9350"/>
            </w:tabs>
            <w:rPr>
              <w:rFonts w:eastAsiaTheme="minorEastAsia"/>
              <w:noProof/>
            </w:rPr>
          </w:pPr>
          <w:hyperlink w:anchor="_Toc58258143" w:history="1">
            <w:r w:rsidR="002047C4" w:rsidRPr="008B716D">
              <w:rPr>
                <w:rStyle w:val="Hyperlink"/>
                <w:b/>
                <w:bCs/>
                <w:noProof/>
              </w:rPr>
              <w:t>Basic send + ack</w:t>
            </w:r>
            <w:r w:rsidR="002047C4">
              <w:rPr>
                <w:noProof/>
                <w:webHidden/>
              </w:rPr>
              <w:tab/>
            </w:r>
            <w:r w:rsidR="002047C4">
              <w:rPr>
                <w:noProof/>
                <w:webHidden/>
              </w:rPr>
              <w:fldChar w:fldCharType="begin"/>
            </w:r>
            <w:r w:rsidR="002047C4">
              <w:rPr>
                <w:noProof/>
                <w:webHidden/>
              </w:rPr>
              <w:instrText xml:space="preserve"> PAGEREF _Toc58258143 \h </w:instrText>
            </w:r>
            <w:r w:rsidR="002047C4">
              <w:rPr>
                <w:noProof/>
                <w:webHidden/>
              </w:rPr>
            </w:r>
            <w:r w:rsidR="002047C4">
              <w:rPr>
                <w:noProof/>
                <w:webHidden/>
              </w:rPr>
              <w:fldChar w:fldCharType="separate"/>
            </w:r>
            <w:r w:rsidR="002047C4">
              <w:rPr>
                <w:noProof/>
                <w:webHidden/>
              </w:rPr>
              <w:t>31</w:t>
            </w:r>
            <w:r w:rsidR="002047C4">
              <w:rPr>
                <w:noProof/>
                <w:webHidden/>
              </w:rPr>
              <w:fldChar w:fldCharType="end"/>
            </w:r>
          </w:hyperlink>
        </w:p>
        <w:p w14:paraId="4AE79013" w14:textId="18A40910" w:rsidR="002047C4" w:rsidRDefault="009D21F2">
          <w:pPr>
            <w:pStyle w:val="TOC1"/>
            <w:tabs>
              <w:tab w:val="right" w:leader="dot" w:pos="9350"/>
            </w:tabs>
            <w:rPr>
              <w:rFonts w:eastAsiaTheme="minorEastAsia"/>
              <w:noProof/>
            </w:rPr>
          </w:pPr>
          <w:hyperlink w:anchor="_Toc58258144" w:history="1">
            <w:r w:rsidR="002047C4" w:rsidRPr="008B716D">
              <w:rPr>
                <w:rStyle w:val="Hyperlink"/>
                <w:b/>
                <w:bCs/>
                <w:noProof/>
              </w:rPr>
              <w:t>ack’ing Multiple Messages with Single ack</w:t>
            </w:r>
            <w:r w:rsidR="002047C4">
              <w:rPr>
                <w:noProof/>
                <w:webHidden/>
              </w:rPr>
              <w:tab/>
            </w:r>
            <w:r w:rsidR="002047C4">
              <w:rPr>
                <w:noProof/>
                <w:webHidden/>
              </w:rPr>
              <w:fldChar w:fldCharType="begin"/>
            </w:r>
            <w:r w:rsidR="002047C4">
              <w:rPr>
                <w:noProof/>
                <w:webHidden/>
              </w:rPr>
              <w:instrText xml:space="preserve"> PAGEREF _Toc58258144 \h </w:instrText>
            </w:r>
            <w:r w:rsidR="002047C4">
              <w:rPr>
                <w:noProof/>
                <w:webHidden/>
              </w:rPr>
            </w:r>
            <w:r w:rsidR="002047C4">
              <w:rPr>
                <w:noProof/>
                <w:webHidden/>
              </w:rPr>
              <w:fldChar w:fldCharType="separate"/>
            </w:r>
            <w:r w:rsidR="002047C4">
              <w:rPr>
                <w:noProof/>
                <w:webHidden/>
              </w:rPr>
              <w:t>32</w:t>
            </w:r>
            <w:r w:rsidR="002047C4">
              <w:rPr>
                <w:noProof/>
                <w:webHidden/>
              </w:rPr>
              <w:fldChar w:fldCharType="end"/>
            </w:r>
          </w:hyperlink>
        </w:p>
        <w:p w14:paraId="308F0225" w14:textId="721DE27D" w:rsidR="002047C4" w:rsidRDefault="009D21F2">
          <w:pPr>
            <w:pStyle w:val="TOC1"/>
            <w:tabs>
              <w:tab w:val="right" w:leader="dot" w:pos="9350"/>
            </w:tabs>
            <w:rPr>
              <w:rFonts w:eastAsiaTheme="minorEastAsia"/>
              <w:noProof/>
            </w:rPr>
          </w:pPr>
          <w:hyperlink w:anchor="_Toc58258145" w:history="1">
            <w:r w:rsidR="002047C4" w:rsidRPr="008B716D">
              <w:rPr>
                <w:rStyle w:val="Hyperlink"/>
                <w:b/>
                <w:bCs/>
                <w:noProof/>
              </w:rPr>
              <w:t xml:space="preserve">Processing </w:t>
            </w:r>
            <w:r w:rsidR="002047C4" w:rsidRPr="008B716D">
              <w:rPr>
                <w:rStyle w:val="Hyperlink"/>
                <w:b/>
                <w:bCs/>
                <w:i/>
                <w:noProof/>
              </w:rPr>
              <w:t>command</w:t>
            </w:r>
            <w:r w:rsidR="002047C4" w:rsidRPr="008B716D">
              <w:rPr>
                <w:rStyle w:val="Hyperlink"/>
                <w:b/>
                <w:bCs/>
                <w:noProof/>
              </w:rPr>
              <w:t xml:space="preserve"> Messages</w:t>
            </w:r>
            <w:r w:rsidR="002047C4">
              <w:rPr>
                <w:noProof/>
                <w:webHidden/>
              </w:rPr>
              <w:tab/>
            </w:r>
            <w:r w:rsidR="002047C4">
              <w:rPr>
                <w:noProof/>
                <w:webHidden/>
              </w:rPr>
              <w:fldChar w:fldCharType="begin"/>
            </w:r>
            <w:r w:rsidR="002047C4">
              <w:rPr>
                <w:noProof/>
                <w:webHidden/>
              </w:rPr>
              <w:instrText xml:space="preserve"> PAGEREF _Toc58258145 \h </w:instrText>
            </w:r>
            <w:r w:rsidR="002047C4">
              <w:rPr>
                <w:noProof/>
                <w:webHidden/>
              </w:rPr>
            </w:r>
            <w:r w:rsidR="002047C4">
              <w:rPr>
                <w:noProof/>
                <w:webHidden/>
              </w:rPr>
              <w:fldChar w:fldCharType="separate"/>
            </w:r>
            <w:r w:rsidR="002047C4">
              <w:rPr>
                <w:noProof/>
                <w:webHidden/>
              </w:rPr>
              <w:t>33</w:t>
            </w:r>
            <w:r w:rsidR="002047C4">
              <w:rPr>
                <w:noProof/>
                <w:webHidden/>
              </w:rPr>
              <w:fldChar w:fldCharType="end"/>
            </w:r>
          </w:hyperlink>
        </w:p>
        <w:p w14:paraId="795205BA" w14:textId="5064B9A6" w:rsidR="002047C4" w:rsidRDefault="009D21F2">
          <w:pPr>
            <w:pStyle w:val="TOC1"/>
            <w:tabs>
              <w:tab w:val="right" w:leader="dot" w:pos="9350"/>
            </w:tabs>
            <w:rPr>
              <w:rFonts w:eastAsiaTheme="minorEastAsia"/>
              <w:noProof/>
            </w:rPr>
          </w:pPr>
          <w:hyperlink w:anchor="_Toc58258146" w:history="1">
            <w:r w:rsidR="002047C4" w:rsidRPr="008B716D">
              <w:rPr>
                <w:rStyle w:val="Hyperlink"/>
                <w:b/>
                <w:bCs/>
                <w:noProof/>
              </w:rPr>
              <w:t>Alarm and Error records only</w:t>
            </w:r>
            <w:r w:rsidR="002047C4">
              <w:rPr>
                <w:noProof/>
                <w:webHidden/>
              </w:rPr>
              <w:tab/>
            </w:r>
            <w:r w:rsidR="002047C4">
              <w:rPr>
                <w:noProof/>
                <w:webHidden/>
              </w:rPr>
              <w:fldChar w:fldCharType="begin"/>
            </w:r>
            <w:r w:rsidR="002047C4">
              <w:rPr>
                <w:noProof/>
                <w:webHidden/>
              </w:rPr>
              <w:instrText xml:space="preserve"> PAGEREF _Toc58258146 \h </w:instrText>
            </w:r>
            <w:r w:rsidR="002047C4">
              <w:rPr>
                <w:noProof/>
                <w:webHidden/>
              </w:rPr>
            </w:r>
            <w:r w:rsidR="002047C4">
              <w:rPr>
                <w:noProof/>
                <w:webHidden/>
              </w:rPr>
              <w:fldChar w:fldCharType="separate"/>
            </w:r>
            <w:r w:rsidR="002047C4">
              <w:rPr>
                <w:noProof/>
                <w:webHidden/>
              </w:rPr>
              <w:t>34</w:t>
            </w:r>
            <w:r w:rsidR="002047C4">
              <w:rPr>
                <w:noProof/>
                <w:webHidden/>
              </w:rPr>
              <w:fldChar w:fldCharType="end"/>
            </w:r>
          </w:hyperlink>
        </w:p>
        <w:p w14:paraId="5AB2AAED" w14:textId="7024A47D" w:rsidR="002047C4" w:rsidRDefault="009D21F2">
          <w:pPr>
            <w:pStyle w:val="TOC1"/>
            <w:tabs>
              <w:tab w:val="right" w:leader="dot" w:pos="9350"/>
            </w:tabs>
            <w:rPr>
              <w:rFonts w:eastAsiaTheme="minorEastAsia"/>
              <w:noProof/>
            </w:rPr>
          </w:pPr>
          <w:hyperlink w:anchor="_Toc58258147" w:history="1">
            <w:r w:rsidR="002047C4" w:rsidRPr="008B716D">
              <w:rPr>
                <w:rStyle w:val="Hyperlink"/>
                <w:b/>
                <w:bCs/>
                <w:noProof/>
              </w:rPr>
              <w:t>Synapse Link Installation</w:t>
            </w:r>
            <w:r w:rsidR="002047C4">
              <w:rPr>
                <w:noProof/>
                <w:webHidden/>
              </w:rPr>
              <w:tab/>
            </w:r>
            <w:r w:rsidR="002047C4">
              <w:rPr>
                <w:noProof/>
                <w:webHidden/>
              </w:rPr>
              <w:fldChar w:fldCharType="begin"/>
            </w:r>
            <w:r w:rsidR="002047C4">
              <w:rPr>
                <w:noProof/>
                <w:webHidden/>
              </w:rPr>
              <w:instrText xml:space="preserve"> PAGEREF _Toc58258147 \h </w:instrText>
            </w:r>
            <w:r w:rsidR="002047C4">
              <w:rPr>
                <w:noProof/>
                <w:webHidden/>
              </w:rPr>
            </w:r>
            <w:r w:rsidR="002047C4">
              <w:rPr>
                <w:noProof/>
                <w:webHidden/>
              </w:rPr>
              <w:fldChar w:fldCharType="separate"/>
            </w:r>
            <w:r w:rsidR="002047C4">
              <w:rPr>
                <w:noProof/>
                <w:webHidden/>
              </w:rPr>
              <w:t>39</w:t>
            </w:r>
            <w:r w:rsidR="002047C4">
              <w:rPr>
                <w:noProof/>
                <w:webHidden/>
              </w:rPr>
              <w:fldChar w:fldCharType="end"/>
            </w:r>
          </w:hyperlink>
        </w:p>
        <w:p w14:paraId="135437C4" w14:textId="47E3060C" w:rsidR="002047C4" w:rsidRDefault="009D21F2">
          <w:pPr>
            <w:pStyle w:val="TOC1"/>
            <w:tabs>
              <w:tab w:val="right" w:leader="dot" w:pos="9350"/>
            </w:tabs>
            <w:rPr>
              <w:rFonts w:eastAsiaTheme="minorEastAsia"/>
              <w:noProof/>
            </w:rPr>
          </w:pPr>
          <w:hyperlink w:anchor="_Toc58258148" w:history="1">
            <w:r w:rsidR="002047C4" w:rsidRPr="008B716D">
              <w:rPr>
                <w:rStyle w:val="Hyperlink"/>
                <w:b/>
                <w:bCs/>
                <w:noProof/>
              </w:rPr>
              <w:t>GEMweb Plus 500 Connectivity Guide – VerifyNow</w:t>
            </w:r>
            <w:r w:rsidR="002047C4">
              <w:rPr>
                <w:noProof/>
                <w:webHidden/>
              </w:rPr>
              <w:tab/>
            </w:r>
            <w:r w:rsidR="002047C4">
              <w:rPr>
                <w:noProof/>
                <w:webHidden/>
              </w:rPr>
              <w:fldChar w:fldCharType="begin"/>
            </w:r>
            <w:r w:rsidR="002047C4">
              <w:rPr>
                <w:noProof/>
                <w:webHidden/>
              </w:rPr>
              <w:instrText xml:space="preserve"> PAGEREF _Toc58258148 \h </w:instrText>
            </w:r>
            <w:r w:rsidR="002047C4">
              <w:rPr>
                <w:noProof/>
                <w:webHidden/>
              </w:rPr>
            </w:r>
            <w:r w:rsidR="002047C4">
              <w:rPr>
                <w:noProof/>
                <w:webHidden/>
              </w:rPr>
              <w:fldChar w:fldCharType="separate"/>
            </w:r>
            <w:r w:rsidR="002047C4">
              <w:rPr>
                <w:noProof/>
                <w:webHidden/>
              </w:rPr>
              <w:t>47</w:t>
            </w:r>
            <w:r w:rsidR="002047C4">
              <w:rPr>
                <w:noProof/>
                <w:webHidden/>
              </w:rPr>
              <w:fldChar w:fldCharType="end"/>
            </w:r>
          </w:hyperlink>
        </w:p>
        <w:p w14:paraId="20EC22BC" w14:textId="2876DCB1" w:rsidR="002047C4" w:rsidRDefault="009D21F2">
          <w:pPr>
            <w:pStyle w:val="TOC2"/>
            <w:tabs>
              <w:tab w:val="right" w:leader="dot" w:pos="9350"/>
            </w:tabs>
            <w:rPr>
              <w:noProof/>
            </w:rPr>
          </w:pPr>
          <w:hyperlink w:anchor="_Toc58258149" w:history="1">
            <w:r w:rsidR="002047C4" w:rsidRPr="008B716D">
              <w:rPr>
                <w:rStyle w:val="Hyperlink"/>
                <w:b/>
                <w:bCs/>
                <w:noProof/>
              </w:rPr>
              <w:t>VerifyNow Installation Procedure</w:t>
            </w:r>
            <w:r w:rsidR="002047C4">
              <w:rPr>
                <w:noProof/>
                <w:webHidden/>
              </w:rPr>
              <w:tab/>
            </w:r>
            <w:r w:rsidR="002047C4">
              <w:rPr>
                <w:noProof/>
                <w:webHidden/>
              </w:rPr>
              <w:fldChar w:fldCharType="begin"/>
            </w:r>
            <w:r w:rsidR="002047C4">
              <w:rPr>
                <w:noProof/>
                <w:webHidden/>
              </w:rPr>
              <w:instrText xml:space="preserve"> PAGEREF _Toc58258149 \h </w:instrText>
            </w:r>
            <w:r w:rsidR="002047C4">
              <w:rPr>
                <w:noProof/>
                <w:webHidden/>
              </w:rPr>
            </w:r>
            <w:r w:rsidR="002047C4">
              <w:rPr>
                <w:noProof/>
                <w:webHidden/>
              </w:rPr>
              <w:fldChar w:fldCharType="separate"/>
            </w:r>
            <w:r w:rsidR="002047C4">
              <w:rPr>
                <w:noProof/>
                <w:webHidden/>
              </w:rPr>
              <w:t>47</w:t>
            </w:r>
            <w:r w:rsidR="002047C4">
              <w:rPr>
                <w:noProof/>
                <w:webHidden/>
              </w:rPr>
              <w:fldChar w:fldCharType="end"/>
            </w:r>
          </w:hyperlink>
        </w:p>
        <w:p w14:paraId="1DFD598B" w14:textId="66AC3521" w:rsidR="002047C4" w:rsidRDefault="009D21F2">
          <w:pPr>
            <w:pStyle w:val="TOC3"/>
            <w:tabs>
              <w:tab w:val="right" w:leader="dot" w:pos="9350"/>
            </w:tabs>
            <w:rPr>
              <w:noProof/>
            </w:rPr>
          </w:pPr>
          <w:hyperlink w:anchor="_Toc58258150" w:history="1">
            <w:r w:rsidR="002047C4" w:rsidRPr="008B716D">
              <w:rPr>
                <w:rStyle w:val="Hyperlink"/>
                <w:b/>
                <w:bCs/>
                <w:noProof/>
              </w:rPr>
              <w:t>GWP Configuration</w:t>
            </w:r>
            <w:r w:rsidR="002047C4">
              <w:rPr>
                <w:noProof/>
                <w:webHidden/>
              </w:rPr>
              <w:tab/>
            </w:r>
            <w:r w:rsidR="002047C4">
              <w:rPr>
                <w:noProof/>
                <w:webHidden/>
              </w:rPr>
              <w:fldChar w:fldCharType="begin"/>
            </w:r>
            <w:r w:rsidR="002047C4">
              <w:rPr>
                <w:noProof/>
                <w:webHidden/>
              </w:rPr>
              <w:instrText xml:space="preserve"> PAGEREF _Toc58258150 \h </w:instrText>
            </w:r>
            <w:r w:rsidR="002047C4">
              <w:rPr>
                <w:noProof/>
                <w:webHidden/>
              </w:rPr>
            </w:r>
            <w:r w:rsidR="002047C4">
              <w:rPr>
                <w:noProof/>
                <w:webHidden/>
              </w:rPr>
              <w:fldChar w:fldCharType="separate"/>
            </w:r>
            <w:r w:rsidR="002047C4">
              <w:rPr>
                <w:noProof/>
                <w:webHidden/>
              </w:rPr>
              <w:t>48</w:t>
            </w:r>
            <w:r w:rsidR="002047C4">
              <w:rPr>
                <w:noProof/>
                <w:webHidden/>
              </w:rPr>
              <w:fldChar w:fldCharType="end"/>
            </w:r>
          </w:hyperlink>
        </w:p>
        <w:p w14:paraId="1B60FBC5" w14:textId="26DB3611" w:rsidR="002047C4" w:rsidRDefault="009D21F2">
          <w:pPr>
            <w:pStyle w:val="TOC3"/>
            <w:tabs>
              <w:tab w:val="right" w:leader="dot" w:pos="9350"/>
            </w:tabs>
            <w:rPr>
              <w:noProof/>
            </w:rPr>
          </w:pPr>
          <w:hyperlink w:anchor="_Toc58258151" w:history="1">
            <w:r w:rsidR="002047C4" w:rsidRPr="008B716D">
              <w:rPr>
                <w:rStyle w:val="Hyperlink"/>
                <w:b/>
                <w:bCs/>
                <w:noProof/>
              </w:rPr>
              <w:t>Custom Mapping</w:t>
            </w:r>
            <w:r w:rsidR="002047C4">
              <w:rPr>
                <w:noProof/>
                <w:webHidden/>
              </w:rPr>
              <w:tab/>
            </w:r>
            <w:r w:rsidR="002047C4">
              <w:rPr>
                <w:noProof/>
                <w:webHidden/>
              </w:rPr>
              <w:fldChar w:fldCharType="begin"/>
            </w:r>
            <w:r w:rsidR="002047C4">
              <w:rPr>
                <w:noProof/>
                <w:webHidden/>
              </w:rPr>
              <w:instrText xml:space="preserve"> PAGEREF _Toc58258151 \h </w:instrText>
            </w:r>
            <w:r w:rsidR="002047C4">
              <w:rPr>
                <w:noProof/>
                <w:webHidden/>
              </w:rPr>
            </w:r>
            <w:r w:rsidR="002047C4">
              <w:rPr>
                <w:noProof/>
                <w:webHidden/>
              </w:rPr>
              <w:fldChar w:fldCharType="separate"/>
            </w:r>
            <w:r w:rsidR="002047C4">
              <w:rPr>
                <w:noProof/>
                <w:webHidden/>
              </w:rPr>
              <w:t>50</w:t>
            </w:r>
            <w:r w:rsidR="002047C4">
              <w:rPr>
                <w:noProof/>
                <w:webHidden/>
              </w:rPr>
              <w:fldChar w:fldCharType="end"/>
            </w:r>
          </w:hyperlink>
        </w:p>
        <w:p w14:paraId="72A778F9" w14:textId="6E0DFFDF" w:rsidR="002047C4" w:rsidRDefault="009D21F2">
          <w:pPr>
            <w:pStyle w:val="TOC1"/>
            <w:tabs>
              <w:tab w:val="right" w:leader="dot" w:pos="9350"/>
            </w:tabs>
            <w:rPr>
              <w:rFonts w:eastAsiaTheme="minorEastAsia"/>
              <w:noProof/>
            </w:rPr>
          </w:pPr>
          <w:hyperlink w:anchor="_Toc58258152" w:history="1">
            <w:r w:rsidR="002047C4" w:rsidRPr="008B716D">
              <w:rPr>
                <w:rStyle w:val="Hyperlink"/>
                <w:b/>
                <w:bCs/>
                <w:noProof/>
              </w:rPr>
              <w:t>Sending Quality Control data to GWP</w:t>
            </w:r>
            <w:r w:rsidR="002047C4">
              <w:rPr>
                <w:noProof/>
                <w:webHidden/>
              </w:rPr>
              <w:tab/>
            </w:r>
            <w:r w:rsidR="002047C4">
              <w:rPr>
                <w:noProof/>
                <w:webHidden/>
              </w:rPr>
              <w:fldChar w:fldCharType="begin"/>
            </w:r>
            <w:r w:rsidR="002047C4">
              <w:rPr>
                <w:noProof/>
                <w:webHidden/>
              </w:rPr>
              <w:instrText xml:space="preserve"> PAGEREF _Toc58258152 \h </w:instrText>
            </w:r>
            <w:r w:rsidR="002047C4">
              <w:rPr>
                <w:noProof/>
                <w:webHidden/>
              </w:rPr>
            </w:r>
            <w:r w:rsidR="002047C4">
              <w:rPr>
                <w:noProof/>
                <w:webHidden/>
              </w:rPr>
              <w:fldChar w:fldCharType="separate"/>
            </w:r>
            <w:r w:rsidR="002047C4">
              <w:rPr>
                <w:noProof/>
                <w:webHidden/>
              </w:rPr>
              <w:t>51</w:t>
            </w:r>
            <w:r w:rsidR="002047C4">
              <w:rPr>
                <w:noProof/>
                <w:webHidden/>
              </w:rPr>
              <w:fldChar w:fldCharType="end"/>
            </w:r>
          </w:hyperlink>
        </w:p>
        <w:p w14:paraId="1DD8E271" w14:textId="6DC935AA" w:rsidR="002047C4" w:rsidRDefault="009D21F2">
          <w:pPr>
            <w:pStyle w:val="TOC1"/>
            <w:tabs>
              <w:tab w:val="right" w:leader="dot" w:pos="9350"/>
            </w:tabs>
            <w:rPr>
              <w:rFonts w:eastAsiaTheme="minorEastAsia"/>
              <w:noProof/>
            </w:rPr>
          </w:pPr>
          <w:hyperlink w:anchor="_Toc58258153" w:history="1">
            <w:r w:rsidR="002047C4" w:rsidRPr="008B716D">
              <w:rPr>
                <w:rStyle w:val="Hyperlink"/>
                <w:b/>
                <w:bCs/>
                <w:noProof/>
              </w:rPr>
              <w:t>Host Connection Information</w:t>
            </w:r>
            <w:r w:rsidR="002047C4">
              <w:rPr>
                <w:noProof/>
                <w:webHidden/>
              </w:rPr>
              <w:tab/>
            </w:r>
            <w:r w:rsidR="002047C4">
              <w:rPr>
                <w:noProof/>
                <w:webHidden/>
              </w:rPr>
              <w:fldChar w:fldCharType="begin"/>
            </w:r>
            <w:r w:rsidR="002047C4">
              <w:rPr>
                <w:noProof/>
                <w:webHidden/>
              </w:rPr>
              <w:instrText xml:space="preserve"> PAGEREF _Toc58258153 \h </w:instrText>
            </w:r>
            <w:r w:rsidR="002047C4">
              <w:rPr>
                <w:noProof/>
                <w:webHidden/>
              </w:rPr>
            </w:r>
            <w:r w:rsidR="002047C4">
              <w:rPr>
                <w:noProof/>
                <w:webHidden/>
              </w:rPr>
              <w:fldChar w:fldCharType="separate"/>
            </w:r>
            <w:r w:rsidR="002047C4">
              <w:rPr>
                <w:noProof/>
                <w:webHidden/>
              </w:rPr>
              <w:t>51</w:t>
            </w:r>
            <w:r w:rsidR="002047C4">
              <w:rPr>
                <w:noProof/>
                <w:webHidden/>
              </w:rPr>
              <w:fldChar w:fldCharType="end"/>
            </w:r>
          </w:hyperlink>
        </w:p>
        <w:p w14:paraId="2473D7CD" w14:textId="7D16FD1E" w:rsidR="002047C4" w:rsidRDefault="009D21F2">
          <w:pPr>
            <w:pStyle w:val="TOC1"/>
            <w:tabs>
              <w:tab w:val="right" w:leader="dot" w:pos="9350"/>
            </w:tabs>
            <w:rPr>
              <w:rFonts w:eastAsiaTheme="minorEastAsia"/>
              <w:noProof/>
            </w:rPr>
          </w:pPr>
          <w:hyperlink w:anchor="_Toc58258154" w:history="1">
            <w:r w:rsidR="002047C4" w:rsidRPr="008B716D">
              <w:rPr>
                <w:rStyle w:val="Hyperlink"/>
                <w:b/>
                <w:bCs/>
                <w:noProof/>
              </w:rPr>
              <w:t>Instrument Mapping</w:t>
            </w:r>
            <w:r w:rsidR="002047C4">
              <w:rPr>
                <w:noProof/>
                <w:webHidden/>
              </w:rPr>
              <w:tab/>
            </w:r>
            <w:r w:rsidR="002047C4">
              <w:rPr>
                <w:noProof/>
                <w:webHidden/>
              </w:rPr>
              <w:fldChar w:fldCharType="begin"/>
            </w:r>
            <w:r w:rsidR="002047C4">
              <w:rPr>
                <w:noProof/>
                <w:webHidden/>
              </w:rPr>
              <w:instrText xml:space="preserve"> PAGEREF _Toc58258154 \h </w:instrText>
            </w:r>
            <w:r w:rsidR="002047C4">
              <w:rPr>
                <w:noProof/>
                <w:webHidden/>
              </w:rPr>
            </w:r>
            <w:r w:rsidR="002047C4">
              <w:rPr>
                <w:noProof/>
                <w:webHidden/>
              </w:rPr>
              <w:fldChar w:fldCharType="separate"/>
            </w:r>
            <w:r w:rsidR="002047C4">
              <w:rPr>
                <w:noProof/>
                <w:webHidden/>
              </w:rPr>
              <w:t>52</w:t>
            </w:r>
            <w:r w:rsidR="002047C4">
              <w:rPr>
                <w:noProof/>
                <w:webHidden/>
              </w:rPr>
              <w:fldChar w:fldCharType="end"/>
            </w:r>
          </w:hyperlink>
        </w:p>
        <w:p w14:paraId="0B2AA9A5" w14:textId="12222212" w:rsidR="002047C4" w:rsidRDefault="009D21F2">
          <w:pPr>
            <w:pStyle w:val="TOC2"/>
            <w:tabs>
              <w:tab w:val="right" w:leader="dot" w:pos="9350"/>
            </w:tabs>
            <w:rPr>
              <w:noProof/>
            </w:rPr>
          </w:pPr>
          <w:hyperlink w:anchor="_Toc58258155" w:history="1">
            <w:r w:rsidR="002047C4" w:rsidRPr="008B716D">
              <w:rPr>
                <w:rStyle w:val="Hyperlink"/>
                <w:b/>
                <w:bCs/>
                <w:noProof/>
              </w:rPr>
              <w:t>Custom Mapping</w:t>
            </w:r>
            <w:r w:rsidR="002047C4">
              <w:rPr>
                <w:noProof/>
                <w:webHidden/>
              </w:rPr>
              <w:tab/>
            </w:r>
            <w:r w:rsidR="002047C4">
              <w:rPr>
                <w:noProof/>
                <w:webHidden/>
              </w:rPr>
              <w:fldChar w:fldCharType="begin"/>
            </w:r>
            <w:r w:rsidR="002047C4">
              <w:rPr>
                <w:noProof/>
                <w:webHidden/>
              </w:rPr>
              <w:instrText xml:space="preserve"> PAGEREF _Toc58258155 \h </w:instrText>
            </w:r>
            <w:r w:rsidR="002047C4">
              <w:rPr>
                <w:noProof/>
                <w:webHidden/>
              </w:rPr>
            </w:r>
            <w:r w:rsidR="002047C4">
              <w:rPr>
                <w:noProof/>
                <w:webHidden/>
              </w:rPr>
              <w:fldChar w:fldCharType="separate"/>
            </w:r>
            <w:r w:rsidR="002047C4">
              <w:rPr>
                <w:noProof/>
                <w:webHidden/>
              </w:rPr>
              <w:t>52</w:t>
            </w:r>
            <w:r w:rsidR="002047C4">
              <w:rPr>
                <w:noProof/>
                <w:webHidden/>
              </w:rPr>
              <w:fldChar w:fldCharType="end"/>
            </w:r>
          </w:hyperlink>
        </w:p>
        <w:p w14:paraId="72DC9074" w14:textId="7EBACE11" w:rsidR="00777834" w:rsidRDefault="00777834" w:rsidP="004E2B47">
          <w:pPr>
            <w:pStyle w:val="TOC1"/>
            <w:tabs>
              <w:tab w:val="right" w:leader="dot" w:pos="9350"/>
            </w:tabs>
          </w:pPr>
          <w:r w:rsidRPr="00D55BEC">
            <w:rPr>
              <w:b/>
              <w:bCs/>
              <w:noProof/>
              <w:sz w:val="18"/>
              <w:szCs w:val="18"/>
            </w:rPr>
            <w:fldChar w:fldCharType="end"/>
          </w:r>
        </w:p>
      </w:sdtContent>
    </w:sdt>
    <w:p w14:paraId="0C0273EC" w14:textId="4C225768" w:rsidR="00E50389" w:rsidRDefault="00006441" w:rsidP="00946A75">
      <w:pPr>
        <w:pStyle w:val="Heading1"/>
        <w:ind w:left="360"/>
        <w:rPr>
          <w:b/>
          <w:bCs/>
          <w:color w:val="auto"/>
        </w:rPr>
      </w:pPr>
      <w:r>
        <w:br w:type="page"/>
      </w:r>
      <w:bookmarkStart w:id="0" w:name="_Toc58258114"/>
      <w:r w:rsidR="00E50389">
        <w:rPr>
          <w:b/>
          <w:bCs/>
          <w:color w:val="auto"/>
        </w:rPr>
        <w:lastRenderedPageBreak/>
        <w:t>Reference Material</w:t>
      </w:r>
      <w:bookmarkEnd w:id="0"/>
    </w:p>
    <w:tbl>
      <w:tblPr>
        <w:tblStyle w:val="TableGrid"/>
        <w:tblW w:w="10080" w:type="dxa"/>
        <w:jc w:val="center"/>
        <w:tblLook w:val="04A0" w:firstRow="1" w:lastRow="0" w:firstColumn="1" w:lastColumn="0" w:noHBand="0" w:noVBand="1"/>
      </w:tblPr>
      <w:tblGrid>
        <w:gridCol w:w="6930"/>
        <w:gridCol w:w="3150"/>
      </w:tblGrid>
      <w:tr w:rsidR="006F252B" w14:paraId="35C53548" w14:textId="77777777" w:rsidTr="0091246E">
        <w:trPr>
          <w:jc w:val="center"/>
        </w:trPr>
        <w:tc>
          <w:tcPr>
            <w:tcW w:w="6930" w:type="dxa"/>
          </w:tcPr>
          <w:p w14:paraId="2129ED17" w14:textId="3B255804" w:rsidR="006F252B" w:rsidRPr="006D2FDF" w:rsidRDefault="006F252B" w:rsidP="006F4754">
            <w:pPr>
              <w:rPr>
                <w:b/>
                <w:bCs/>
                <w:sz w:val="24"/>
                <w:szCs w:val="24"/>
              </w:rPr>
            </w:pPr>
            <w:r>
              <w:rPr>
                <w:b/>
                <w:bCs/>
                <w:sz w:val="24"/>
                <w:szCs w:val="24"/>
              </w:rPr>
              <w:t>Reference Documents</w:t>
            </w:r>
          </w:p>
        </w:tc>
        <w:tc>
          <w:tcPr>
            <w:tcW w:w="3150" w:type="dxa"/>
          </w:tcPr>
          <w:p w14:paraId="27B9B40D" w14:textId="1958776C" w:rsidR="006F252B" w:rsidRPr="00570CBD" w:rsidRDefault="006F252B" w:rsidP="004E0048">
            <w:pPr>
              <w:jc w:val="center"/>
              <w:rPr>
                <w:b/>
                <w:bCs/>
                <w:sz w:val="24"/>
                <w:szCs w:val="24"/>
              </w:rPr>
            </w:pPr>
            <w:r w:rsidRPr="00570CBD">
              <w:rPr>
                <w:b/>
                <w:bCs/>
                <w:sz w:val="24"/>
                <w:szCs w:val="24"/>
              </w:rPr>
              <w:t>Revision</w:t>
            </w:r>
          </w:p>
        </w:tc>
      </w:tr>
      <w:tr w:rsidR="006F252B" w14:paraId="147420EF" w14:textId="77777777" w:rsidTr="00BE586D">
        <w:trPr>
          <w:jc w:val="center"/>
        </w:trPr>
        <w:tc>
          <w:tcPr>
            <w:tcW w:w="6930" w:type="dxa"/>
          </w:tcPr>
          <w:p w14:paraId="6999E465" w14:textId="1F3605F5" w:rsidR="006F252B" w:rsidRPr="006F252B" w:rsidRDefault="006F252B" w:rsidP="006F4754">
            <w:pPr>
              <w:rPr>
                <w:sz w:val="24"/>
                <w:szCs w:val="24"/>
              </w:rPr>
            </w:pPr>
            <w:r w:rsidRPr="006F252B">
              <w:rPr>
                <w:sz w:val="24"/>
                <w:szCs w:val="24"/>
              </w:rPr>
              <w:t>Accumetrics VerifyNow LIS Interfacing Guide</w:t>
            </w:r>
          </w:p>
        </w:tc>
        <w:tc>
          <w:tcPr>
            <w:tcW w:w="3150" w:type="dxa"/>
          </w:tcPr>
          <w:p w14:paraId="40C74CF7" w14:textId="24F032CA" w:rsidR="006F252B" w:rsidRPr="006F252B" w:rsidRDefault="006F252B" w:rsidP="006F252B">
            <w:pPr>
              <w:ind w:right="-1820"/>
              <w:rPr>
                <w:sz w:val="24"/>
                <w:szCs w:val="24"/>
              </w:rPr>
            </w:pPr>
            <w:r>
              <w:rPr>
                <w:sz w:val="24"/>
                <w:szCs w:val="24"/>
              </w:rPr>
              <w:t xml:space="preserve">              </w:t>
            </w:r>
            <w:r w:rsidRPr="006F252B">
              <w:rPr>
                <w:sz w:val="24"/>
                <w:szCs w:val="24"/>
              </w:rPr>
              <w:t xml:space="preserve">PN: 14364; </w:t>
            </w:r>
            <w:r w:rsidR="001B1795">
              <w:rPr>
                <w:sz w:val="24"/>
                <w:szCs w:val="24"/>
              </w:rPr>
              <w:br/>
            </w:r>
            <w:r w:rsidR="0091246E">
              <w:rPr>
                <w:sz w:val="24"/>
                <w:szCs w:val="24"/>
              </w:rPr>
              <w:t xml:space="preserve">             </w:t>
            </w:r>
            <w:r w:rsidRPr="006F252B">
              <w:rPr>
                <w:sz w:val="24"/>
                <w:szCs w:val="24"/>
              </w:rPr>
              <w:t>REVISION: A</w:t>
            </w:r>
          </w:p>
        </w:tc>
      </w:tr>
      <w:tr w:rsidR="006041EE" w14:paraId="16BA12C2" w14:textId="77777777" w:rsidTr="00BE586D">
        <w:trPr>
          <w:jc w:val="center"/>
        </w:trPr>
        <w:tc>
          <w:tcPr>
            <w:tcW w:w="6930" w:type="dxa"/>
          </w:tcPr>
          <w:p w14:paraId="147A08B8" w14:textId="768F3BC7" w:rsidR="006041EE" w:rsidRPr="007967AC" w:rsidRDefault="006041EE" w:rsidP="006F4754">
            <w:pPr>
              <w:rPr>
                <w:sz w:val="24"/>
                <w:szCs w:val="24"/>
              </w:rPr>
            </w:pPr>
            <w:r>
              <w:rPr>
                <w:sz w:val="24"/>
                <w:szCs w:val="24"/>
              </w:rPr>
              <w:t xml:space="preserve">VerifyNow </w:t>
            </w:r>
            <w:r w:rsidR="00264866">
              <w:rPr>
                <w:sz w:val="24"/>
                <w:szCs w:val="24"/>
              </w:rPr>
              <w:t xml:space="preserve">Synapse </w:t>
            </w:r>
            <w:r w:rsidR="008D387C">
              <w:rPr>
                <w:sz w:val="24"/>
                <w:szCs w:val="24"/>
              </w:rPr>
              <w:t>L</w:t>
            </w:r>
            <w:r w:rsidR="00264866">
              <w:rPr>
                <w:sz w:val="24"/>
                <w:szCs w:val="24"/>
              </w:rPr>
              <w:t>ink Installation Guide</w:t>
            </w:r>
          </w:p>
        </w:tc>
        <w:tc>
          <w:tcPr>
            <w:tcW w:w="3150" w:type="dxa"/>
          </w:tcPr>
          <w:p w14:paraId="28AD2D92" w14:textId="549BCEEC" w:rsidR="006041EE" w:rsidRPr="00644BB0" w:rsidRDefault="00264866" w:rsidP="00644BB0">
            <w:pPr>
              <w:jc w:val="center"/>
              <w:rPr>
                <w:sz w:val="24"/>
                <w:szCs w:val="24"/>
              </w:rPr>
            </w:pPr>
            <w:r>
              <w:rPr>
                <w:sz w:val="24"/>
                <w:szCs w:val="24"/>
              </w:rPr>
              <w:t>Draft</w:t>
            </w:r>
          </w:p>
        </w:tc>
      </w:tr>
      <w:tr w:rsidR="00264866" w14:paraId="7783B9F7" w14:textId="77777777" w:rsidTr="00BE586D">
        <w:trPr>
          <w:jc w:val="center"/>
        </w:trPr>
        <w:tc>
          <w:tcPr>
            <w:tcW w:w="6930" w:type="dxa"/>
          </w:tcPr>
          <w:p w14:paraId="00796402" w14:textId="79BC27CA" w:rsidR="00264866" w:rsidRDefault="003A2FB8" w:rsidP="006F4754">
            <w:pPr>
              <w:rPr>
                <w:sz w:val="24"/>
                <w:szCs w:val="24"/>
              </w:rPr>
            </w:pPr>
            <w:r w:rsidRPr="003A2FB8">
              <w:rPr>
                <w:sz w:val="24"/>
                <w:szCs w:val="24"/>
              </w:rPr>
              <w:t>VerifyNow System (RoHS) Serial Communications Software Design Specification</w:t>
            </w:r>
          </w:p>
        </w:tc>
        <w:tc>
          <w:tcPr>
            <w:tcW w:w="3150" w:type="dxa"/>
          </w:tcPr>
          <w:p w14:paraId="4BFE5806" w14:textId="6E907A77" w:rsidR="00264866" w:rsidRPr="00950F50" w:rsidRDefault="00950F50" w:rsidP="00644BB0">
            <w:pPr>
              <w:jc w:val="center"/>
              <w:rPr>
                <w:rFonts w:cstheme="minorHAnsi"/>
                <w:sz w:val="24"/>
                <w:szCs w:val="24"/>
              </w:rPr>
            </w:pPr>
            <w:r w:rsidRPr="00950F50">
              <w:rPr>
                <w:rFonts w:cstheme="minorHAnsi"/>
                <w:sz w:val="24"/>
                <w:szCs w:val="24"/>
              </w:rPr>
              <w:t>VFN-SDS-18-0006</w:t>
            </w:r>
          </w:p>
        </w:tc>
      </w:tr>
      <w:tr w:rsidR="00E117D4" w14:paraId="76E7102B" w14:textId="77777777" w:rsidTr="00BE586D">
        <w:trPr>
          <w:jc w:val="center"/>
        </w:trPr>
        <w:tc>
          <w:tcPr>
            <w:tcW w:w="6930" w:type="dxa"/>
          </w:tcPr>
          <w:p w14:paraId="7B576E60" w14:textId="1626A42D" w:rsidR="00E117D4" w:rsidRPr="003A2FB8" w:rsidRDefault="00D93D5C" w:rsidP="00D93D5C">
            <w:pPr>
              <w:rPr>
                <w:sz w:val="24"/>
                <w:szCs w:val="24"/>
              </w:rPr>
            </w:pPr>
            <w:r>
              <w:rPr>
                <w:sz w:val="24"/>
                <w:szCs w:val="24"/>
              </w:rPr>
              <w:t>GEMweb Plus</w:t>
            </w:r>
            <w:r w:rsidR="00F40B57" w:rsidRPr="00F40B57">
              <w:rPr>
                <w:sz w:val="24"/>
                <w:szCs w:val="24"/>
              </w:rPr>
              <w:t xml:space="preserve"> 500 </w:t>
            </w:r>
            <w:r>
              <w:rPr>
                <w:sz w:val="24"/>
                <w:szCs w:val="24"/>
              </w:rPr>
              <w:t>Connectivity Guide – VerifyNow with External Barcode Scanner</w:t>
            </w:r>
          </w:p>
        </w:tc>
        <w:tc>
          <w:tcPr>
            <w:tcW w:w="3150" w:type="dxa"/>
          </w:tcPr>
          <w:p w14:paraId="643240A6" w14:textId="451B870D" w:rsidR="00E117D4" w:rsidRPr="00950F50" w:rsidRDefault="006F4754" w:rsidP="00644BB0">
            <w:pPr>
              <w:jc w:val="center"/>
              <w:rPr>
                <w:rFonts w:cstheme="minorHAnsi"/>
                <w:sz w:val="24"/>
                <w:szCs w:val="24"/>
              </w:rPr>
            </w:pPr>
            <w:r>
              <w:rPr>
                <w:rFonts w:cstheme="minorHAnsi"/>
                <w:sz w:val="24"/>
                <w:szCs w:val="24"/>
              </w:rPr>
              <w:t>Rev.01</w:t>
            </w:r>
          </w:p>
        </w:tc>
      </w:tr>
    </w:tbl>
    <w:p w14:paraId="1C05BCB8" w14:textId="27EA2108" w:rsidR="007D41B9" w:rsidRDefault="00DC7002" w:rsidP="009D69E2">
      <w:pPr>
        <w:pStyle w:val="Heading1"/>
        <w:numPr>
          <w:ilvl w:val="0"/>
          <w:numId w:val="1"/>
        </w:numPr>
        <w:rPr>
          <w:b/>
          <w:bCs/>
          <w:color w:val="auto"/>
        </w:rPr>
      </w:pPr>
      <w:bookmarkStart w:id="1" w:name="_Toc58258115"/>
      <w:r w:rsidRPr="00964EDE">
        <w:rPr>
          <w:b/>
          <w:bCs/>
          <w:color w:val="auto"/>
        </w:rPr>
        <w:t>Introduction</w:t>
      </w:r>
      <w:bookmarkEnd w:id="1"/>
    </w:p>
    <w:p w14:paraId="2C86E42E" w14:textId="7DF3744B" w:rsidR="00330663" w:rsidRDefault="00D10002" w:rsidP="00330663">
      <w:pPr>
        <w:rPr>
          <w:sz w:val="24"/>
          <w:szCs w:val="24"/>
        </w:rPr>
      </w:pPr>
      <w:r w:rsidRPr="00D10002">
        <w:rPr>
          <w:sz w:val="24"/>
          <w:szCs w:val="24"/>
        </w:rPr>
        <w:t xml:space="preserve">The VerifyNow System provides a communications interface allowing </w:t>
      </w:r>
      <w:r w:rsidR="008D387C">
        <w:rPr>
          <w:sz w:val="24"/>
          <w:szCs w:val="24"/>
        </w:rPr>
        <w:t>operator</w:t>
      </w:r>
      <w:r w:rsidRPr="00D10002">
        <w:rPr>
          <w:sz w:val="24"/>
          <w:szCs w:val="24"/>
        </w:rPr>
        <w:t xml:space="preserve"> access to result data for patient assays, electronic quality control tests, and </w:t>
      </w:r>
      <w:r w:rsidR="008D387C">
        <w:rPr>
          <w:sz w:val="24"/>
          <w:szCs w:val="24"/>
        </w:rPr>
        <w:t xml:space="preserve">wet </w:t>
      </w:r>
      <w:r w:rsidRPr="00D10002">
        <w:rPr>
          <w:sz w:val="24"/>
          <w:szCs w:val="24"/>
        </w:rPr>
        <w:t>quality control assays. This access requires utilizing the VerifyNow Network Adapter.</w:t>
      </w:r>
    </w:p>
    <w:p w14:paraId="75DE6B94" w14:textId="08A72B3F" w:rsidR="00803C3D" w:rsidRDefault="00803C3D" w:rsidP="00803C3D">
      <w:pPr>
        <w:jc w:val="center"/>
        <w:rPr>
          <w:sz w:val="24"/>
          <w:szCs w:val="24"/>
        </w:rPr>
      </w:pPr>
      <w:r>
        <w:rPr>
          <w:noProof/>
        </w:rPr>
        <w:drawing>
          <wp:inline distT="0" distB="0" distL="0" distR="0" wp14:anchorId="46AFA79A" wp14:editId="5BBD8800">
            <wp:extent cx="2714286" cy="457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286" cy="457143"/>
                    </a:xfrm>
                    <a:prstGeom prst="rect">
                      <a:avLst/>
                    </a:prstGeom>
                  </pic:spPr>
                </pic:pic>
              </a:graphicData>
            </a:graphic>
          </wp:inline>
        </w:drawing>
      </w:r>
    </w:p>
    <w:p w14:paraId="0CB3686A" w14:textId="77777777" w:rsidR="0069650D" w:rsidRDefault="0069650D" w:rsidP="009D69E2">
      <w:pPr>
        <w:pStyle w:val="Heading1"/>
        <w:numPr>
          <w:ilvl w:val="0"/>
          <w:numId w:val="1"/>
        </w:numPr>
        <w:rPr>
          <w:b/>
          <w:bCs/>
          <w:color w:val="auto"/>
        </w:rPr>
        <w:sectPr w:rsidR="0069650D" w:rsidSect="00804062">
          <w:headerReference w:type="default" r:id="rId10"/>
          <w:footerReference w:type="default" r:id="rId11"/>
          <w:pgSz w:w="12240" w:h="15840"/>
          <w:pgMar w:top="1350" w:right="1440" w:bottom="1440" w:left="1440" w:header="720" w:footer="720" w:gutter="0"/>
          <w:cols w:space="720"/>
          <w:docGrid w:linePitch="360"/>
        </w:sectPr>
      </w:pPr>
    </w:p>
    <w:p w14:paraId="04864547" w14:textId="494C3C55" w:rsidR="008054D0" w:rsidRPr="008054D0" w:rsidRDefault="008054D0" w:rsidP="009D69E2">
      <w:pPr>
        <w:pStyle w:val="Heading1"/>
        <w:numPr>
          <w:ilvl w:val="0"/>
          <w:numId w:val="1"/>
        </w:numPr>
        <w:rPr>
          <w:b/>
          <w:bCs/>
          <w:color w:val="auto"/>
        </w:rPr>
      </w:pPr>
      <w:bookmarkStart w:id="2" w:name="_Toc58258116"/>
      <w:r w:rsidRPr="008054D0">
        <w:rPr>
          <w:b/>
          <w:bCs/>
          <w:color w:val="auto"/>
        </w:rPr>
        <w:t>Physical Interface</w:t>
      </w:r>
      <w:bookmarkEnd w:id="2"/>
    </w:p>
    <w:p w14:paraId="59FA0262" w14:textId="33A4E977" w:rsidR="00803C3D" w:rsidRDefault="009B1048" w:rsidP="00803C3D">
      <w:pPr>
        <w:rPr>
          <w:sz w:val="24"/>
          <w:szCs w:val="24"/>
        </w:rPr>
      </w:pPr>
      <w:r w:rsidRPr="009B1048">
        <w:rPr>
          <w:color w:val="211D1E"/>
          <w:sz w:val="24"/>
          <w:szCs w:val="24"/>
        </w:rPr>
        <w:t xml:space="preserve">The Network Adapter is an accessory included with </w:t>
      </w:r>
      <w:r w:rsidR="00D93D5C">
        <w:rPr>
          <w:color w:val="211D1E"/>
          <w:sz w:val="24"/>
          <w:szCs w:val="24"/>
        </w:rPr>
        <w:t xml:space="preserve">the VerifyNow </w:t>
      </w:r>
      <w:r w:rsidRPr="009B1048">
        <w:rPr>
          <w:color w:val="211D1E"/>
          <w:sz w:val="24"/>
          <w:szCs w:val="24"/>
        </w:rPr>
        <w:t>instrument. The Network Adapter connects to the serial port on the back of the VerifyNow instrument and allows one-way data transmission (from the VerifyNow instrument to a host system) via a hard-wired Ethernet connection.</w:t>
      </w:r>
      <w:r w:rsidRPr="009B1048">
        <w:rPr>
          <w:sz w:val="24"/>
          <w:szCs w:val="24"/>
        </w:rPr>
        <w:t xml:space="preserve">  </w:t>
      </w:r>
    </w:p>
    <w:p w14:paraId="3ABE5709" w14:textId="77777777" w:rsidR="0069650D" w:rsidRDefault="0069650D" w:rsidP="009D69E2">
      <w:pPr>
        <w:pStyle w:val="Heading1"/>
        <w:numPr>
          <w:ilvl w:val="0"/>
          <w:numId w:val="1"/>
        </w:numPr>
        <w:rPr>
          <w:b/>
          <w:bCs/>
          <w:color w:val="auto"/>
        </w:rPr>
        <w:sectPr w:rsidR="0069650D" w:rsidSect="0069650D">
          <w:type w:val="continuous"/>
          <w:pgSz w:w="12240" w:h="15840"/>
          <w:pgMar w:top="1350" w:right="1440" w:bottom="1440" w:left="1440" w:header="720" w:footer="720" w:gutter="0"/>
          <w:cols w:space="720"/>
          <w:docGrid w:linePitch="360"/>
        </w:sectPr>
      </w:pPr>
    </w:p>
    <w:p w14:paraId="6D08450A" w14:textId="72116A98" w:rsidR="002D0DCB" w:rsidRDefault="00B4528E" w:rsidP="009D69E2">
      <w:pPr>
        <w:pStyle w:val="Heading1"/>
        <w:numPr>
          <w:ilvl w:val="0"/>
          <w:numId w:val="1"/>
        </w:numPr>
        <w:rPr>
          <w:b/>
          <w:bCs/>
          <w:color w:val="auto"/>
        </w:rPr>
      </w:pPr>
      <w:bookmarkStart w:id="3" w:name="_Toc58258117"/>
      <w:r>
        <w:rPr>
          <w:b/>
          <w:bCs/>
          <w:color w:val="auto"/>
        </w:rPr>
        <w:t xml:space="preserve">VerifyNow </w:t>
      </w:r>
      <w:r w:rsidR="00366E32">
        <w:rPr>
          <w:b/>
          <w:bCs/>
          <w:color w:val="auto"/>
        </w:rPr>
        <w:t>Network Adapter Configuration</w:t>
      </w:r>
      <w:bookmarkEnd w:id="3"/>
    </w:p>
    <w:p w14:paraId="22975F8E" w14:textId="232BD16D" w:rsidR="003A05CC" w:rsidRDefault="000675B4" w:rsidP="003A05CC">
      <w:pPr>
        <w:rPr>
          <w:sz w:val="24"/>
          <w:szCs w:val="24"/>
        </w:rPr>
      </w:pPr>
      <w:r w:rsidRPr="000675B4">
        <w:rPr>
          <w:sz w:val="24"/>
          <w:szCs w:val="24"/>
        </w:rPr>
        <w:t xml:space="preserve">Configure the VerifyNow Network Adapter to interact with the </w:t>
      </w:r>
      <w:r w:rsidR="00D93D5C">
        <w:rPr>
          <w:sz w:val="24"/>
          <w:szCs w:val="24"/>
        </w:rPr>
        <w:t>user</w:t>
      </w:r>
      <w:r w:rsidRPr="000675B4">
        <w:rPr>
          <w:sz w:val="24"/>
          <w:szCs w:val="24"/>
        </w:rPr>
        <w:t>’s network</w:t>
      </w:r>
      <w:r>
        <w:rPr>
          <w:sz w:val="24"/>
          <w:szCs w:val="24"/>
        </w:rPr>
        <w:t>.</w:t>
      </w:r>
    </w:p>
    <w:tbl>
      <w:tblPr>
        <w:tblW w:w="10322" w:type="dxa"/>
        <w:tblInd w:w="-118" w:type="dxa"/>
        <w:tblBorders>
          <w:top w:val="single" w:sz="8" w:space="0" w:color="4F81BD"/>
          <w:left w:val="single" w:sz="8" w:space="0" w:color="4F81BD"/>
          <w:bottom w:val="single" w:sz="8" w:space="0" w:color="4F81BD"/>
          <w:right w:val="single" w:sz="8" w:space="0" w:color="4F81BD"/>
          <w:insideV w:val="single" w:sz="8" w:space="0" w:color="4F81BD"/>
        </w:tblBorders>
        <w:tblLayout w:type="fixed"/>
        <w:tblLook w:val="04A0" w:firstRow="1" w:lastRow="0" w:firstColumn="1" w:lastColumn="0" w:noHBand="0" w:noVBand="1"/>
      </w:tblPr>
      <w:tblGrid>
        <w:gridCol w:w="3932"/>
        <w:gridCol w:w="6390"/>
      </w:tblGrid>
      <w:tr w:rsidR="006555F6" w:rsidRPr="00F30264" w14:paraId="2E63509D" w14:textId="77777777" w:rsidTr="006555F6">
        <w:trPr>
          <w:trHeight w:val="567"/>
          <w:tblHeader/>
        </w:trPr>
        <w:tc>
          <w:tcPr>
            <w:tcW w:w="3932" w:type="dxa"/>
            <w:tcBorders>
              <w:top w:val="single" w:sz="8" w:space="0" w:color="EEECE1"/>
              <w:left w:val="single" w:sz="8" w:space="0" w:color="4F81BD"/>
              <w:bottom w:val="single" w:sz="8" w:space="0" w:color="4F81BD"/>
              <w:right w:val="single" w:sz="8" w:space="0" w:color="EEECE1"/>
              <w:tl2br w:val="nil"/>
              <w:tr2bl w:val="nil"/>
            </w:tcBorders>
            <w:shd w:val="clear" w:color="auto" w:fill="4F81BD"/>
            <w:vAlign w:val="center"/>
          </w:tcPr>
          <w:p w14:paraId="7CCB3E44" w14:textId="77777777" w:rsidR="006555F6" w:rsidRPr="00F30264" w:rsidRDefault="006555F6" w:rsidP="006E444F">
            <w:pPr>
              <w:spacing w:after="60"/>
              <w:jc w:val="center"/>
              <w:rPr>
                <w:b/>
                <w:caps/>
                <w:color w:val="FFFFFF"/>
                <w:lang w:bidi="en-US"/>
              </w:rPr>
            </w:pPr>
            <w:r w:rsidRPr="00F30264">
              <w:rPr>
                <w:b/>
                <w:caps/>
                <w:color w:val="FFFFFF"/>
                <w:lang w:bidi="en-US"/>
              </w:rPr>
              <w:t>Reference</w:t>
            </w:r>
          </w:p>
        </w:tc>
        <w:tc>
          <w:tcPr>
            <w:tcW w:w="6390" w:type="dxa"/>
            <w:tcBorders>
              <w:top w:val="single" w:sz="8" w:space="0" w:color="EEECE1"/>
              <w:left w:val="single" w:sz="8" w:space="0" w:color="EEECE1"/>
              <w:bottom w:val="single" w:sz="8" w:space="0" w:color="4F81BD"/>
              <w:right w:val="single" w:sz="8" w:space="0" w:color="EEECE1"/>
              <w:tl2br w:val="nil"/>
              <w:tr2bl w:val="nil"/>
            </w:tcBorders>
            <w:shd w:val="clear" w:color="auto" w:fill="4F81BD"/>
            <w:vAlign w:val="center"/>
          </w:tcPr>
          <w:p w14:paraId="1C20B8EE" w14:textId="77777777" w:rsidR="006555F6" w:rsidRPr="00F30264" w:rsidRDefault="006555F6" w:rsidP="006E444F">
            <w:pPr>
              <w:spacing w:after="60"/>
              <w:jc w:val="center"/>
              <w:rPr>
                <w:b/>
                <w:caps/>
                <w:color w:val="FFFFFF"/>
                <w:lang w:bidi="en-US"/>
              </w:rPr>
            </w:pPr>
            <w:r w:rsidRPr="00F30264">
              <w:rPr>
                <w:b/>
                <w:caps/>
                <w:color w:val="FFFFFF"/>
                <w:lang w:bidi="en-US"/>
              </w:rPr>
              <w:t>Document</w:t>
            </w:r>
          </w:p>
        </w:tc>
      </w:tr>
      <w:tr w:rsidR="006555F6" w:rsidRPr="00F30264" w14:paraId="0B30517A" w14:textId="77777777" w:rsidTr="006555F6">
        <w:trPr>
          <w:trHeight w:val="567"/>
        </w:trPr>
        <w:tc>
          <w:tcPr>
            <w:tcW w:w="3932" w:type="dxa"/>
            <w:tcBorders>
              <w:top w:val="single" w:sz="8" w:space="0" w:color="4F81BD"/>
              <w:bottom w:val="single" w:sz="8" w:space="0" w:color="4F81BD"/>
            </w:tcBorders>
            <w:shd w:val="clear" w:color="auto" w:fill="auto"/>
            <w:vAlign w:val="center"/>
          </w:tcPr>
          <w:p w14:paraId="33185BD2" w14:textId="77777777" w:rsidR="006555F6" w:rsidRPr="00946A75" w:rsidRDefault="006555F6" w:rsidP="006E444F">
            <w:pPr>
              <w:spacing w:after="60"/>
              <w:rPr>
                <w:bCs/>
                <w:iCs/>
                <w:sz w:val="20"/>
                <w:szCs w:val="20"/>
              </w:rPr>
            </w:pPr>
            <w:r w:rsidRPr="00946A75">
              <w:rPr>
                <w:bCs/>
                <w:iCs/>
                <w:sz w:val="20"/>
                <w:szCs w:val="20"/>
              </w:rPr>
              <w:t>Enabling the telnet client in Windows 10</w:t>
            </w:r>
          </w:p>
        </w:tc>
        <w:tc>
          <w:tcPr>
            <w:tcW w:w="6390" w:type="dxa"/>
            <w:tcBorders>
              <w:top w:val="single" w:sz="8" w:space="0" w:color="4F81BD"/>
              <w:bottom w:val="single" w:sz="8" w:space="0" w:color="4F81BD"/>
            </w:tcBorders>
            <w:shd w:val="clear" w:color="auto" w:fill="auto"/>
            <w:vAlign w:val="center"/>
          </w:tcPr>
          <w:p w14:paraId="48875763" w14:textId="77777777" w:rsidR="006555F6" w:rsidRPr="00946A75" w:rsidRDefault="009D21F2" w:rsidP="006E444F">
            <w:pPr>
              <w:spacing w:after="60"/>
              <w:rPr>
                <w:iCs/>
                <w:color w:val="000000" w:themeColor="text1"/>
                <w:sz w:val="20"/>
                <w:szCs w:val="20"/>
              </w:rPr>
            </w:pPr>
            <w:hyperlink r:id="rId12" w:history="1">
              <w:r w:rsidR="006555F6" w:rsidRPr="00946A75">
                <w:rPr>
                  <w:rStyle w:val="Hyperlink"/>
                  <w:iCs/>
                  <w:color w:val="000000" w:themeColor="text1"/>
                  <w:sz w:val="20"/>
                  <w:szCs w:val="20"/>
                </w:rPr>
                <w:t>https://social.technet.microsoft.com/wiki/contents/articles/38433.windows-10-enabling-telnet-client.aspx</w:t>
              </w:r>
            </w:hyperlink>
          </w:p>
        </w:tc>
      </w:tr>
      <w:tr w:rsidR="006555F6" w:rsidRPr="00F30264" w14:paraId="3DE183AC" w14:textId="77777777" w:rsidTr="006555F6">
        <w:trPr>
          <w:trHeight w:val="567"/>
        </w:trPr>
        <w:tc>
          <w:tcPr>
            <w:tcW w:w="3932" w:type="dxa"/>
            <w:tcBorders>
              <w:top w:val="single" w:sz="8" w:space="0" w:color="4F81BD"/>
              <w:bottom w:val="single" w:sz="8" w:space="0" w:color="4F81BD"/>
            </w:tcBorders>
            <w:shd w:val="clear" w:color="auto" w:fill="auto"/>
            <w:vAlign w:val="center"/>
          </w:tcPr>
          <w:p w14:paraId="57B266FF" w14:textId="5C58BB19" w:rsidR="006555F6" w:rsidRPr="00946A75" w:rsidRDefault="006555F6" w:rsidP="006E444F">
            <w:pPr>
              <w:spacing w:after="60"/>
              <w:rPr>
                <w:bCs/>
                <w:iCs/>
                <w:sz w:val="20"/>
                <w:szCs w:val="20"/>
              </w:rPr>
            </w:pPr>
            <w:r w:rsidRPr="00946A75">
              <w:rPr>
                <w:bCs/>
                <w:iCs/>
                <w:sz w:val="20"/>
                <w:szCs w:val="20"/>
              </w:rPr>
              <w:t>Lantronix</w:t>
            </w:r>
            <w:r w:rsidR="009D1459" w:rsidRPr="00946A75">
              <w:rPr>
                <w:bCs/>
                <w:iCs/>
                <w:sz w:val="20"/>
                <w:szCs w:val="20"/>
              </w:rPr>
              <w:t xml:space="preserve"> </w:t>
            </w:r>
            <w:r w:rsidRPr="00946A75">
              <w:rPr>
                <w:bCs/>
                <w:iCs/>
                <w:sz w:val="20"/>
                <w:szCs w:val="20"/>
              </w:rPr>
              <w:t>Direct User Guide</w:t>
            </w:r>
          </w:p>
        </w:tc>
        <w:tc>
          <w:tcPr>
            <w:tcW w:w="6390" w:type="dxa"/>
            <w:tcBorders>
              <w:top w:val="single" w:sz="8" w:space="0" w:color="4F81BD"/>
              <w:bottom w:val="single" w:sz="8" w:space="0" w:color="4F81BD"/>
            </w:tcBorders>
            <w:shd w:val="clear" w:color="auto" w:fill="auto"/>
            <w:vAlign w:val="center"/>
          </w:tcPr>
          <w:p w14:paraId="72262EE2" w14:textId="77777777" w:rsidR="006555F6" w:rsidRPr="00946A75" w:rsidRDefault="009D21F2" w:rsidP="006E444F">
            <w:pPr>
              <w:spacing w:after="60"/>
              <w:rPr>
                <w:iCs/>
                <w:color w:val="000000" w:themeColor="text1"/>
                <w:sz w:val="20"/>
                <w:szCs w:val="20"/>
              </w:rPr>
            </w:pPr>
            <w:hyperlink r:id="rId13" w:history="1">
              <w:r w:rsidR="006555F6" w:rsidRPr="00946A75">
                <w:rPr>
                  <w:rStyle w:val="Hyperlink"/>
                  <w:iCs/>
                  <w:color w:val="000000" w:themeColor="text1"/>
                  <w:sz w:val="20"/>
                  <w:szCs w:val="20"/>
                </w:rPr>
                <w:t>http://www.lantronix.com/wp-content/uploads/pdf/xDirect_UG.pdf</w:t>
              </w:r>
            </w:hyperlink>
          </w:p>
        </w:tc>
      </w:tr>
      <w:tr w:rsidR="006555F6" w:rsidRPr="00F30264" w14:paraId="3DD4EE00" w14:textId="77777777" w:rsidTr="006555F6">
        <w:trPr>
          <w:trHeight w:val="567"/>
        </w:trPr>
        <w:tc>
          <w:tcPr>
            <w:tcW w:w="3932" w:type="dxa"/>
            <w:tcBorders>
              <w:top w:val="single" w:sz="8" w:space="0" w:color="4F81BD"/>
              <w:bottom w:val="single" w:sz="8" w:space="0" w:color="4F81BD"/>
            </w:tcBorders>
            <w:shd w:val="clear" w:color="auto" w:fill="auto"/>
            <w:vAlign w:val="center"/>
          </w:tcPr>
          <w:p w14:paraId="0F8522CC" w14:textId="77777777" w:rsidR="006555F6" w:rsidRPr="00946A75" w:rsidRDefault="006555F6" w:rsidP="006E444F">
            <w:pPr>
              <w:spacing w:after="60"/>
              <w:rPr>
                <w:bCs/>
                <w:iCs/>
                <w:sz w:val="20"/>
                <w:szCs w:val="20"/>
              </w:rPr>
            </w:pPr>
            <w:r w:rsidRPr="00946A75">
              <w:rPr>
                <w:bCs/>
                <w:iCs/>
                <w:sz w:val="20"/>
                <w:szCs w:val="20"/>
              </w:rPr>
              <w:t>Lantronix Device Installer</w:t>
            </w:r>
          </w:p>
        </w:tc>
        <w:tc>
          <w:tcPr>
            <w:tcW w:w="6390" w:type="dxa"/>
            <w:tcBorders>
              <w:top w:val="single" w:sz="8" w:space="0" w:color="4F81BD"/>
              <w:bottom w:val="single" w:sz="8" w:space="0" w:color="4F81BD"/>
            </w:tcBorders>
            <w:shd w:val="clear" w:color="auto" w:fill="auto"/>
            <w:vAlign w:val="center"/>
          </w:tcPr>
          <w:p w14:paraId="0194A043" w14:textId="77777777" w:rsidR="006555F6" w:rsidRPr="00946A75" w:rsidRDefault="009D21F2" w:rsidP="006E444F">
            <w:pPr>
              <w:spacing w:after="60"/>
              <w:rPr>
                <w:iCs/>
                <w:color w:val="000000" w:themeColor="text1"/>
                <w:sz w:val="20"/>
                <w:szCs w:val="20"/>
              </w:rPr>
            </w:pPr>
            <w:hyperlink r:id="rId14" w:history="1">
              <w:r w:rsidR="006555F6" w:rsidRPr="00946A75">
                <w:rPr>
                  <w:rStyle w:val="Hyperlink"/>
                  <w:iCs/>
                  <w:color w:val="000000" w:themeColor="text1"/>
                  <w:sz w:val="20"/>
                  <w:szCs w:val="20"/>
                </w:rPr>
                <w:t>https://www.lantronix.com/products/deviceinstaller/</w:t>
              </w:r>
            </w:hyperlink>
          </w:p>
        </w:tc>
      </w:tr>
    </w:tbl>
    <w:p w14:paraId="4AFBAD13" w14:textId="77777777" w:rsidR="006555F6" w:rsidRDefault="006555F6" w:rsidP="006555F6">
      <w:pPr>
        <w:tabs>
          <w:tab w:val="left" w:pos="0"/>
        </w:tabs>
        <w:rPr>
          <w:sz w:val="24"/>
          <w:szCs w:val="24"/>
        </w:rPr>
      </w:pPr>
    </w:p>
    <w:p w14:paraId="58A3F30D" w14:textId="77777777" w:rsidR="00111AD4" w:rsidRPr="00A66C1F" w:rsidRDefault="003A05CC" w:rsidP="009D69E2">
      <w:pPr>
        <w:pStyle w:val="Heading1"/>
        <w:numPr>
          <w:ilvl w:val="1"/>
          <w:numId w:val="1"/>
        </w:numPr>
        <w:rPr>
          <w:b/>
          <w:bCs/>
          <w:color w:val="auto"/>
        </w:rPr>
      </w:pPr>
      <w:bookmarkStart w:id="4" w:name="_Toc58258118"/>
      <w:r w:rsidRPr="00A66C1F">
        <w:rPr>
          <w:b/>
          <w:bCs/>
          <w:color w:val="auto"/>
        </w:rPr>
        <w:lastRenderedPageBreak/>
        <w:t>Background</w:t>
      </w:r>
      <w:bookmarkEnd w:id="4"/>
    </w:p>
    <w:p w14:paraId="5804071C" w14:textId="67DB06E2" w:rsidR="003A05CC" w:rsidRPr="00686B14" w:rsidRDefault="003A05CC" w:rsidP="009D69E2">
      <w:pPr>
        <w:pStyle w:val="Heading1"/>
        <w:numPr>
          <w:ilvl w:val="2"/>
          <w:numId w:val="1"/>
        </w:numPr>
        <w:rPr>
          <w:b/>
          <w:bCs/>
          <w:color w:val="auto"/>
          <w:sz w:val="28"/>
          <w:szCs w:val="28"/>
        </w:rPr>
      </w:pPr>
      <w:bookmarkStart w:id="5" w:name="_Toc58258119"/>
      <w:r w:rsidRPr="00686B14">
        <w:rPr>
          <w:b/>
          <w:bCs/>
          <w:color w:val="auto"/>
          <w:sz w:val="28"/>
          <w:szCs w:val="28"/>
        </w:rPr>
        <w:t>VerifyNow Interface</w:t>
      </w:r>
      <w:bookmarkEnd w:id="5"/>
    </w:p>
    <w:p w14:paraId="5296E921" w14:textId="6FC7410B" w:rsidR="002A410E" w:rsidRDefault="003A05CC" w:rsidP="002A410E">
      <w:pPr>
        <w:rPr>
          <w:sz w:val="24"/>
          <w:szCs w:val="24"/>
        </w:rPr>
      </w:pPr>
      <w:r w:rsidRPr="003A05CC">
        <w:rPr>
          <w:sz w:val="24"/>
          <w:szCs w:val="24"/>
        </w:rPr>
        <w:t xml:space="preserve">The VerifyNow Network Adapter is a custom configured version of an off-the-shelf network adapter. The settings to interface with the VerifyNow System have been </w:t>
      </w:r>
      <w:r w:rsidR="002D144A" w:rsidRPr="003A05CC">
        <w:rPr>
          <w:sz w:val="24"/>
          <w:szCs w:val="24"/>
        </w:rPr>
        <w:t>hard coded</w:t>
      </w:r>
      <w:r w:rsidRPr="003A05CC">
        <w:rPr>
          <w:sz w:val="24"/>
          <w:szCs w:val="24"/>
        </w:rPr>
        <w:t xml:space="preserve"> so that they cannot be changed by the end user. The captive cable coming from the Network Adapter has been customized to work with the VerifyNow System. The off-the-shelf network adapter will not work without a custom adapter cable.</w:t>
      </w:r>
    </w:p>
    <w:p w14:paraId="5548C4DD" w14:textId="0835D481" w:rsidR="003A05CC" w:rsidRPr="003A05CC" w:rsidRDefault="003A05CC" w:rsidP="003A05CC">
      <w:pPr>
        <w:rPr>
          <w:sz w:val="24"/>
          <w:szCs w:val="24"/>
        </w:rPr>
      </w:pPr>
      <w:r w:rsidRPr="003A05CC">
        <w:rPr>
          <w:sz w:val="24"/>
          <w:szCs w:val="24"/>
        </w:rPr>
        <w:t xml:space="preserve">The off-the-shelf version by default is configured to obtain a dynamic IP address. Once a dynamic IP address is obtained, a third-party piece of software (or DOS-command level interface) is needed to find the IP address it was assigned. </w:t>
      </w:r>
      <w:r w:rsidR="00C25EED" w:rsidRPr="003A05CC">
        <w:rPr>
          <w:sz w:val="24"/>
          <w:szCs w:val="24"/>
        </w:rPr>
        <w:t>To</w:t>
      </w:r>
      <w:r w:rsidRPr="003A05CC">
        <w:rPr>
          <w:sz w:val="24"/>
          <w:szCs w:val="24"/>
        </w:rPr>
        <w:t xml:space="preserve"> prevent this extra level of complication, a static IP address has been assigned to our custom configuration. The IP address was chosen to be one on a globally recognizable local subnet so that it should be able to be plugged directly </w:t>
      </w:r>
      <w:r w:rsidR="00C25EED" w:rsidRPr="003A05CC">
        <w:rPr>
          <w:sz w:val="24"/>
          <w:szCs w:val="24"/>
        </w:rPr>
        <w:t>into</w:t>
      </w:r>
      <w:r w:rsidRPr="003A05CC">
        <w:rPr>
          <w:sz w:val="24"/>
          <w:szCs w:val="24"/>
        </w:rPr>
        <w:t xml:space="preserve"> most PC’s Ethernet port and be able to communicate.</w:t>
      </w:r>
    </w:p>
    <w:p w14:paraId="63B542AD" w14:textId="14260CA4" w:rsidR="003A05CC" w:rsidRPr="003A05CC" w:rsidRDefault="003A05CC" w:rsidP="003A05CC">
      <w:pPr>
        <w:rPr>
          <w:sz w:val="24"/>
          <w:szCs w:val="24"/>
        </w:rPr>
      </w:pPr>
      <w:r w:rsidRPr="003A05CC">
        <w:rPr>
          <w:sz w:val="24"/>
          <w:szCs w:val="24"/>
        </w:rPr>
        <w:t>In case the preassigned address is not accessible from any available PCs, instructions are included to reassign the address using commonly available network protocols that should not require an additional installation. In case these are also not available, a link to the third-party application is included but not supported by Instrumentation Laboratory.</w:t>
      </w:r>
    </w:p>
    <w:p w14:paraId="455187DA" w14:textId="03DC5348" w:rsidR="00ED0486" w:rsidRPr="00C6066C" w:rsidRDefault="00E50226" w:rsidP="00C6066C">
      <w:pPr>
        <w:rPr>
          <w:sz w:val="24"/>
          <w:szCs w:val="24"/>
        </w:rPr>
      </w:pPr>
      <w:r>
        <w:rPr>
          <w:sz w:val="24"/>
          <w:szCs w:val="24"/>
        </w:rPr>
        <w:t>T</w:t>
      </w:r>
      <w:r w:rsidR="003A05CC" w:rsidRPr="003A05CC">
        <w:rPr>
          <w:sz w:val="24"/>
          <w:szCs w:val="24"/>
        </w:rPr>
        <w:t>he VerifyNow Network Adapter is also custom configured with Instrumentation Laboratory branding so that it is easily recognizable that it is specifically for the VerifyNow System.</w:t>
      </w:r>
    </w:p>
    <w:p w14:paraId="61D8FE08" w14:textId="4175B21C" w:rsidR="003A05CC" w:rsidRPr="007D3805" w:rsidRDefault="003A05CC" w:rsidP="009B5C8D">
      <w:pPr>
        <w:rPr>
          <w:sz w:val="24"/>
          <w:szCs w:val="24"/>
        </w:rPr>
      </w:pPr>
      <w:r w:rsidRPr="005221F7">
        <w:rPr>
          <w:b/>
          <w:bCs/>
          <w:sz w:val="28"/>
          <w:szCs w:val="28"/>
        </w:rPr>
        <w:t>Pre-requisites</w:t>
      </w:r>
      <w:r w:rsidR="009F29F8">
        <w:rPr>
          <w:b/>
          <w:bCs/>
          <w:sz w:val="28"/>
          <w:szCs w:val="28"/>
        </w:rPr>
        <w:br/>
      </w:r>
      <w:r w:rsidRPr="007D3805">
        <w:rPr>
          <w:sz w:val="24"/>
          <w:szCs w:val="24"/>
        </w:rPr>
        <w:t>VerifyNow Network Adapters are pre-configured to have a static IP address of 192.168.0.100. The PC used to configure the Network Adapter must recognize 192.168.0.255 as a local subnet.</w:t>
      </w:r>
    </w:p>
    <w:p w14:paraId="5C967570" w14:textId="5B3EC033" w:rsidR="003A05CC" w:rsidRPr="007D3805" w:rsidRDefault="003A05CC" w:rsidP="009B5C8D">
      <w:pPr>
        <w:rPr>
          <w:sz w:val="24"/>
          <w:szCs w:val="24"/>
        </w:rPr>
      </w:pPr>
      <w:r w:rsidRPr="005221F7">
        <w:rPr>
          <w:b/>
          <w:bCs/>
          <w:sz w:val="28"/>
          <w:szCs w:val="28"/>
        </w:rPr>
        <w:t>Power</w:t>
      </w:r>
      <w:r w:rsidRPr="007D3805">
        <w:rPr>
          <w:sz w:val="24"/>
          <w:szCs w:val="24"/>
        </w:rPr>
        <w:t xml:space="preserve">: The VerifyNow Network Adapter must be powered </w:t>
      </w:r>
      <w:r w:rsidR="00B67705" w:rsidRPr="007D3805">
        <w:rPr>
          <w:sz w:val="24"/>
          <w:szCs w:val="24"/>
        </w:rPr>
        <w:t>to</w:t>
      </w:r>
      <w:r w:rsidRPr="007D3805">
        <w:rPr>
          <w:sz w:val="24"/>
          <w:szCs w:val="24"/>
        </w:rPr>
        <w:t xml:space="preserve"> configure it. The Network Adapter is powered directly from the VerifyNow System but can also be powered through a standard Mini-USB cable either connected to a PC USB port or a USB AC adapter.</w:t>
      </w:r>
    </w:p>
    <w:p w14:paraId="13241F2F" w14:textId="33060648" w:rsidR="003A05CC" w:rsidRPr="007D3805" w:rsidRDefault="003A05CC" w:rsidP="009B5C8D">
      <w:pPr>
        <w:rPr>
          <w:sz w:val="24"/>
          <w:szCs w:val="24"/>
        </w:rPr>
      </w:pPr>
      <w:r w:rsidRPr="005221F7">
        <w:rPr>
          <w:b/>
          <w:bCs/>
          <w:sz w:val="28"/>
          <w:szCs w:val="28"/>
        </w:rPr>
        <w:t>Network Connection</w:t>
      </w:r>
      <w:r w:rsidRPr="007D3805">
        <w:rPr>
          <w:sz w:val="24"/>
          <w:szCs w:val="24"/>
        </w:rPr>
        <w:t>: Additionally, to configure the VerifyNow Network Adapter, it must be connected to a PC or to an Ethernet network using a standard Ethernet cable.</w:t>
      </w:r>
    </w:p>
    <w:p w14:paraId="69FF17AA" w14:textId="77777777" w:rsidR="00412826" w:rsidRPr="00F17F8E" w:rsidRDefault="00412826" w:rsidP="00F17F8E">
      <w:pPr>
        <w:pStyle w:val="Body1"/>
        <w:rPr>
          <w:b/>
          <w:bCs/>
        </w:rPr>
      </w:pPr>
      <w:r w:rsidRPr="00F17F8E">
        <w:rPr>
          <w:b/>
          <w:bCs/>
        </w:rPr>
        <w:t>Procedure</w:t>
      </w:r>
    </w:p>
    <w:p w14:paraId="6BCD0B37" w14:textId="092BCF74" w:rsidR="003A05CC" w:rsidRPr="00E52061" w:rsidRDefault="003A05CC" w:rsidP="00B65C4E">
      <w:pPr>
        <w:rPr>
          <w:sz w:val="24"/>
          <w:szCs w:val="24"/>
        </w:rPr>
      </w:pPr>
      <w:r w:rsidRPr="00E52061">
        <w:rPr>
          <w:b/>
          <w:bCs/>
          <w:sz w:val="28"/>
          <w:szCs w:val="28"/>
        </w:rPr>
        <w:t>IP Address</w:t>
      </w:r>
      <w:r w:rsidRPr="00E52061">
        <w:rPr>
          <w:sz w:val="24"/>
          <w:szCs w:val="24"/>
        </w:rPr>
        <w:t>: A static IP Address will need to be obtained from the IT department that can be permanently associated with the instrument.</w:t>
      </w:r>
    </w:p>
    <w:p w14:paraId="0618585A" w14:textId="5AA4569D" w:rsidR="005B6498" w:rsidRDefault="003279B6" w:rsidP="00B65C4E">
      <w:pPr>
        <w:rPr>
          <w:sz w:val="24"/>
          <w:szCs w:val="24"/>
        </w:rPr>
      </w:pPr>
      <w:r w:rsidRPr="005221F7">
        <w:rPr>
          <w:b/>
          <w:bCs/>
          <w:sz w:val="28"/>
          <w:szCs w:val="28"/>
        </w:rPr>
        <w:t>Web Interface</w:t>
      </w:r>
      <w:r w:rsidR="00386681">
        <w:rPr>
          <w:sz w:val="24"/>
          <w:szCs w:val="24"/>
        </w:rPr>
        <w:t xml:space="preserve">: </w:t>
      </w:r>
      <w:r w:rsidR="005B6498" w:rsidRPr="007D3805">
        <w:rPr>
          <w:sz w:val="24"/>
          <w:szCs w:val="24"/>
        </w:rPr>
        <w:t xml:space="preserve">After powering the Network Adapter and connecting it to the PC, use any web browser to browse to </w:t>
      </w:r>
      <w:hyperlink r:id="rId15" w:history="1">
        <w:r w:rsidR="00027C31" w:rsidRPr="00461E02">
          <w:rPr>
            <w:rStyle w:val="Hyperlink"/>
            <w:sz w:val="24"/>
            <w:szCs w:val="24"/>
          </w:rPr>
          <w:t>http://192.168.0.100:80</w:t>
        </w:r>
      </w:hyperlink>
      <w:r w:rsidR="005B6498" w:rsidRPr="007D3805">
        <w:rPr>
          <w:sz w:val="24"/>
          <w:szCs w:val="24"/>
        </w:rPr>
        <w:t>.</w:t>
      </w:r>
    </w:p>
    <w:p w14:paraId="47198CBA" w14:textId="7C8EE63B" w:rsidR="00C815CB" w:rsidRPr="00B65C4E" w:rsidRDefault="00C815CB" w:rsidP="00C8489E">
      <w:pPr>
        <w:rPr>
          <w:sz w:val="24"/>
          <w:szCs w:val="24"/>
        </w:rPr>
      </w:pPr>
      <w:r w:rsidRPr="00B65C4E">
        <w:rPr>
          <w:sz w:val="24"/>
          <w:szCs w:val="24"/>
        </w:rPr>
        <w:t xml:space="preserve">A webpage </w:t>
      </w:r>
      <w:del w:id="6" w:author="Paige Scofield" w:date="2021-07-19T10:20:00Z">
        <w:r w:rsidRPr="00B65C4E" w:rsidDel="009D21F2">
          <w:rPr>
            <w:sz w:val="24"/>
            <w:szCs w:val="24"/>
          </w:rPr>
          <w:delText xml:space="preserve">similar </w:delText>
        </w:r>
        <w:r w:rsidRPr="006E444F" w:rsidDel="009D21F2">
          <w:rPr>
            <w:sz w:val="24"/>
            <w:szCs w:val="24"/>
          </w:rPr>
          <w:delText>to</w:delText>
        </w:r>
      </w:del>
      <w:ins w:id="7" w:author="Paige Scofield" w:date="2021-07-19T10:20:00Z">
        <w:r w:rsidR="009D21F2" w:rsidRPr="00B65C4E">
          <w:rPr>
            <w:sz w:val="24"/>
            <w:szCs w:val="24"/>
          </w:rPr>
          <w:t>like</w:t>
        </w:r>
      </w:ins>
      <w:r w:rsidRPr="006E444F">
        <w:rPr>
          <w:sz w:val="24"/>
          <w:szCs w:val="24"/>
        </w:rPr>
        <w:t xml:space="preserve"> </w:t>
      </w:r>
      <w:r w:rsidR="006E444F" w:rsidRPr="006E444F">
        <w:rPr>
          <w:sz w:val="24"/>
          <w:szCs w:val="24"/>
        </w:rPr>
        <w:fldChar w:fldCharType="begin"/>
      </w:r>
      <w:r w:rsidR="006E444F" w:rsidRPr="006E444F">
        <w:rPr>
          <w:sz w:val="24"/>
          <w:szCs w:val="24"/>
        </w:rPr>
        <w:instrText xml:space="preserve"> REF _Ref57640626 \h </w:instrText>
      </w:r>
      <w:r w:rsidR="006E444F">
        <w:rPr>
          <w:sz w:val="24"/>
          <w:szCs w:val="24"/>
        </w:rPr>
        <w:instrText xml:space="preserve"> \* MERGEFORMAT </w:instrText>
      </w:r>
      <w:r w:rsidR="006E444F" w:rsidRPr="006E444F">
        <w:rPr>
          <w:sz w:val="24"/>
          <w:szCs w:val="24"/>
        </w:rPr>
      </w:r>
      <w:r w:rsidR="006E444F" w:rsidRPr="006E444F">
        <w:rPr>
          <w:sz w:val="24"/>
          <w:szCs w:val="24"/>
        </w:rPr>
        <w:fldChar w:fldCharType="separate"/>
      </w:r>
      <w:r w:rsidR="006E444F" w:rsidRPr="006E444F">
        <w:rPr>
          <w:sz w:val="24"/>
          <w:szCs w:val="24"/>
        </w:rPr>
        <w:t xml:space="preserve">Figure </w:t>
      </w:r>
      <w:r w:rsidR="006E444F" w:rsidRPr="006E444F">
        <w:rPr>
          <w:noProof/>
          <w:sz w:val="24"/>
          <w:szCs w:val="24"/>
        </w:rPr>
        <w:t>1</w:t>
      </w:r>
      <w:r w:rsidR="006E444F" w:rsidRPr="006E444F">
        <w:rPr>
          <w:sz w:val="24"/>
          <w:szCs w:val="24"/>
        </w:rPr>
        <w:fldChar w:fldCharType="end"/>
      </w:r>
      <w:r w:rsidRPr="00B65C4E">
        <w:rPr>
          <w:sz w:val="24"/>
          <w:szCs w:val="24"/>
        </w:rPr>
        <w:t xml:space="preserve"> will be displayed.</w:t>
      </w:r>
    </w:p>
    <w:p w14:paraId="61785A85" w14:textId="77777777" w:rsidR="006E444F" w:rsidRDefault="00C815CB" w:rsidP="00F3246E">
      <w:pPr>
        <w:keepNext/>
        <w:jc w:val="center"/>
      </w:pPr>
      <w:r>
        <w:rPr>
          <w:noProof/>
        </w:rPr>
        <w:lastRenderedPageBreak/>
        <mc:AlternateContent>
          <mc:Choice Requires="wps">
            <w:drawing>
              <wp:anchor distT="0" distB="0" distL="114300" distR="114300" simplePos="0" relativeHeight="251659264" behindDoc="0" locked="0" layoutInCell="1" allowOverlap="1" wp14:anchorId="652A8572" wp14:editId="18830ECD">
                <wp:simplePos x="0" y="0"/>
                <wp:positionH relativeFrom="column">
                  <wp:posOffset>1628775</wp:posOffset>
                </wp:positionH>
                <wp:positionV relativeFrom="paragraph">
                  <wp:posOffset>480060</wp:posOffset>
                </wp:positionV>
                <wp:extent cx="487680" cy="104775"/>
                <wp:effectExtent l="19050" t="19050" r="26670" b="47625"/>
                <wp:wrapNone/>
                <wp:docPr id="5" name="Left Arrow 5"/>
                <wp:cNvGraphicFramePr/>
                <a:graphic xmlns:a="http://schemas.openxmlformats.org/drawingml/2006/main">
                  <a:graphicData uri="http://schemas.microsoft.com/office/word/2010/wordprocessingShape">
                    <wps:wsp>
                      <wps:cNvSpPr/>
                      <wps:spPr>
                        <a:xfrm>
                          <a:off x="0" y="0"/>
                          <a:ext cx="487680" cy="10477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5CE2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128.25pt;margin-top:37.8pt;width:38.4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" adj="2320" fillcolor="#ffd555 [2167]" strokecolor="#ffc000 [3207]" strokeweight=".5pt">
                <v:fill color2="#ffcc31 [2615]" rotate="t" colors="0 #ffdd9c;.5 #ffd78e;1 #ffd479" focus="100%" type="gradient">
                  <o:fill v:ext="view" type="gradientUnscaled"/>
                </v:fill>
              </v:shape>
            </w:pict>
          </mc:Fallback>
        </mc:AlternateContent>
      </w:r>
      <w:r w:rsidRPr="0030462D">
        <w:rPr>
          <w:noProof/>
        </w:rPr>
        <w:drawing>
          <wp:inline distT="0" distB="0" distL="0" distR="0" wp14:anchorId="761A773A" wp14:editId="2D771C1A">
            <wp:extent cx="3492150" cy="2681817"/>
            <wp:effectExtent l="57150" t="95250" r="51435" b="23495"/>
            <wp:docPr id="4" name="Picture 4" descr="E:\Dong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ngle-1.JP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504722" cy="2691472"/>
                    </a:xfrm>
                    <a:prstGeom prst="rect">
                      <a:avLst/>
                    </a:prstGeom>
                    <a:noFill/>
                    <a:ln>
                      <a:noFill/>
                    </a:ln>
                    <a:effectLst>
                      <a:outerShdw blurRad="50800" dist="38100" dir="16200000"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A388381" w14:textId="083DA229" w:rsidR="00C815CB" w:rsidRDefault="006E444F" w:rsidP="00F3246E">
      <w:pPr>
        <w:pStyle w:val="Caption"/>
        <w:jc w:val="center"/>
      </w:pPr>
      <w:bookmarkStart w:id="8" w:name="_Ref57640626"/>
      <w:r>
        <w:t xml:space="preserve">Figure </w:t>
      </w:r>
      <w:r w:rsidR="009D21F2">
        <w:fldChar w:fldCharType="begin"/>
      </w:r>
      <w:r w:rsidR="009D21F2">
        <w:instrText xml:space="preserve"> SEQ Figure \* ARABIC </w:instrText>
      </w:r>
      <w:r w:rsidR="009D21F2">
        <w:fldChar w:fldCharType="separate"/>
      </w:r>
      <w:r w:rsidR="00A92E0C">
        <w:rPr>
          <w:noProof/>
        </w:rPr>
        <w:t>1</w:t>
      </w:r>
      <w:r w:rsidR="009D21F2">
        <w:rPr>
          <w:noProof/>
        </w:rPr>
        <w:fldChar w:fldCharType="end"/>
      </w:r>
      <w:bookmarkEnd w:id="8"/>
    </w:p>
    <w:p w14:paraId="24543408" w14:textId="77777777" w:rsidR="00C8489E" w:rsidRDefault="00C8489E" w:rsidP="00C8489E"/>
    <w:p w14:paraId="35FE17C8" w14:textId="6537F6B0" w:rsidR="0040316C" w:rsidRPr="00B65C4E" w:rsidRDefault="0040316C" w:rsidP="00C8489E">
      <w:pPr>
        <w:rPr>
          <w:sz w:val="24"/>
          <w:szCs w:val="24"/>
        </w:rPr>
      </w:pPr>
      <w:r w:rsidRPr="00B65C4E">
        <w:rPr>
          <w:sz w:val="24"/>
          <w:szCs w:val="24"/>
        </w:rPr>
        <w:t xml:space="preserve">Click on the “Network” option as indicated.  On the screen </w:t>
      </w:r>
      <w:r w:rsidRPr="006E444F">
        <w:rPr>
          <w:sz w:val="24"/>
          <w:szCs w:val="24"/>
        </w:rPr>
        <w:t xml:space="preserve">shown in </w:t>
      </w:r>
      <w:r w:rsidR="006E444F" w:rsidRPr="006E444F">
        <w:rPr>
          <w:sz w:val="24"/>
          <w:szCs w:val="24"/>
        </w:rPr>
        <w:fldChar w:fldCharType="begin"/>
      </w:r>
      <w:r w:rsidR="006E444F" w:rsidRPr="006E444F">
        <w:rPr>
          <w:sz w:val="24"/>
          <w:szCs w:val="24"/>
        </w:rPr>
        <w:instrText xml:space="preserve"> REF _Ref57640823 \h </w:instrText>
      </w:r>
      <w:r w:rsidR="006E444F">
        <w:rPr>
          <w:sz w:val="24"/>
          <w:szCs w:val="24"/>
        </w:rPr>
        <w:instrText xml:space="preserve"> \* MERGEFORMAT </w:instrText>
      </w:r>
      <w:r w:rsidR="006E444F" w:rsidRPr="006E444F">
        <w:rPr>
          <w:sz w:val="24"/>
          <w:szCs w:val="24"/>
        </w:rPr>
      </w:r>
      <w:r w:rsidR="006E444F" w:rsidRPr="006E444F">
        <w:rPr>
          <w:sz w:val="24"/>
          <w:szCs w:val="24"/>
        </w:rPr>
        <w:fldChar w:fldCharType="separate"/>
      </w:r>
      <w:r w:rsidR="006E444F" w:rsidRPr="006E444F">
        <w:rPr>
          <w:sz w:val="24"/>
          <w:szCs w:val="24"/>
        </w:rPr>
        <w:t xml:space="preserve">Figure </w:t>
      </w:r>
      <w:r w:rsidR="006E444F" w:rsidRPr="006E444F">
        <w:rPr>
          <w:noProof/>
          <w:sz w:val="24"/>
          <w:szCs w:val="24"/>
        </w:rPr>
        <w:t>2</w:t>
      </w:r>
      <w:r w:rsidR="006E444F" w:rsidRPr="006E444F">
        <w:rPr>
          <w:sz w:val="24"/>
          <w:szCs w:val="24"/>
        </w:rPr>
        <w:fldChar w:fldCharType="end"/>
      </w:r>
      <w:r w:rsidRPr="00B65C4E">
        <w:rPr>
          <w:sz w:val="24"/>
          <w:szCs w:val="24"/>
        </w:rPr>
        <w:t>, the IP address and Subnet Mask can be configured.  Once these are set, click the “OK” button, then the “Apply Settings” option on the left.</w:t>
      </w:r>
    </w:p>
    <w:p w14:paraId="44716EF7" w14:textId="77777777" w:rsidR="006E444F" w:rsidRDefault="00195AFB" w:rsidP="00F3246E">
      <w:pPr>
        <w:keepNext/>
        <w:jc w:val="center"/>
      </w:pPr>
      <w:r>
        <w:rPr>
          <w:noProof/>
        </w:rPr>
        <mc:AlternateContent>
          <mc:Choice Requires="wps">
            <w:drawing>
              <wp:anchor distT="0" distB="0" distL="114300" distR="114300" simplePos="0" relativeHeight="251668480" behindDoc="0" locked="0" layoutInCell="1" allowOverlap="1" wp14:anchorId="6EE187E8" wp14:editId="38B32C43">
                <wp:simplePos x="0" y="0"/>
                <wp:positionH relativeFrom="column">
                  <wp:posOffset>3381375</wp:posOffset>
                </wp:positionH>
                <wp:positionV relativeFrom="paragraph">
                  <wp:posOffset>1708785</wp:posOffset>
                </wp:positionV>
                <wp:extent cx="487680" cy="104775"/>
                <wp:effectExtent l="19050" t="19050" r="26670" b="47625"/>
                <wp:wrapNone/>
                <wp:docPr id="11" name="Left Arrow 5"/>
                <wp:cNvGraphicFramePr/>
                <a:graphic xmlns:a="http://schemas.openxmlformats.org/drawingml/2006/main">
                  <a:graphicData uri="http://schemas.microsoft.com/office/word/2010/wordprocessingShape">
                    <wps:wsp>
                      <wps:cNvSpPr/>
                      <wps:spPr>
                        <a:xfrm>
                          <a:off x="0" y="0"/>
                          <a:ext cx="487680" cy="10477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125D3" id="Left Arrow 5" o:spid="_x0000_s1026" type="#_x0000_t66" style="position:absolute;margin-left:266.25pt;margin-top:134.55pt;width:38.4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" adj="2320"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0528" behindDoc="0" locked="0" layoutInCell="1" allowOverlap="1" wp14:anchorId="7918A992" wp14:editId="458C76B7">
                <wp:simplePos x="0" y="0"/>
                <wp:positionH relativeFrom="column">
                  <wp:posOffset>3390900</wp:posOffset>
                </wp:positionH>
                <wp:positionV relativeFrom="paragraph">
                  <wp:posOffset>1870710</wp:posOffset>
                </wp:positionV>
                <wp:extent cx="487680" cy="104775"/>
                <wp:effectExtent l="19050" t="19050" r="26670" b="47625"/>
                <wp:wrapNone/>
                <wp:docPr id="12" name="Left Arrow 5"/>
                <wp:cNvGraphicFramePr/>
                <a:graphic xmlns:a="http://schemas.openxmlformats.org/drawingml/2006/main">
                  <a:graphicData uri="http://schemas.microsoft.com/office/word/2010/wordprocessingShape">
                    <wps:wsp>
                      <wps:cNvSpPr/>
                      <wps:spPr>
                        <a:xfrm>
                          <a:off x="0" y="0"/>
                          <a:ext cx="487680" cy="10477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38A6" id="Left Arrow 5" o:spid="_x0000_s1026" type="#_x0000_t66" style="position:absolute;margin-left:267pt;margin-top:147.3pt;width:38.4pt;height: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" adj="2320"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66432" behindDoc="0" locked="0" layoutInCell="1" allowOverlap="1" wp14:anchorId="796CF728" wp14:editId="36884F69">
                <wp:simplePos x="0" y="0"/>
                <wp:positionH relativeFrom="column">
                  <wp:posOffset>1771650</wp:posOffset>
                </wp:positionH>
                <wp:positionV relativeFrom="paragraph">
                  <wp:posOffset>956310</wp:posOffset>
                </wp:positionV>
                <wp:extent cx="487680" cy="104775"/>
                <wp:effectExtent l="19050" t="19050" r="26670" b="47625"/>
                <wp:wrapNone/>
                <wp:docPr id="6" name="Left Arrow 5"/>
                <wp:cNvGraphicFramePr/>
                <a:graphic xmlns:a="http://schemas.openxmlformats.org/drawingml/2006/main">
                  <a:graphicData uri="http://schemas.microsoft.com/office/word/2010/wordprocessingShape">
                    <wps:wsp>
                      <wps:cNvSpPr/>
                      <wps:spPr>
                        <a:xfrm>
                          <a:off x="0" y="0"/>
                          <a:ext cx="487680" cy="10477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C1A0C" id="Left Arrow 5" o:spid="_x0000_s1026" type="#_x0000_t66" style="position:absolute;margin-left:139.5pt;margin-top:75.3pt;width:38.4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" adj="2320" fillcolor="#ffd555 [2167]" strokecolor="#ffc000 [3207]" strokeweight=".5pt">
                <v:fill color2="#ffcc31 [2615]" rotate="t" colors="0 #ffdd9c;.5 #ffd78e;1 #ffd479" focus="100%" type="gradient">
                  <o:fill v:ext="view" type="gradientUnscaled"/>
                </v:fill>
              </v:shape>
            </w:pict>
          </mc:Fallback>
        </mc:AlternateContent>
      </w:r>
      <w:r>
        <w:rPr>
          <w:noProof/>
        </w:rPr>
        <mc:AlternateContent>
          <mc:Choice Requires="wps">
            <w:drawing>
              <wp:anchor distT="0" distB="0" distL="114300" distR="114300" simplePos="0" relativeHeight="251672576" behindDoc="0" locked="0" layoutInCell="1" allowOverlap="1" wp14:anchorId="2EB52ACA" wp14:editId="265B4E3B">
                <wp:simplePos x="0" y="0"/>
                <wp:positionH relativeFrom="column">
                  <wp:posOffset>3505200</wp:posOffset>
                </wp:positionH>
                <wp:positionV relativeFrom="paragraph">
                  <wp:posOffset>2870835</wp:posOffset>
                </wp:positionV>
                <wp:extent cx="487680" cy="104775"/>
                <wp:effectExtent l="19050" t="19050" r="26670" b="47625"/>
                <wp:wrapNone/>
                <wp:docPr id="13" name="Left Arrow 5"/>
                <wp:cNvGraphicFramePr/>
                <a:graphic xmlns:a="http://schemas.openxmlformats.org/drawingml/2006/main">
                  <a:graphicData uri="http://schemas.microsoft.com/office/word/2010/wordprocessingShape">
                    <wps:wsp>
                      <wps:cNvSpPr/>
                      <wps:spPr>
                        <a:xfrm>
                          <a:off x="0" y="0"/>
                          <a:ext cx="487680" cy="10477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CB50" id="Left Arrow 5" o:spid="_x0000_s1026" type="#_x0000_t66" style="position:absolute;margin-left:276pt;margin-top:226.05pt;width:38.4pt;height: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" adj="2320" fillcolor="#ffd555 [2167]" strokecolor="#ffc000 [3207]" strokeweight=".5pt">
                <v:fill color2="#ffcc31 [2615]" rotate="t" colors="0 #ffdd9c;.5 #ffd78e;1 #ffd479" focus="100%" type="gradient">
                  <o:fill v:ext="view" type="gradientUnscaled"/>
                </v:fill>
              </v:shape>
            </w:pict>
          </mc:Fallback>
        </mc:AlternateContent>
      </w:r>
      <w:r w:rsidR="0040316C">
        <w:rPr>
          <w:noProof/>
        </w:rPr>
        <w:drawing>
          <wp:inline distT="0" distB="0" distL="0" distR="0" wp14:anchorId="009372CC" wp14:editId="7149C7F3">
            <wp:extent cx="3786391" cy="3614601"/>
            <wp:effectExtent l="57150" t="95250" r="6223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0857" cy="3628411"/>
                    </a:xfrm>
                    <a:prstGeom prst="rect">
                      <a:avLst/>
                    </a:prstGeom>
                    <a:effectLst>
                      <a:outerShdw blurRad="50800" dist="38100" dir="16200000" rotWithShape="0">
                        <a:prstClr val="black">
                          <a:alpha val="40000"/>
                        </a:prstClr>
                      </a:outerShdw>
                    </a:effectLst>
                  </pic:spPr>
                </pic:pic>
              </a:graphicData>
            </a:graphic>
          </wp:inline>
        </w:drawing>
      </w:r>
    </w:p>
    <w:p w14:paraId="6FE32746" w14:textId="6C2F8477" w:rsidR="0040316C" w:rsidRDefault="006E444F" w:rsidP="00F3246E">
      <w:pPr>
        <w:pStyle w:val="Caption"/>
        <w:jc w:val="center"/>
      </w:pPr>
      <w:bookmarkStart w:id="9" w:name="_Ref57640823"/>
      <w:r>
        <w:t xml:space="preserve">Figure </w:t>
      </w:r>
      <w:r w:rsidR="009D21F2">
        <w:fldChar w:fldCharType="begin"/>
      </w:r>
      <w:r w:rsidR="009D21F2">
        <w:instrText xml:space="preserve"> SEQ Figure \* ARABIC </w:instrText>
      </w:r>
      <w:r w:rsidR="009D21F2">
        <w:fldChar w:fldCharType="separate"/>
      </w:r>
      <w:r w:rsidR="00A92E0C">
        <w:rPr>
          <w:noProof/>
        </w:rPr>
        <w:t>2</w:t>
      </w:r>
      <w:r w:rsidR="009D21F2">
        <w:rPr>
          <w:noProof/>
        </w:rPr>
        <w:fldChar w:fldCharType="end"/>
      </w:r>
      <w:bookmarkEnd w:id="9"/>
    </w:p>
    <w:p w14:paraId="0FF72B5E" w14:textId="692D7972" w:rsidR="006E628A" w:rsidRPr="006E628A" w:rsidRDefault="0040316C" w:rsidP="006E628A">
      <w:pPr>
        <w:rPr>
          <w:rFonts w:cstheme="minorHAnsi"/>
          <w:sz w:val="24"/>
          <w:szCs w:val="24"/>
          <w:lang w:bidi="en-US"/>
        </w:rPr>
      </w:pPr>
      <w:r w:rsidRPr="0040316C">
        <w:rPr>
          <w:rFonts w:cstheme="minorHAnsi"/>
          <w:sz w:val="24"/>
          <w:szCs w:val="24"/>
          <w:lang w:bidi="en-US"/>
        </w:rPr>
        <w:lastRenderedPageBreak/>
        <w:t>After applying the settings, the Network Adapter will reboot and apply the new IP address.  Since the IP address is changing, the webpage will no longer work until you update your browser to connect to the new IP address.</w:t>
      </w:r>
    </w:p>
    <w:p w14:paraId="3A04FD6D" w14:textId="79781CD6" w:rsidR="0076025F" w:rsidRDefault="00BC2D54" w:rsidP="006E628A">
      <w:pPr>
        <w:pStyle w:val="Heading1"/>
        <w:numPr>
          <w:ilvl w:val="1"/>
          <w:numId w:val="13"/>
        </w:numPr>
        <w:rPr>
          <w:b/>
          <w:bCs/>
          <w:color w:val="auto"/>
          <w:sz w:val="28"/>
          <w:szCs w:val="28"/>
        </w:rPr>
      </w:pPr>
      <w:bookmarkStart w:id="10" w:name="_Toc58258120"/>
      <w:r>
        <w:rPr>
          <w:b/>
          <w:bCs/>
          <w:color w:val="auto"/>
          <w:sz w:val="28"/>
          <w:szCs w:val="28"/>
        </w:rPr>
        <w:t>ARP and Telnet</w:t>
      </w:r>
      <w:bookmarkEnd w:id="10"/>
    </w:p>
    <w:p w14:paraId="01AE675F" w14:textId="37277EC2" w:rsidR="00551818" w:rsidRPr="00551818" w:rsidRDefault="00551818" w:rsidP="00551818">
      <w:pPr>
        <w:rPr>
          <w:sz w:val="24"/>
          <w:szCs w:val="24"/>
        </w:rPr>
      </w:pPr>
      <w:r w:rsidRPr="00551818">
        <w:rPr>
          <w:sz w:val="24"/>
          <w:szCs w:val="24"/>
        </w:rPr>
        <w:t xml:space="preserve">If the IP address of the Network Adapter is unknown, it can be set using </w:t>
      </w:r>
      <w:proofErr w:type="spellStart"/>
      <w:r w:rsidRPr="00551818">
        <w:rPr>
          <w:sz w:val="24"/>
          <w:szCs w:val="24"/>
        </w:rPr>
        <w:t>arp</w:t>
      </w:r>
      <w:proofErr w:type="spellEnd"/>
      <w:r w:rsidRPr="00551818">
        <w:rPr>
          <w:sz w:val="24"/>
          <w:szCs w:val="24"/>
        </w:rPr>
        <w:t xml:space="preserve"> and telnet.  Please read </w:t>
      </w:r>
      <w:r w:rsidR="00197A04" w:rsidRPr="00551818">
        <w:rPr>
          <w:sz w:val="24"/>
          <w:szCs w:val="24"/>
        </w:rPr>
        <w:t>all</w:t>
      </w:r>
      <w:r w:rsidR="00197A04">
        <w:rPr>
          <w:sz w:val="24"/>
          <w:szCs w:val="24"/>
        </w:rPr>
        <w:t xml:space="preserve"> </w:t>
      </w:r>
      <w:r w:rsidR="00197A04" w:rsidRPr="00551818">
        <w:rPr>
          <w:sz w:val="24"/>
          <w:szCs w:val="24"/>
        </w:rPr>
        <w:t>instructions</w:t>
      </w:r>
      <w:r w:rsidRPr="00551818">
        <w:rPr>
          <w:sz w:val="24"/>
          <w:szCs w:val="24"/>
        </w:rPr>
        <w:t xml:space="preserve"> before attempting to configure as there are some time sensitive steps.</w:t>
      </w:r>
    </w:p>
    <w:p w14:paraId="51D6D4C6" w14:textId="01525BB3" w:rsidR="006F28BF" w:rsidRDefault="00197A04" w:rsidP="00551818">
      <w:pPr>
        <w:rPr>
          <w:sz w:val="24"/>
          <w:szCs w:val="24"/>
        </w:rPr>
      </w:pPr>
      <w:r w:rsidRPr="00551818">
        <w:rPr>
          <w:sz w:val="24"/>
          <w:szCs w:val="24"/>
        </w:rPr>
        <w:t>To</w:t>
      </w:r>
      <w:r w:rsidR="00551818" w:rsidRPr="00551818">
        <w:rPr>
          <w:sz w:val="24"/>
          <w:szCs w:val="24"/>
        </w:rPr>
        <w:t xml:space="preserve"> complete this procedure, you need a PC that has ARP and Telnet and are both accessible from the current account.  It may be necessary to run the DOS command prompt as an administrator </w:t>
      </w:r>
      <w:r w:rsidRPr="00551818">
        <w:rPr>
          <w:sz w:val="24"/>
          <w:szCs w:val="24"/>
        </w:rPr>
        <w:t>to</w:t>
      </w:r>
      <w:r w:rsidR="00551818" w:rsidRPr="00551818">
        <w:rPr>
          <w:sz w:val="24"/>
          <w:szCs w:val="24"/>
        </w:rPr>
        <w:t xml:space="preserve"> gain access to ARP.  Telnet is not always installed by default on Windows PCs so it would either need to be downloaded or a third-party tool could be used, such as PuTTY or HyperTerminal.</w:t>
      </w:r>
    </w:p>
    <w:p w14:paraId="5C51FE31" w14:textId="77777777" w:rsidR="001E42F3" w:rsidRDefault="00BD5AEF" w:rsidP="00551818">
      <w:pPr>
        <w:rPr>
          <w:sz w:val="24"/>
          <w:szCs w:val="24"/>
        </w:rPr>
      </w:pPr>
      <w:r w:rsidRPr="00BD5AEF">
        <w:rPr>
          <w:sz w:val="24"/>
          <w:szCs w:val="24"/>
        </w:rPr>
        <w:t>Identify the hardware address of the Network Adapter.  In the image below, the address is 00-80-A3-97-18-39 (the dashes must be added</w:t>
      </w:r>
      <w:r>
        <w:rPr>
          <w:sz w:val="24"/>
          <w:szCs w:val="24"/>
        </w:rPr>
        <w:t>).</w:t>
      </w:r>
    </w:p>
    <w:p w14:paraId="17E06703" w14:textId="77777777" w:rsidR="006E444F" w:rsidRDefault="001E42F3" w:rsidP="00F3246E">
      <w:pPr>
        <w:keepNext/>
        <w:jc w:val="center"/>
      </w:pPr>
      <w:r>
        <w:rPr>
          <w:noProof/>
        </w:rPr>
        <w:drawing>
          <wp:inline distT="0" distB="0" distL="0" distR="0" wp14:anchorId="1807D4D9" wp14:editId="288F0799">
            <wp:extent cx="1019048" cy="1342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9048" cy="1342857"/>
                    </a:xfrm>
                    <a:prstGeom prst="rect">
                      <a:avLst/>
                    </a:prstGeom>
                  </pic:spPr>
                </pic:pic>
              </a:graphicData>
            </a:graphic>
          </wp:inline>
        </w:drawing>
      </w:r>
    </w:p>
    <w:p w14:paraId="37480631" w14:textId="10823644" w:rsidR="0080022E" w:rsidRDefault="006E444F" w:rsidP="00F3246E">
      <w:pPr>
        <w:pStyle w:val="Caption"/>
        <w:jc w:val="center"/>
        <w:rPr>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3</w:t>
      </w:r>
      <w:r w:rsidR="009D21F2">
        <w:rPr>
          <w:noProof/>
        </w:rPr>
        <w:fldChar w:fldCharType="end"/>
      </w:r>
    </w:p>
    <w:p w14:paraId="3005E51A" w14:textId="45311B32" w:rsidR="00DE67A2" w:rsidRPr="005F4F82" w:rsidRDefault="00DE67A2" w:rsidP="00DE67A2">
      <w:pPr>
        <w:rPr>
          <w:rFonts w:eastAsiaTheme="majorEastAsia" w:cstheme="minorHAnsi"/>
          <w:sz w:val="24"/>
          <w:szCs w:val="24"/>
        </w:rPr>
      </w:pPr>
      <w:r w:rsidRPr="005F4F82">
        <w:rPr>
          <w:rFonts w:eastAsiaTheme="majorEastAsia" w:cstheme="minorHAnsi"/>
          <w:sz w:val="24"/>
          <w:szCs w:val="24"/>
        </w:rPr>
        <w:t>Open a DOS command prompt, and assign a temporary address (in this example, 10.62.64.200) by typing the following:</w:t>
      </w:r>
      <w:r w:rsidR="005F4F82">
        <w:rPr>
          <w:rFonts w:eastAsiaTheme="majorEastAsia" w:cstheme="minorHAnsi"/>
          <w:sz w:val="24"/>
          <w:szCs w:val="24"/>
        </w:rPr>
        <w:t xml:space="preserve">  </w:t>
      </w:r>
      <w:proofErr w:type="spellStart"/>
      <w:r w:rsidRPr="00A9513C">
        <w:rPr>
          <w:rFonts w:eastAsiaTheme="majorEastAsia" w:cstheme="minorHAnsi"/>
          <w:b/>
          <w:bCs/>
          <w:sz w:val="24"/>
          <w:szCs w:val="24"/>
        </w:rPr>
        <w:t>arp</w:t>
      </w:r>
      <w:proofErr w:type="spellEnd"/>
      <w:r w:rsidRPr="00A9513C">
        <w:rPr>
          <w:rFonts w:eastAsiaTheme="majorEastAsia" w:cstheme="minorHAnsi"/>
          <w:b/>
          <w:bCs/>
          <w:sz w:val="24"/>
          <w:szCs w:val="24"/>
        </w:rPr>
        <w:t xml:space="preserve"> –s 10.62.64.200 00-80-A3-97-18-39</w:t>
      </w:r>
    </w:p>
    <w:p w14:paraId="53BACEE7" w14:textId="236DE72C" w:rsidR="00DE67A2" w:rsidRPr="005F4F82" w:rsidRDefault="00DE67A2" w:rsidP="00DE67A2">
      <w:pPr>
        <w:rPr>
          <w:rFonts w:eastAsiaTheme="majorEastAsia" w:cstheme="minorHAnsi"/>
          <w:sz w:val="24"/>
          <w:szCs w:val="24"/>
        </w:rPr>
      </w:pPr>
      <w:r w:rsidRPr="005F4F82">
        <w:rPr>
          <w:rFonts w:eastAsiaTheme="majorEastAsia" w:cstheme="minorHAnsi"/>
          <w:sz w:val="24"/>
          <w:szCs w:val="24"/>
        </w:rPr>
        <w:t xml:space="preserve">Open a telnet connection to port 1.  If telnet is installed in Windows, type the following </w:t>
      </w:r>
      <w:r w:rsidR="005F4F82" w:rsidRPr="005F4F82">
        <w:rPr>
          <w:rFonts w:eastAsiaTheme="majorEastAsia" w:cstheme="minorHAnsi"/>
          <w:sz w:val="24"/>
          <w:szCs w:val="24"/>
        </w:rPr>
        <w:t>into</w:t>
      </w:r>
      <w:r w:rsidRPr="005F4F82">
        <w:rPr>
          <w:rFonts w:eastAsiaTheme="majorEastAsia" w:cstheme="minorHAnsi"/>
          <w:sz w:val="24"/>
          <w:szCs w:val="24"/>
        </w:rPr>
        <w:t xml:space="preserve"> the DOS command prompt.  The connection will fail quickly, but this triggers the Network Adapter to change its IP address</w:t>
      </w:r>
      <w:r w:rsidR="001E38EE">
        <w:rPr>
          <w:rFonts w:eastAsiaTheme="majorEastAsia" w:cstheme="minorHAnsi"/>
          <w:sz w:val="24"/>
          <w:szCs w:val="24"/>
        </w:rPr>
        <w:t xml:space="preserve">:  </w:t>
      </w:r>
      <w:r w:rsidRPr="00A9513C">
        <w:rPr>
          <w:rFonts w:eastAsiaTheme="majorEastAsia" w:cstheme="minorHAnsi"/>
          <w:b/>
          <w:bCs/>
          <w:sz w:val="24"/>
          <w:szCs w:val="24"/>
        </w:rPr>
        <w:t>telnet 10.62.64.200 1</w:t>
      </w:r>
    </w:p>
    <w:p w14:paraId="49251192" w14:textId="77777777" w:rsidR="00FB7A2F" w:rsidRDefault="00DE67A2" w:rsidP="00DE67A2">
      <w:pPr>
        <w:rPr>
          <w:rFonts w:eastAsiaTheme="majorEastAsia" w:cstheme="minorHAnsi"/>
          <w:sz w:val="24"/>
          <w:szCs w:val="24"/>
        </w:rPr>
      </w:pPr>
      <w:r w:rsidRPr="005F4F82">
        <w:rPr>
          <w:rFonts w:eastAsiaTheme="majorEastAsia" w:cstheme="minorHAnsi"/>
          <w:sz w:val="24"/>
          <w:szCs w:val="24"/>
        </w:rPr>
        <w:t xml:space="preserve">Within five seconds, open a telnet connection to port 9999. This will connect you to the </w:t>
      </w:r>
      <w:r w:rsidR="00AA1324" w:rsidRPr="005F4F82">
        <w:rPr>
          <w:rFonts w:eastAsiaTheme="majorEastAsia" w:cstheme="minorHAnsi"/>
          <w:sz w:val="24"/>
          <w:szCs w:val="24"/>
        </w:rPr>
        <w:t>text-based</w:t>
      </w:r>
      <w:r w:rsidRPr="005F4F82">
        <w:rPr>
          <w:rFonts w:eastAsiaTheme="majorEastAsia" w:cstheme="minorHAnsi"/>
          <w:sz w:val="24"/>
          <w:szCs w:val="24"/>
        </w:rPr>
        <w:t xml:space="preserve"> Setup Mode</w:t>
      </w:r>
      <w:r w:rsidR="00AA1324">
        <w:rPr>
          <w:rFonts w:eastAsiaTheme="majorEastAsia" w:cstheme="minorHAnsi"/>
          <w:sz w:val="24"/>
          <w:szCs w:val="24"/>
        </w:rPr>
        <w:t xml:space="preserve">:  </w:t>
      </w:r>
      <w:r w:rsidRPr="00A9513C">
        <w:rPr>
          <w:rFonts w:eastAsiaTheme="majorEastAsia" w:cstheme="minorHAnsi"/>
          <w:b/>
          <w:bCs/>
          <w:sz w:val="24"/>
          <w:szCs w:val="24"/>
        </w:rPr>
        <w:t>telnet 10.62.64.200 9999</w:t>
      </w:r>
    </w:p>
    <w:p w14:paraId="5BE5C239" w14:textId="77777777" w:rsidR="006E444F" w:rsidRDefault="00E545AB" w:rsidP="00F3246E">
      <w:pPr>
        <w:keepNext/>
      </w:pPr>
      <w:r>
        <w:rPr>
          <w:noProof/>
        </w:rPr>
        <w:drawing>
          <wp:inline distT="0" distB="0" distL="0" distR="0" wp14:anchorId="6EA4A19B" wp14:editId="37BB08C0">
            <wp:extent cx="6399705" cy="9429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l="-1" t="2149" r="941"/>
                    <a:stretch/>
                  </pic:blipFill>
                  <pic:spPr bwMode="auto">
                    <a:xfrm>
                      <a:off x="0" y="0"/>
                      <a:ext cx="6408045" cy="944204"/>
                    </a:xfrm>
                    <a:prstGeom prst="rect">
                      <a:avLst/>
                    </a:prstGeom>
                    <a:ln>
                      <a:noFill/>
                    </a:ln>
                    <a:extLst>
                      <a:ext uri="{53640926-AAD7-44D8-BBD7-CCE9431645EC}">
                        <a14:shadowObscured xmlns:a14="http://schemas.microsoft.com/office/drawing/2010/main"/>
                      </a:ext>
                    </a:extLst>
                  </pic:spPr>
                </pic:pic>
              </a:graphicData>
            </a:graphic>
          </wp:inline>
        </w:drawing>
      </w:r>
    </w:p>
    <w:p w14:paraId="0BBD1562" w14:textId="2FF64030" w:rsidR="00DE67A2" w:rsidRPr="005F4F82" w:rsidRDefault="006E444F" w:rsidP="00F3246E">
      <w:pPr>
        <w:pStyle w:val="Caption"/>
        <w:jc w:val="center"/>
        <w:rPr>
          <w:rFonts w:eastAsiaTheme="majorEastAsia" w:cstheme="minorHAnsi"/>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4</w:t>
      </w:r>
      <w:r w:rsidR="009D21F2">
        <w:rPr>
          <w:noProof/>
        </w:rPr>
        <w:fldChar w:fldCharType="end"/>
      </w:r>
    </w:p>
    <w:p w14:paraId="6FE9FF5B" w14:textId="1D8DFBCE" w:rsidR="00DE67A2" w:rsidRDefault="00DE67A2" w:rsidP="00DE67A2">
      <w:pPr>
        <w:rPr>
          <w:rFonts w:eastAsiaTheme="majorEastAsia" w:cstheme="minorHAnsi"/>
          <w:sz w:val="24"/>
          <w:szCs w:val="24"/>
        </w:rPr>
      </w:pPr>
      <w:r w:rsidRPr="005F4F82">
        <w:rPr>
          <w:rFonts w:eastAsiaTheme="majorEastAsia" w:cstheme="minorHAnsi"/>
          <w:sz w:val="24"/>
          <w:szCs w:val="24"/>
        </w:rPr>
        <w:t xml:space="preserve">Login with the </w:t>
      </w:r>
      <w:proofErr w:type="gramStart"/>
      <w:r w:rsidRPr="005F4F82">
        <w:rPr>
          <w:rFonts w:eastAsiaTheme="majorEastAsia" w:cstheme="minorHAnsi"/>
          <w:sz w:val="24"/>
          <w:szCs w:val="24"/>
        </w:rPr>
        <w:t>User Name</w:t>
      </w:r>
      <w:proofErr w:type="gramEnd"/>
      <w:r w:rsidRPr="005F4F82">
        <w:rPr>
          <w:rFonts w:eastAsiaTheme="majorEastAsia" w:cstheme="minorHAnsi"/>
          <w:sz w:val="24"/>
          <w:szCs w:val="24"/>
        </w:rPr>
        <w:t xml:space="preserve"> “admin” and the password “Werfen01!” then press ENTER (note that you do not need to press ENTER after typing the user name; this will actually cause you to enter a blank password which will fail and you will need to start the process over).</w:t>
      </w:r>
    </w:p>
    <w:p w14:paraId="4C0D7A84" w14:textId="77777777" w:rsidR="006E444F" w:rsidRDefault="005C7B00" w:rsidP="00F3246E">
      <w:pPr>
        <w:keepNext/>
      </w:pPr>
      <w:r>
        <w:rPr>
          <w:noProof/>
        </w:rPr>
        <w:lastRenderedPageBreak/>
        <w:drawing>
          <wp:inline distT="0" distB="0" distL="0" distR="0" wp14:anchorId="69F4952C" wp14:editId="1B3363F2">
            <wp:extent cx="6369538" cy="132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t="4456" r="790" b="-1"/>
                    <a:stretch/>
                  </pic:blipFill>
                  <pic:spPr bwMode="auto">
                    <a:xfrm>
                      <a:off x="0" y="0"/>
                      <a:ext cx="6392481" cy="1328744"/>
                    </a:xfrm>
                    <a:prstGeom prst="rect">
                      <a:avLst/>
                    </a:prstGeom>
                    <a:ln>
                      <a:noFill/>
                    </a:ln>
                    <a:extLst>
                      <a:ext uri="{53640926-AAD7-44D8-BBD7-CCE9431645EC}">
                        <a14:shadowObscured xmlns:a14="http://schemas.microsoft.com/office/drawing/2010/main"/>
                      </a:ext>
                    </a:extLst>
                  </pic:spPr>
                </pic:pic>
              </a:graphicData>
            </a:graphic>
          </wp:inline>
        </w:drawing>
      </w:r>
    </w:p>
    <w:p w14:paraId="7EF62D15" w14:textId="5A02546D" w:rsidR="00DE67A2" w:rsidRPr="005F4F82" w:rsidRDefault="006E444F" w:rsidP="00F3246E">
      <w:pPr>
        <w:pStyle w:val="Caption"/>
        <w:jc w:val="center"/>
        <w:rPr>
          <w:rFonts w:eastAsiaTheme="majorEastAsia" w:cstheme="minorHAnsi"/>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5</w:t>
      </w:r>
      <w:r w:rsidR="009D21F2">
        <w:rPr>
          <w:noProof/>
        </w:rPr>
        <w:fldChar w:fldCharType="end"/>
      </w:r>
    </w:p>
    <w:p w14:paraId="55A61329" w14:textId="7B7AC0BA" w:rsidR="00DE67A2" w:rsidRDefault="00DE67A2" w:rsidP="00DE67A2">
      <w:pPr>
        <w:rPr>
          <w:rFonts w:eastAsiaTheme="majorEastAsia" w:cstheme="minorHAnsi"/>
          <w:sz w:val="24"/>
          <w:szCs w:val="24"/>
        </w:rPr>
      </w:pPr>
      <w:r w:rsidRPr="005F4F82">
        <w:rPr>
          <w:rFonts w:eastAsiaTheme="majorEastAsia" w:cstheme="minorHAnsi"/>
          <w:sz w:val="24"/>
          <w:szCs w:val="24"/>
        </w:rPr>
        <w:t>Type the number “0” (without quotes) then press ENTER to change the Server set up.</w:t>
      </w:r>
    </w:p>
    <w:p w14:paraId="01D46FFF" w14:textId="77777777" w:rsidR="006E444F" w:rsidRDefault="00D8547C" w:rsidP="00F3246E">
      <w:pPr>
        <w:keepNext/>
      </w:pPr>
      <w:r>
        <w:rPr>
          <w:noProof/>
        </w:rPr>
        <w:drawing>
          <wp:inline distT="0" distB="0" distL="0" distR="0" wp14:anchorId="5B07F7C5" wp14:editId="6B67C83A">
            <wp:extent cx="6369050" cy="32846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39" r="460"/>
                    <a:stretch/>
                  </pic:blipFill>
                  <pic:spPr bwMode="auto">
                    <a:xfrm>
                      <a:off x="0" y="0"/>
                      <a:ext cx="6390504" cy="3295682"/>
                    </a:xfrm>
                    <a:prstGeom prst="rect">
                      <a:avLst/>
                    </a:prstGeom>
                    <a:ln>
                      <a:noFill/>
                    </a:ln>
                    <a:extLst>
                      <a:ext uri="{53640926-AAD7-44D8-BBD7-CCE9431645EC}">
                        <a14:shadowObscured xmlns:a14="http://schemas.microsoft.com/office/drawing/2010/main"/>
                      </a:ext>
                    </a:extLst>
                  </pic:spPr>
                </pic:pic>
              </a:graphicData>
            </a:graphic>
          </wp:inline>
        </w:drawing>
      </w:r>
    </w:p>
    <w:p w14:paraId="2F40918A" w14:textId="1DA72E4D" w:rsidR="00422815" w:rsidRDefault="006E444F" w:rsidP="00F3246E">
      <w:pPr>
        <w:pStyle w:val="Caption"/>
        <w:jc w:val="center"/>
        <w:rPr>
          <w:rFonts w:eastAsiaTheme="majorEastAsia" w:cstheme="minorHAnsi"/>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6</w:t>
      </w:r>
      <w:r w:rsidR="009D21F2">
        <w:rPr>
          <w:noProof/>
        </w:rPr>
        <w:fldChar w:fldCharType="end"/>
      </w:r>
    </w:p>
    <w:p w14:paraId="5F39F88A" w14:textId="07795920" w:rsidR="00DE67A2" w:rsidRPr="005F4F82" w:rsidRDefault="00DE67A2" w:rsidP="00DE67A2">
      <w:pPr>
        <w:rPr>
          <w:rFonts w:eastAsiaTheme="majorEastAsia" w:cstheme="minorHAnsi"/>
          <w:sz w:val="24"/>
          <w:szCs w:val="24"/>
        </w:rPr>
      </w:pPr>
      <w:r w:rsidRPr="005F4F82">
        <w:rPr>
          <w:rFonts w:eastAsiaTheme="majorEastAsia" w:cstheme="minorHAnsi"/>
          <w:sz w:val="24"/>
          <w:szCs w:val="24"/>
        </w:rPr>
        <w:t>Enter the desired IP address then press ENTER.</w:t>
      </w:r>
    </w:p>
    <w:p w14:paraId="462EF2C7" w14:textId="77777777" w:rsidR="006E444F" w:rsidRDefault="003A6844" w:rsidP="00F3246E">
      <w:pPr>
        <w:keepNext/>
      </w:pPr>
      <w:r w:rsidRPr="00C8486B">
        <w:rPr>
          <w:rFonts w:cstheme="minorHAnsi"/>
          <w:noProof/>
        </w:rPr>
        <w:drawing>
          <wp:inline distT="0" distB="0" distL="0" distR="0" wp14:anchorId="5251B488" wp14:editId="72AA121B">
            <wp:extent cx="6405759"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r="476"/>
                    <a:stretch/>
                  </pic:blipFill>
                  <pic:spPr bwMode="auto">
                    <a:xfrm>
                      <a:off x="0" y="0"/>
                      <a:ext cx="6416770" cy="1087716"/>
                    </a:xfrm>
                    <a:prstGeom prst="rect">
                      <a:avLst/>
                    </a:prstGeom>
                    <a:ln>
                      <a:noFill/>
                    </a:ln>
                    <a:extLst>
                      <a:ext uri="{53640926-AAD7-44D8-BBD7-CCE9431645EC}">
                        <a14:shadowObscured xmlns:a14="http://schemas.microsoft.com/office/drawing/2010/main"/>
                      </a:ext>
                    </a:extLst>
                  </pic:spPr>
                </pic:pic>
              </a:graphicData>
            </a:graphic>
          </wp:inline>
        </w:drawing>
      </w:r>
    </w:p>
    <w:p w14:paraId="4E00AE82" w14:textId="61ED00AE" w:rsidR="00DE67A2" w:rsidRPr="00C8486B" w:rsidRDefault="006E444F" w:rsidP="00F3246E">
      <w:pPr>
        <w:pStyle w:val="Caption"/>
        <w:jc w:val="center"/>
        <w:rPr>
          <w:rFonts w:eastAsiaTheme="majorEastAsia" w:cstheme="minorHAnsi"/>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7</w:t>
      </w:r>
      <w:r w:rsidR="009D21F2">
        <w:rPr>
          <w:noProof/>
        </w:rPr>
        <w:fldChar w:fldCharType="end"/>
      </w:r>
    </w:p>
    <w:p w14:paraId="7F31C13B" w14:textId="77777777" w:rsidR="004D4540" w:rsidRDefault="004D4540">
      <w:pPr>
        <w:rPr>
          <w:rFonts w:eastAsiaTheme="majorEastAsia" w:cstheme="minorHAnsi"/>
          <w:sz w:val="24"/>
          <w:szCs w:val="24"/>
        </w:rPr>
      </w:pPr>
      <w:r>
        <w:rPr>
          <w:rFonts w:eastAsiaTheme="majorEastAsia" w:cstheme="minorHAnsi"/>
          <w:sz w:val="24"/>
          <w:szCs w:val="24"/>
        </w:rPr>
        <w:br w:type="page"/>
      </w:r>
    </w:p>
    <w:p w14:paraId="0B338C0B" w14:textId="7C26FFD6" w:rsidR="00DE67A2" w:rsidRPr="00C8486B" w:rsidRDefault="00C8486B" w:rsidP="00DE67A2">
      <w:pPr>
        <w:rPr>
          <w:rFonts w:eastAsiaTheme="majorEastAsia" w:cstheme="minorHAnsi"/>
          <w:sz w:val="24"/>
          <w:szCs w:val="24"/>
        </w:rPr>
      </w:pPr>
      <w:r w:rsidRPr="00C8486B">
        <w:rPr>
          <w:rFonts w:eastAsiaTheme="majorEastAsia" w:cstheme="minorHAnsi"/>
          <w:sz w:val="24"/>
          <w:szCs w:val="24"/>
        </w:rPr>
        <w:lastRenderedPageBreak/>
        <w:t>Do not change any of the subsequent settings unless required.  Press ENTER four times to retain the current settings and exit back out to the menu.</w:t>
      </w:r>
    </w:p>
    <w:p w14:paraId="2B01F6C0" w14:textId="77777777" w:rsidR="006E444F" w:rsidRDefault="004D4540" w:rsidP="00F3246E">
      <w:pPr>
        <w:keepNext/>
      </w:pPr>
      <w:r>
        <w:rPr>
          <w:noProof/>
        </w:rPr>
        <w:drawing>
          <wp:inline distT="0" distB="0" distL="0" distR="0" wp14:anchorId="0936C288" wp14:editId="21F77BC4">
            <wp:extent cx="6286500" cy="163805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r="146"/>
                    <a:stretch/>
                  </pic:blipFill>
                  <pic:spPr bwMode="auto">
                    <a:xfrm>
                      <a:off x="0" y="0"/>
                      <a:ext cx="6321966" cy="1647296"/>
                    </a:xfrm>
                    <a:prstGeom prst="rect">
                      <a:avLst/>
                    </a:prstGeom>
                    <a:ln>
                      <a:noFill/>
                    </a:ln>
                    <a:extLst>
                      <a:ext uri="{53640926-AAD7-44D8-BBD7-CCE9431645EC}">
                        <a14:shadowObscured xmlns:a14="http://schemas.microsoft.com/office/drawing/2010/main"/>
                      </a:ext>
                    </a:extLst>
                  </pic:spPr>
                </pic:pic>
              </a:graphicData>
            </a:graphic>
          </wp:inline>
        </w:drawing>
      </w:r>
    </w:p>
    <w:p w14:paraId="62D4BC3C" w14:textId="0E3E4415" w:rsidR="00027C31" w:rsidRDefault="006E444F" w:rsidP="00F3246E">
      <w:pPr>
        <w:pStyle w:val="Caption"/>
        <w:jc w:val="center"/>
        <w:rPr>
          <w:rFonts w:asciiTheme="majorHAnsi" w:eastAsiaTheme="majorEastAsia" w:hAnsiTheme="majorHAnsi" w:cstheme="majorBidi"/>
          <w:sz w:val="24"/>
          <w:szCs w:val="24"/>
        </w:rPr>
      </w:pPr>
      <w:r>
        <w:t xml:space="preserve">Figure </w:t>
      </w:r>
      <w:r w:rsidR="009D21F2">
        <w:fldChar w:fldCharType="begin"/>
      </w:r>
      <w:r w:rsidR="009D21F2">
        <w:instrText xml:space="preserve"> SEQ Figure \* ARABIC </w:instrText>
      </w:r>
      <w:r w:rsidR="009D21F2">
        <w:fldChar w:fldCharType="separate"/>
      </w:r>
      <w:r w:rsidR="00A92E0C">
        <w:rPr>
          <w:noProof/>
        </w:rPr>
        <w:t>8</w:t>
      </w:r>
      <w:r w:rsidR="009D21F2">
        <w:rPr>
          <w:noProof/>
        </w:rPr>
        <w:fldChar w:fldCharType="end"/>
      </w:r>
    </w:p>
    <w:p w14:paraId="26248DBD" w14:textId="65DFF17C" w:rsidR="00BC775C" w:rsidRPr="004944A3" w:rsidRDefault="00766586" w:rsidP="00BC775C">
      <w:pPr>
        <w:rPr>
          <w:sz w:val="24"/>
          <w:szCs w:val="24"/>
        </w:rPr>
      </w:pPr>
      <w:r w:rsidRPr="004944A3">
        <w:rPr>
          <w:sz w:val="24"/>
          <w:szCs w:val="24"/>
        </w:rPr>
        <w:t>T</w:t>
      </w:r>
      <w:r w:rsidR="00BC775C" w:rsidRPr="004944A3">
        <w:rPr>
          <w:sz w:val="24"/>
          <w:szCs w:val="24"/>
        </w:rPr>
        <w:t>ype the number “9” (without quotes) and press ENTER to save the settings.</w:t>
      </w:r>
    </w:p>
    <w:p w14:paraId="27BC9ABD" w14:textId="77777777" w:rsidR="006E444F" w:rsidRDefault="002A27ED" w:rsidP="00F3246E">
      <w:pPr>
        <w:keepNext/>
      </w:pPr>
      <w:r>
        <w:rPr>
          <w:noProof/>
        </w:rPr>
        <w:drawing>
          <wp:inline distT="0" distB="0" distL="0" distR="0" wp14:anchorId="1F65E4D8" wp14:editId="3C0E53F8">
            <wp:extent cx="6315075" cy="16048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r="1116"/>
                    <a:stretch/>
                  </pic:blipFill>
                  <pic:spPr bwMode="auto">
                    <a:xfrm>
                      <a:off x="0" y="0"/>
                      <a:ext cx="6360927" cy="1616522"/>
                    </a:xfrm>
                    <a:prstGeom prst="rect">
                      <a:avLst/>
                    </a:prstGeom>
                    <a:ln>
                      <a:noFill/>
                    </a:ln>
                    <a:extLst>
                      <a:ext uri="{53640926-AAD7-44D8-BBD7-CCE9431645EC}">
                        <a14:shadowObscured xmlns:a14="http://schemas.microsoft.com/office/drawing/2010/main"/>
                      </a:ext>
                    </a:extLst>
                  </pic:spPr>
                </pic:pic>
              </a:graphicData>
            </a:graphic>
          </wp:inline>
        </w:drawing>
      </w:r>
    </w:p>
    <w:p w14:paraId="5B401908" w14:textId="6843A8A1" w:rsidR="00766586" w:rsidRDefault="006E444F" w:rsidP="00F3246E">
      <w:pPr>
        <w:pStyle w:val="Caption"/>
        <w:jc w:val="center"/>
      </w:pPr>
      <w:r>
        <w:t xml:space="preserve">Figure </w:t>
      </w:r>
      <w:r w:rsidR="009D21F2">
        <w:fldChar w:fldCharType="begin"/>
      </w:r>
      <w:r w:rsidR="009D21F2">
        <w:instrText xml:space="preserve"> SEQ Figure \* ARABIC </w:instrText>
      </w:r>
      <w:r w:rsidR="009D21F2">
        <w:fldChar w:fldCharType="separate"/>
      </w:r>
      <w:r w:rsidR="00A92E0C">
        <w:rPr>
          <w:noProof/>
        </w:rPr>
        <w:t>9</w:t>
      </w:r>
      <w:r w:rsidR="009D21F2">
        <w:rPr>
          <w:noProof/>
        </w:rPr>
        <w:fldChar w:fldCharType="end"/>
      </w:r>
    </w:p>
    <w:p w14:paraId="116A827B" w14:textId="77777777" w:rsidR="00101BBD" w:rsidRDefault="007E1E04" w:rsidP="00BC775C">
      <w:pPr>
        <w:rPr>
          <w:sz w:val="24"/>
          <w:szCs w:val="24"/>
        </w:rPr>
      </w:pPr>
      <w:r w:rsidRPr="004944A3">
        <w:rPr>
          <w:sz w:val="24"/>
          <w:szCs w:val="24"/>
        </w:rPr>
        <w:t>The Lantronix Device Installer is an easier way to reconfigure the IP address, but this piece of third-party software is not supported by IL. A link to download the software is included as well as a link to the User Guide</w:t>
      </w:r>
      <w:r w:rsidR="009D1459" w:rsidRPr="004944A3">
        <w:rPr>
          <w:sz w:val="24"/>
          <w:szCs w:val="24"/>
        </w:rPr>
        <w:t xml:space="preserve"> is in the table at the beginning of this section.</w:t>
      </w:r>
    </w:p>
    <w:p w14:paraId="27A324E9" w14:textId="77777777" w:rsidR="00D312FF" w:rsidRDefault="00D312FF" w:rsidP="00BC775C">
      <w:pPr>
        <w:rPr>
          <w:sz w:val="24"/>
          <w:szCs w:val="24"/>
        </w:rPr>
      </w:pPr>
    </w:p>
    <w:p w14:paraId="4B6E5A12" w14:textId="3CB97785" w:rsidR="00D312FF" w:rsidRPr="00D312FF" w:rsidRDefault="00D312FF" w:rsidP="00D312FF">
      <w:pPr>
        <w:rPr>
          <w:sz w:val="24"/>
          <w:szCs w:val="24"/>
        </w:rPr>
      </w:pPr>
      <w:r w:rsidRPr="00D312FF">
        <w:rPr>
          <w:i/>
          <w:iCs/>
          <w:sz w:val="24"/>
          <w:szCs w:val="24"/>
          <w:u w:val="single"/>
        </w:rPr>
        <w:t>Note:</w:t>
      </w:r>
      <w:r>
        <w:rPr>
          <w:sz w:val="24"/>
          <w:szCs w:val="24"/>
        </w:rPr>
        <w:t xml:space="preserve">   If looking to connect more than one VerifyNow instrument, the IP addresses of the two (or more) instruments need to be reconfigured. If two instruments are both using the default IP address, there will be a problem in talking to them, since both are using the same IP address.</w:t>
      </w:r>
    </w:p>
    <w:p w14:paraId="63823E27" w14:textId="28B497A5" w:rsidR="00D312FF" w:rsidRPr="00D312FF" w:rsidRDefault="00D312FF" w:rsidP="00D312FF">
      <w:pPr>
        <w:rPr>
          <w:sz w:val="24"/>
          <w:szCs w:val="24"/>
        </w:rPr>
      </w:pPr>
      <w:r>
        <w:rPr>
          <w:sz w:val="24"/>
          <w:szCs w:val="24"/>
        </w:rPr>
        <w:t xml:space="preserve">Reconfigure the IP address for one VerifyNow instrument, using the web interface, then reconfigure the IP address for any additional VerifyNow instruments. There is a separate web interface for each instrument, so there will never be a Channel 2, for example. </w:t>
      </w:r>
    </w:p>
    <w:p w14:paraId="63FF6D0F" w14:textId="7A4069DC" w:rsidR="006C6024" w:rsidRDefault="004944A3" w:rsidP="00C146F4">
      <w:pPr>
        <w:pStyle w:val="Heading1"/>
        <w:numPr>
          <w:ilvl w:val="0"/>
          <w:numId w:val="8"/>
        </w:numPr>
        <w:rPr>
          <w:b/>
          <w:bCs/>
          <w:color w:val="auto"/>
        </w:rPr>
      </w:pPr>
      <w:bookmarkStart w:id="11" w:name="_Toc58258121"/>
      <w:r w:rsidRPr="004944A3">
        <w:rPr>
          <w:b/>
          <w:bCs/>
          <w:color w:val="auto"/>
        </w:rPr>
        <w:t>Serial Communications Software Design Specification</w:t>
      </w:r>
      <w:bookmarkEnd w:id="11"/>
    </w:p>
    <w:p w14:paraId="5104B7CE" w14:textId="65A7CEDF" w:rsidR="00563EED" w:rsidRPr="00563EED" w:rsidRDefault="00F77A6A" w:rsidP="00563EED">
      <w:pPr>
        <w:rPr>
          <w:sz w:val="24"/>
          <w:szCs w:val="24"/>
        </w:rPr>
      </w:pPr>
      <w:r>
        <w:rPr>
          <w:sz w:val="24"/>
          <w:szCs w:val="24"/>
        </w:rPr>
        <w:t>This section describes</w:t>
      </w:r>
      <w:r w:rsidR="00563EED" w:rsidRPr="00563EED">
        <w:rPr>
          <w:sz w:val="24"/>
          <w:szCs w:val="24"/>
        </w:rPr>
        <w:t xml:space="preserve"> how the VerifyNow</w:t>
      </w:r>
      <w:r>
        <w:rPr>
          <w:sz w:val="24"/>
          <w:szCs w:val="24"/>
        </w:rPr>
        <w:t xml:space="preserve"> </w:t>
      </w:r>
      <w:r w:rsidR="00563EED" w:rsidRPr="00563EED">
        <w:rPr>
          <w:sz w:val="24"/>
          <w:szCs w:val="24"/>
        </w:rPr>
        <w:t>instrument uses its serial port to communicate with attached devices. Specific instrument features related to the use of the serial port are also presented.</w:t>
      </w:r>
    </w:p>
    <w:p w14:paraId="1974B685" w14:textId="77777777" w:rsidR="00563EED" w:rsidRPr="00563EED" w:rsidRDefault="00563EED" w:rsidP="00563EED">
      <w:pPr>
        <w:rPr>
          <w:sz w:val="24"/>
          <w:szCs w:val="24"/>
        </w:rPr>
      </w:pPr>
      <w:r w:rsidRPr="00563EED">
        <w:rPr>
          <w:sz w:val="24"/>
          <w:szCs w:val="24"/>
        </w:rPr>
        <w:lastRenderedPageBreak/>
        <w:t>The intended audience for this document includes engineering, technical and support personnel who have a need or interest to understand how the VerifyNow System (RoHS) communicates over its serial port.</w:t>
      </w:r>
    </w:p>
    <w:p w14:paraId="142A0D18" w14:textId="7B5F6667" w:rsidR="00D161A8" w:rsidRDefault="00563EED" w:rsidP="00563EED">
      <w:pPr>
        <w:rPr>
          <w:sz w:val="24"/>
          <w:szCs w:val="24"/>
        </w:rPr>
      </w:pPr>
      <w:r w:rsidRPr="00563EED">
        <w:rPr>
          <w:sz w:val="24"/>
          <w:szCs w:val="24"/>
        </w:rPr>
        <w:t>Th</w:t>
      </w:r>
      <w:r w:rsidR="0079215D">
        <w:rPr>
          <w:sz w:val="24"/>
          <w:szCs w:val="24"/>
        </w:rPr>
        <w:t>is</w:t>
      </w:r>
      <w:r w:rsidRPr="00563EED">
        <w:rPr>
          <w:sz w:val="24"/>
          <w:szCs w:val="24"/>
        </w:rPr>
        <w:t xml:space="preserve"> information applies to the VerifyNow instrument with software part number </w:t>
      </w:r>
      <w:r w:rsidRPr="00D312FF">
        <w:rPr>
          <w:sz w:val="24"/>
          <w:szCs w:val="24"/>
        </w:rPr>
        <w:t>SW-100</w:t>
      </w:r>
      <w:r w:rsidR="00D312FF">
        <w:rPr>
          <w:sz w:val="24"/>
          <w:szCs w:val="24"/>
        </w:rPr>
        <w:t>-00 and SW-100-01</w:t>
      </w:r>
      <w:r w:rsidRPr="00D312FF">
        <w:rPr>
          <w:sz w:val="24"/>
          <w:szCs w:val="24"/>
        </w:rPr>
        <w:t>.</w:t>
      </w:r>
      <w:r w:rsidRPr="00563EED">
        <w:rPr>
          <w:sz w:val="24"/>
          <w:szCs w:val="24"/>
        </w:rPr>
        <w:t xml:space="preserve"> </w:t>
      </w:r>
      <w:r w:rsidR="0079215D">
        <w:rPr>
          <w:sz w:val="24"/>
          <w:szCs w:val="24"/>
        </w:rPr>
        <w:t xml:space="preserve">It </w:t>
      </w:r>
      <w:r w:rsidRPr="00563EED">
        <w:rPr>
          <w:sz w:val="24"/>
          <w:szCs w:val="24"/>
        </w:rPr>
        <w:t>emphasizes the serial messaging interfaces employed by the instrument. Details about how the interfaces are designed and implemented in the instrument software are beyond the scope of this document.</w:t>
      </w:r>
    </w:p>
    <w:p w14:paraId="0C5B18D2" w14:textId="77777777" w:rsidR="00D161A8" w:rsidRDefault="00D161A8">
      <w:pPr>
        <w:rPr>
          <w:sz w:val="24"/>
          <w:szCs w:val="24"/>
        </w:rPr>
      </w:pPr>
      <w:r>
        <w:rPr>
          <w:sz w:val="24"/>
          <w:szCs w:val="24"/>
        </w:rPr>
        <w:br w:type="page"/>
      </w:r>
    </w:p>
    <w:p w14:paraId="68CDDBF4" w14:textId="5554E31B" w:rsidR="00946A75" w:rsidRDefault="00946A75" w:rsidP="002244F4">
      <w:pPr>
        <w:pStyle w:val="Heading1"/>
        <w:numPr>
          <w:ilvl w:val="1"/>
          <w:numId w:val="24"/>
        </w:numPr>
        <w:rPr>
          <w:b/>
          <w:bCs/>
          <w:color w:val="auto"/>
          <w:sz w:val="28"/>
          <w:szCs w:val="28"/>
        </w:rPr>
      </w:pPr>
      <w:bookmarkStart w:id="12" w:name="_Toc58258122"/>
      <w:r>
        <w:rPr>
          <w:b/>
          <w:bCs/>
          <w:color w:val="auto"/>
          <w:sz w:val="28"/>
          <w:szCs w:val="28"/>
        </w:rPr>
        <w:lastRenderedPageBreak/>
        <w:t>Overview</w:t>
      </w:r>
      <w:bookmarkEnd w:id="12"/>
    </w:p>
    <w:p w14:paraId="0DB56CB8" w14:textId="77777777" w:rsidR="00012382" w:rsidRPr="00012382" w:rsidRDefault="00012382" w:rsidP="00012382">
      <w:pPr>
        <w:rPr>
          <w:sz w:val="24"/>
          <w:szCs w:val="24"/>
        </w:rPr>
      </w:pPr>
      <w:r w:rsidRPr="00012382">
        <w:rPr>
          <w:sz w:val="24"/>
          <w:szCs w:val="24"/>
        </w:rPr>
        <w:t>The VerifyNow instrument has two external communication ports:</w:t>
      </w:r>
    </w:p>
    <w:p w14:paraId="04189727" w14:textId="788B508D" w:rsidR="00012382" w:rsidRPr="00012382" w:rsidRDefault="00012382" w:rsidP="002244F4">
      <w:pPr>
        <w:pStyle w:val="ListParagraph"/>
        <w:numPr>
          <w:ilvl w:val="0"/>
          <w:numId w:val="14"/>
        </w:numPr>
        <w:rPr>
          <w:sz w:val="24"/>
          <w:szCs w:val="24"/>
        </w:rPr>
      </w:pPr>
      <w:r w:rsidRPr="00012382">
        <w:rPr>
          <w:sz w:val="24"/>
          <w:szCs w:val="24"/>
        </w:rPr>
        <w:t>A DB25 parallel port used to send test results and other information to a printer. It is also used by R&amp;D and the factory to update the instrument software.</w:t>
      </w:r>
    </w:p>
    <w:p w14:paraId="3E6B7182" w14:textId="20D4B75F" w:rsidR="00012382" w:rsidRPr="00012382" w:rsidRDefault="00012382" w:rsidP="002244F4">
      <w:pPr>
        <w:pStyle w:val="ListParagraph"/>
        <w:numPr>
          <w:ilvl w:val="0"/>
          <w:numId w:val="14"/>
        </w:numPr>
        <w:rPr>
          <w:sz w:val="24"/>
          <w:szCs w:val="24"/>
        </w:rPr>
      </w:pPr>
      <w:r w:rsidRPr="00012382">
        <w:rPr>
          <w:sz w:val="24"/>
          <w:szCs w:val="24"/>
        </w:rPr>
        <w:t xml:space="preserve">A DB9 serial port, used for two-way communication between the instrument and an attached serial device, such as </w:t>
      </w:r>
      <w:r w:rsidR="00A92E0C">
        <w:rPr>
          <w:sz w:val="24"/>
          <w:szCs w:val="24"/>
        </w:rPr>
        <w:t xml:space="preserve">the Network Adapter or </w:t>
      </w:r>
      <w:r w:rsidRPr="00012382">
        <w:rPr>
          <w:sz w:val="24"/>
          <w:szCs w:val="24"/>
        </w:rPr>
        <w:t>a PC.</w:t>
      </w:r>
    </w:p>
    <w:p w14:paraId="38AA9844" w14:textId="77777777" w:rsidR="00A92E0C" w:rsidRDefault="0091459A" w:rsidP="00F3246E">
      <w:pPr>
        <w:keepNext/>
        <w:jc w:val="center"/>
      </w:pPr>
      <w:r>
        <w:rPr>
          <w:noProof/>
        </w:rPr>
        <w:drawing>
          <wp:inline distT="0" distB="0" distL="0" distR="0" wp14:anchorId="65848AD2" wp14:editId="5F5653C0">
            <wp:extent cx="4495238" cy="3542857"/>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238" cy="3542857"/>
                    </a:xfrm>
                    <a:prstGeom prst="rect">
                      <a:avLst/>
                    </a:prstGeom>
                  </pic:spPr>
                </pic:pic>
              </a:graphicData>
            </a:graphic>
          </wp:inline>
        </w:drawing>
      </w:r>
    </w:p>
    <w:p w14:paraId="38657343" w14:textId="72D2A816" w:rsidR="0091459A" w:rsidRDefault="00A92E0C" w:rsidP="00F3246E">
      <w:pPr>
        <w:pStyle w:val="Caption"/>
        <w:jc w:val="center"/>
        <w:rPr>
          <w:sz w:val="24"/>
          <w:szCs w:val="24"/>
        </w:rPr>
      </w:pPr>
      <w:r>
        <w:t xml:space="preserve">Figure </w:t>
      </w:r>
      <w:r w:rsidR="009D21F2">
        <w:fldChar w:fldCharType="begin"/>
      </w:r>
      <w:r w:rsidR="009D21F2">
        <w:instrText xml:space="preserve"> SEQ Figure \* ARABIC </w:instrText>
      </w:r>
      <w:r w:rsidR="009D21F2">
        <w:fldChar w:fldCharType="separate"/>
      </w:r>
      <w:r>
        <w:rPr>
          <w:noProof/>
        </w:rPr>
        <w:t>10</w:t>
      </w:r>
      <w:r w:rsidR="009D21F2">
        <w:rPr>
          <w:noProof/>
        </w:rPr>
        <w:fldChar w:fldCharType="end"/>
      </w:r>
    </w:p>
    <w:p w14:paraId="539EB6EE" w14:textId="2703AD5B" w:rsidR="003319B0" w:rsidRDefault="00012382" w:rsidP="0091459A">
      <w:pPr>
        <w:jc w:val="center"/>
        <w:rPr>
          <w:sz w:val="24"/>
          <w:szCs w:val="24"/>
        </w:rPr>
      </w:pPr>
      <w:r w:rsidRPr="00012382">
        <w:rPr>
          <w:sz w:val="24"/>
          <w:szCs w:val="24"/>
        </w:rPr>
        <w:t>The communication ports on the VerifyNow</w:t>
      </w:r>
    </w:p>
    <w:p w14:paraId="4DE23CFE" w14:textId="23C4C0D6" w:rsidR="00CD40E3" w:rsidRDefault="00460849" w:rsidP="002244F4">
      <w:pPr>
        <w:pStyle w:val="Heading1"/>
        <w:numPr>
          <w:ilvl w:val="1"/>
          <w:numId w:val="24"/>
        </w:numPr>
        <w:rPr>
          <w:b/>
          <w:bCs/>
          <w:color w:val="auto"/>
          <w:sz w:val="28"/>
          <w:szCs w:val="28"/>
        </w:rPr>
      </w:pPr>
      <w:bookmarkStart w:id="13" w:name="_Toc58258123"/>
      <w:r>
        <w:rPr>
          <w:b/>
          <w:bCs/>
          <w:color w:val="auto"/>
          <w:sz w:val="28"/>
          <w:szCs w:val="28"/>
        </w:rPr>
        <w:t>Highlights of VerifyNow Serial Communication</w:t>
      </w:r>
      <w:bookmarkEnd w:id="13"/>
    </w:p>
    <w:p w14:paraId="5BEBC3E0" w14:textId="718C8E21" w:rsidR="00C21D2C" w:rsidRPr="001E1515" w:rsidRDefault="00C21D2C" w:rsidP="002244F4">
      <w:pPr>
        <w:pStyle w:val="ListParagraph"/>
        <w:numPr>
          <w:ilvl w:val="0"/>
          <w:numId w:val="15"/>
        </w:numPr>
        <w:rPr>
          <w:sz w:val="24"/>
          <w:szCs w:val="24"/>
        </w:rPr>
      </w:pPr>
      <w:r w:rsidRPr="001E1515">
        <w:rPr>
          <w:sz w:val="24"/>
          <w:szCs w:val="24"/>
        </w:rPr>
        <w:t>Physical interface is RS422, 8 data bits, no stop bits, 1 parity bit; maximum baud rate is 38400.</w:t>
      </w:r>
    </w:p>
    <w:p w14:paraId="7EC63F70" w14:textId="4CF1C758" w:rsidR="00C21D2C" w:rsidRPr="001E1515" w:rsidRDefault="00C21D2C" w:rsidP="002244F4">
      <w:pPr>
        <w:pStyle w:val="ListParagraph"/>
        <w:numPr>
          <w:ilvl w:val="0"/>
          <w:numId w:val="15"/>
        </w:numPr>
        <w:rPr>
          <w:sz w:val="24"/>
          <w:szCs w:val="24"/>
        </w:rPr>
      </w:pPr>
      <w:r w:rsidRPr="001E1515">
        <w:rPr>
          <w:sz w:val="24"/>
          <w:szCs w:val="24"/>
        </w:rPr>
        <w:t>Serial communication is enabled by default, with the baud rate set to the maximum, 38400</w:t>
      </w:r>
      <w:r w:rsidR="00A92E0C">
        <w:rPr>
          <w:sz w:val="24"/>
          <w:szCs w:val="24"/>
        </w:rPr>
        <w:t>.</w:t>
      </w:r>
    </w:p>
    <w:p w14:paraId="167CAE71" w14:textId="4442870A" w:rsidR="00C21D2C" w:rsidRPr="001E1515" w:rsidRDefault="00C21D2C" w:rsidP="002244F4">
      <w:pPr>
        <w:pStyle w:val="ListParagraph"/>
        <w:numPr>
          <w:ilvl w:val="0"/>
          <w:numId w:val="15"/>
        </w:numPr>
        <w:rPr>
          <w:sz w:val="24"/>
          <w:szCs w:val="24"/>
        </w:rPr>
      </w:pPr>
      <w:r w:rsidRPr="001E1515">
        <w:rPr>
          <w:sz w:val="24"/>
          <w:szCs w:val="24"/>
        </w:rPr>
        <w:t>The instrument will send an open message every 15 seconds until it receives a valid response, at which point the communication session is established.</w:t>
      </w:r>
    </w:p>
    <w:p w14:paraId="483CD72D" w14:textId="2257172C" w:rsidR="00C21D2C" w:rsidRPr="001E1515" w:rsidRDefault="00C21D2C" w:rsidP="002244F4">
      <w:pPr>
        <w:pStyle w:val="ListParagraph"/>
        <w:numPr>
          <w:ilvl w:val="0"/>
          <w:numId w:val="15"/>
        </w:numPr>
        <w:rPr>
          <w:sz w:val="24"/>
          <w:szCs w:val="24"/>
        </w:rPr>
      </w:pPr>
      <w:r w:rsidRPr="001E1515">
        <w:rPr>
          <w:sz w:val="24"/>
          <w:szCs w:val="24"/>
        </w:rPr>
        <w:t xml:space="preserve">Once communication is established, any messages transmitted by the instrument require an </w:t>
      </w:r>
      <w:r w:rsidR="00A92E0C">
        <w:rPr>
          <w:sz w:val="24"/>
          <w:szCs w:val="24"/>
        </w:rPr>
        <w:t>ACK</w:t>
      </w:r>
      <w:r w:rsidRPr="001E1515">
        <w:rPr>
          <w:sz w:val="24"/>
          <w:szCs w:val="24"/>
        </w:rPr>
        <w:t xml:space="preserve"> by the attached device. If the instrument does not receive an </w:t>
      </w:r>
      <w:r w:rsidR="00A92E0C">
        <w:rPr>
          <w:sz w:val="24"/>
          <w:szCs w:val="24"/>
        </w:rPr>
        <w:t>ACK</w:t>
      </w:r>
      <w:r w:rsidRPr="001E1515">
        <w:rPr>
          <w:sz w:val="24"/>
          <w:szCs w:val="24"/>
        </w:rPr>
        <w:t xml:space="preserve"> after 3 seconds, the message will be sent one more time. Likewise, the instrument will send an </w:t>
      </w:r>
      <w:r w:rsidR="00A92E0C">
        <w:rPr>
          <w:sz w:val="24"/>
          <w:szCs w:val="24"/>
        </w:rPr>
        <w:t>ACK</w:t>
      </w:r>
      <w:r w:rsidRPr="001E1515">
        <w:rPr>
          <w:sz w:val="24"/>
          <w:szCs w:val="24"/>
        </w:rPr>
        <w:t xml:space="preserve"> for any message it receives.</w:t>
      </w:r>
    </w:p>
    <w:p w14:paraId="6117C70A" w14:textId="764ECB03" w:rsidR="00C21D2C" w:rsidRPr="001E1515" w:rsidRDefault="00C21D2C" w:rsidP="002244F4">
      <w:pPr>
        <w:pStyle w:val="ListParagraph"/>
        <w:numPr>
          <w:ilvl w:val="0"/>
          <w:numId w:val="15"/>
        </w:numPr>
        <w:rPr>
          <w:sz w:val="24"/>
          <w:szCs w:val="24"/>
        </w:rPr>
      </w:pPr>
      <w:r w:rsidRPr="001E1515">
        <w:rPr>
          <w:sz w:val="24"/>
          <w:szCs w:val="24"/>
        </w:rPr>
        <w:t>Assay results are always transmitted at the conclusion of a successful test.</w:t>
      </w:r>
    </w:p>
    <w:p w14:paraId="683BC7D6" w14:textId="0B9ACAAC" w:rsidR="00C21D2C" w:rsidRPr="001E1515" w:rsidRDefault="00C21D2C" w:rsidP="002244F4">
      <w:pPr>
        <w:pStyle w:val="ListParagraph"/>
        <w:numPr>
          <w:ilvl w:val="0"/>
          <w:numId w:val="15"/>
        </w:numPr>
        <w:rPr>
          <w:sz w:val="24"/>
          <w:szCs w:val="24"/>
        </w:rPr>
      </w:pPr>
      <w:r w:rsidRPr="001E1515">
        <w:rPr>
          <w:sz w:val="24"/>
          <w:szCs w:val="24"/>
        </w:rPr>
        <w:lastRenderedPageBreak/>
        <w:t xml:space="preserve">Earlier assay results, as well as errors, </w:t>
      </w:r>
      <w:r w:rsidR="001E1515" w:rsidRPr="001E1515">
        <w:rPr>
          <w:sz w:val="24"/>
          <w:szCs w:val="24"/>
        </w:rPr>
        <w:t>alarms,</w:t>
      </w:r>
      <w:r w:rsidRPr="001E1515">
        <w:rPr>
          <w:sz w:val="24"/>
          <w:szCs w:val="24"/>
        </w:rPr>
        <w:t xml:space="preserve"> and statistics, may be transmitted on-demand via the instrument UI.</w:t>
      </w:r>
    </w:p>
    <w:p w14:paraId="531E31A2" w14:textId="7515AF2D" w:rsidR="0091459A" w:rsidRDefault="00C21D2C" w:rsidP="002244F4">
      <w:pPr>
        <w:pStyle w:val="ListParagraph"/>
        <w:numPr>
          <w:ilvl w:val="0"/>
          <w:numId w:val="15"/>
        </w:numPr>
        <w:rPr>
          <w:sz w:val="24"/>
          <w:szCs w:val="24"/>
        </w:rPr>
      </w:pPr>
      <w:r w:rsidRPr="001E1515">
        <w:rPr>
          <w:sz w:val="24"/>
          <w:szCs w:val="24"/>
        </w:rPr>
        <w:t>The instrument responds to incoming status and command messages received over the serial port. Some commands cause the instrument to transmit information like assay results, other commands trigger diagnostic actions, like turning motors or valves on and off.</w:t>
      </w:r>
    </w:p>
    <w:p w14:paraId="270C1168" w14:textId="38EE651D" w:rsidR="009C7779" w:rsidRDefault="00B275F7" w:rsidP="002244F4">
      <w:pPr>
        <w:pStyle w:val="Heading1"/>
        <w:numPr>
          <w:ilvl w:val="1"/>
          <w:numId w:val="24"/>
        </w:numPr>
        <w:rPr>
          <w:b/>
          <w:bCs/>
          <w:color w:val="auto"/>
          <w:sz w:val="28"/>
          <w:szCs w:val="28"/>
        </w:rPr>
      </w:pPr>
      <w:bookmarkStart w:id="14" w:name="_Toc58258124"/>
      <w:r>
        <w:rPr>
          <w:b/>
          <w:bCs/>
          <w:color w:val="auto"/>
          <w:sz w:val="28"/>
          <w:szCs w:val="28"/>
        </w:rPr>
        <w:t>Enabling Serial Communication</w:t>
      </w:r>
      <w:bookmarkEnd w:id="14"/>
    </w:p>
    <w:p w14:paraId="0B6B3847" w14:textId="4F93597D" w:rsidR="0084489A" w:rsidRDefault="0084489A" w:rsidP="0084489A">
      <w:pPr>
        <w:pStyle w:val="Body1"/>
      </w:pPr>
      <w:r>
        <w:t xml:space="preserve">Serial communication is enabled by default, with the baud rate set to its maximum supported value of 38400. </w:t>
      </w:r>
      <w:r w:rsidR="00B31993" w:rsidRPr="00B31993">
        <w:rPr>
          <w:bCs/>
        </w:rPr>
        <w:t>Below is the UI</w:t>
      </w:r>
      <w:r w:rsidRPr="00B31993">
        <w:rPr>
          <w:bCs/>
        </w:rPr>
        <w:t xml:space="preserve"> flow to</w:t>
      </w:r>
      <w:r>
        <w:t xml:space="preserve"> </w:t>
      </w:r>
      <w:bookmarkStart w:id="15" w:name="_Toc378155092"/>
      <w:bookmarkStart w:id="16" w:name="_Toc422144329"/>
      <w:r>
        <w:t>view or modify the baud rate</w:t>
      </w:r>
      <w:r w:rsidR="00B31993">
        <w:t>:</w:t>
      </w:r>
    </w:p>
    <w:p w14:paraId="2B5AC05B" w14:textId="77777777" w:rsidR="0084489A" w:rsidRDefault="0084489A" w:rsidP="0084489A">
      <w:pPr>
        <w:pStyle w:val="Body1"/>
      </w:pPr>
    </w:p>
    <w:p w14:paraId="6A0BC7FC" w14:textId="68C73B7A" w:rsidR="00B33329" w:rsidRDefault="00711268" w:rsidP="000C2694">
      <w:pPr>
        <w:pStyle w:val="Body1"/>
        <w:ind w:left="-450" w:right="-450" w:firstLine="90"/>
      </w:pPr>
      <w:r>
        <w:rPr>
          <w:noProof/>
        </w:rPr>
        <mc:AlternateContent>
          <mc:Choice Requires="wps">
            <w:drawing>
              <wp:anchor distT="0" distB="0" distL="114300" distR="114300" simplePos="0" relativeHeight="251675648" behindDoc="0" locked="0" layoutInCell="1" allowOverlap="1" wp14:anchorId="61B903D7" wp14:editId="3917F677">
                <wp:simplePos x="0" y="0"/>
                <wp:positionH relativeFrom="column">
                  <wp:posOffset>3664321</wp:posOffset>
                </wp:positionH>
                <wp:positionV relativeFrom="paragraph">
                  <wp:posOffset>167005</wp:posOffset>
                </wp:positionV>
                <wp:extent cx="885825" cy="419100"/>
                <wp:effectExtent l="0" t="76200" r="0" b="19050"/>
                <wp:wrapNone/>
                <wp:docPr id="10" name="Elbow Connector 10"/>
                <wp:cNvGraphicFramePr/>
                <a:graphic xmlns:a="http://schemas.openxmlformats.org/drawingml/2006/main">
                  <a:graphicData uri="http://schemas.microsoft.com/office/word/2010/wordprocessingShape">
                    <wps:wsp>
                      <wps:cNvCnPr/>
                      <wps:spPr>
                        <a:xfrm flipV="1">
                          <a:off x="0" y="0"/>
                          <a:ext cx="885825" cy="419100"/>
                        </a:xfrm>
                        <a:prstGeom prst="bentConnector3">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A598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288.55pt;margin-top:13.15pt;width:69.75pt;height:3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" strokecolor="#4472c4 [3204]" strokeweight="1.25pt">
                <v:stroke endarrow="block"/>
              </v:shape>
            </w:pict>
          </mc:Fallback>
        </mc:AlternateContent>
      </w:r>
      <w:r w:rsidR="007E344A">
        <w:rPr>
          <w:noProof/>
        </w:rPr>
        <mc:AlternateContent>
          <mc:Choice Requires="wps">
            <w:drawing>
              <wp:anchor distT="0" distB="0" distL="114300" distR="114300" simplePos="0" relativeHeight="251676672" behindDoc="0" locked="0" layoutInCell="1" allowOverlap="1" wp14:anchorId="142B8126" wp14:editId="3E41A3F7">
                <wp:simplePos x="0" y="0"/>
                <wp:positionH relativeFrom="column">
                  <wp:posOffset>4511616</wp:posOffset>
                </wp:positionH>
                <wp:positionV relativeFrom="paragraph">
                  <wp:posOffset>1021667</wp:posOffset>
                </wp:positionV>
                <wp:extent cx="957532" cy="284672"/>
                <wp:effectExtent l="0" t="0" r="14605" b="20320"/>
                <wp:wrapNone/>
                <wp:docPr id="26" name="Oval 26"/>
                <wp:cNvGraphicFramePr/>
                <a:graphic xmlns:a="http://schemas.openxmlformats.org/drawingml/2006/main">
                  <a:graphicData uri="http://schemas.microsoft.com/office/word/2010/wordprocessingShape">
                    <wps:wsp>
                      <wps:cNvSpPr/>
                      <wps:spPr>
                        <a:xfrm>
                          <a:off x="0" y="0"/>
                          <a:ext cx="957532" cy="284672"/>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A7A08" id="Oval 26" o:spid="_x0000_s1026" style="position:absolute;margin-left:355.25pt;margin-top:80.45pt;width:75.4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" filled="f" strokecolor="#ed7d31 [3205]" strokeweight="1pt">
                <v:stroke joinstyle="miter"/>
              </v:oval>
            </w:pict>
          </mc:Fallback>
        </mc:AlternateContent>
      </w:r>
      <w:r w:rsidR="000C2694">
        <w:rPr>
          <w:noProof/>
        </w:rPr>
        <mc:AlternateContent>
          <mc:Choice Requires="wps">
            <w:drawing>
              <wp:anchor distT="0" distB="0" distL="114300" distR="114300" simplePos="0" relativeHeight="251680768" behindDoc="0" locked="0" layoutInCell="1" allowOverlap="1" wp14:anchorId="3F6A595A" wp14:editId="41EC37F3">
                <wp:simplePos x="0" y="0"/>
                <wp:positionH relativeFrom="column">
                  <wp:posOffset>3293745</wp:posOffset>
                </wp:positionH>
                <wp:positionV relativeFrom="paragraph">
                  <wp:posOffset>445243</wp:posOffset>
                </wp:positionV>
                <wp:extent cx="317500" cy="325755"/>
                <wp:effectExtent l="0" t="0" r="25400" b="17145"/>
                <wp:wrapNone/>
                <wp:docPr id="23" name="Rectangle 23"/>
                <wp:cNvGraphicFramePr/>
                <a:graphic xmlns:a="http://schemas.openxmlformats.org/drawingml/2006/main">
                  <a:graphicData uri="http://schemas.microsoft.com/office/word/2010/wordprocessingShape">
                    <wps:wsp>
                      <wps:cNvSpPr/>
                      <wps:spPr>
                        <a:xfrm>
                          <a:off x="0" y="0"/>
                          <a:ext cx="317500" cy="325755"/>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F0B59" id="Rectangle 23" o:spid="_x0000_s1026" style="position:absolute;margin-left:259.35pt;margin-top:35.05pt;width:25pt;height:2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" fillcolor="#4472c4 [3204]" strokecolor="#1f3763 [1604]" strokeweight="1pt">
                <v:fill opacity="13107f"/>
              </v:rect>
            </w:pict>
          </mc:Fallback>
        </mc:AlternateContent>
      </w:r>
      <w:r w:rsidR="000C2694">
        <w:rPr>
          <w:noProof/>
        </w:rPr>
        <mc:AlternateContent>
          <mc:Choice Requires="wps">
            <w:drawing>
              <wp:anchor distT="0" distB="0" distL="114300" distR="114300" simplePos="0" relativeHeight="251674624" behindDoc="0" locked="0" layoutInCell="1" allowOverlap="1" wp14:anchorId="3E9B4385" wp14:editId="0BF5D787">
                <wp:simplePos x="0" y="0"/>
                <wp:positionH relativeFrom="column">
                  <wp:posOffset>1338316</wp:posOffset>
                </wp:positionH>
                <wp:positionV relativeFrom="paragraph">
                  <wp:posOffset>414655</wp:posOffset>
                </wp:positionV>
                <wp:extent cx="721995" cy="990600"/>
                <wp:effectExtent l="0" t="76200" r="0" b="19050"/>
                <wp:wrapNone/>
                <wp:docPr id="9" name="Elbow Connector 9"/>
                <wp:cNvGraphicFramePr/>
                <a:graphic xmlns:a="http://schemas.openxmlformats.org/drawingml/2006/main">
                  <a:graphicData uri="http://schemas.microsoft.com/office/word/2010/wordprocessingShape">
                    <wps:wsp>
                      <wps:cNvCnPr/>
                      <wps:spPr>
                        <a:xfrm flipV="1">
                          <a:off x="0" y="0"/>
                          <a:ext cx="721995" cy="990600"/>
                        </a:xfrm>
                        <a:prstGeom prst="bentConnector3">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6C94A" id="Elbow Connector 9" o:spid="_x0000_s1026" type="#_x0000_t34" style="position:absolute;margin-left:105.4pt;margin-top:32.65pt;width:56.85pt;height:7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" strokecolor="#4472c4 [3204]" strokeweight="1.25pt">
                <v:stroke endarrow="block"/>
              </v:shape>
            </w:pict>
          </mc:Fallback>
        </mc:AlternateContent>
      </w:r>
      <w:r w:rsidR="000C2694">
        <w:rPr>
          <w:noProof/>
        </w:rPr>
        <mc:AlternateContent>
          <mc:Choice Requires="wps">
            <w:drawing>
              <wp:anchor distT="0" distB="0" distL="114300" distR="114300" simplePos="0" relativeHeight="251679744" behindDoc="0" locked="0" layoutInCell="1" allowOverlap="1" wp14:anchorId="0F3BB482" wp14:editId="674576E1">
                <wp:simplePos x="0" y="0"/>
                <wp:positionH relativeFrom="column">
                  <wp:posOffset>1026040</wp:posOffset>
                </wp:positionH>
                <wp:positionV relativeFrom="paragraph">
                  <wp:posOffset>1211317</wp:posOffset>
                </wp:positionV>
                <wp:extent cx="317500" cy="325491"/>
                <wp:effectExtent l="0" t="0" r="25400" b="17780"/>
                <wp:wrapNone/>
                <wp:docPr id="14" name="Rectangle 14"/>
                <wp:cNvGraphicFramePr/>
                <a:graphic xmlns:a="http://schemas.openxmlformats.org/drawingml/2006/main">
                  <a:graphicData uri="http://schemas.microsoft.com/office/word/2010/wordprocessingShape">
                    <wps:wsp>
                      <wps:cNvSpPr/>
                      <wps:spPr>
                        <a:xfrm>
                          <a:off x="0" y="0"/>
                          <a:ext cx="317500" cy="325491"/>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8A13B" id="Rectangle 14" o:spid="_x0000_s1026" style="position:absolute;margin-left:80.8pt;margin-top:95.4pt;width:25pt;height:2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" fillcolor="#4472c4 [3204]" strokecolor="#1f3763 [1604]" strokeweight="1pt">
                <v:fill opacity="13107f"/>
              </v:rect>
            </w:pict>
          </mc:Fallback>
        </mc:AlternateContent>
      </w:r>
      <w:r w:rsidR="0084489A">
        <w:rPr>
          <w:noProof/>
        </w:rPr>
        <w:drawing>
          <wp:inline distT="0" distB="0" distL="0" distR="0" wp14:anchorId="17A2C35F" wp14:editId="5A2DD6F2">
            <wp:extent cx="1554480" cy="1554480"/>
            <wp:effectExtent l="19050" t="19050" r="26670" b="26670"/>
            <wp:docPr id="29" name="Picture 29" descr="C:\garys\docs\projects\VerifyNow\connectivity_analysis\reformat_for_eco\Pnl_Main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arys\docs\projects\VerifyNow\connectivity_analysis\reformat_for_eco\Pnl_Main_English-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accent1"/>
                      </a:solidFill>
                    </a:ln>
                  </pic:spPr>
                </pic:pic>
              </a:graphicData>
            </a:graphic>
          </wp:inline>
        </w:drawing>
      </w:r>
      <w:r w:rsidR="0084489A">
        <w:t xml:space="preserve">                    </w:t>
      </w:r>
      <w:r w:rsidR="0084489A">
        <w:rPr>
          <w:noProof/>
        </w:rPr>
        <w:drawing>
          <wp:inline distT="0" distB="0" distL="0" distR="0" wp14:anchorId="2B9BEE0A" wp14:editId="1807AD3B">
            <wp:extent cx="1554480" cy="1554480"/>
            <wp:effectExtent l="19050" t="19050" r="26670" b="26670"/>
            <wp:docPr id="7" name="Picture 7" descr="C:\garys\docs\projects\VerifyNow\connectivity_analysis\reformat_for_eco\Pnl_Maintenance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rys\docs\projects\VerifyNow\connectivity_analysis\reformat_for_eco\Pnl_Maintenance_English-U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accent1"/>
                      </a:solidFill>
                    </a:ln>
                  </pic:spPr>
                </pic:pic>
              </a:graphicData>
            </a:graphic>
          </wp:inline>
        </w:drawing>
      </w:r>
      <w:r w:rsidR="0084489A">
        <w:t xml:space="preserve">          </w:t>
      </w:r>
      <w:r w:rsidR="002D3262">
        <w:t xml:space="preserve">      </w:t>
      </w:r>
      <w:r w:rsidR="0084489A">
        <w:t xml:space="preserve">          </w:t>
      </w:r>
      <w:r w:rsidR="00B31993">
        <w:rPr>
          <w:noProof/>
        </w:rPr>
        <w:drawing>
          <wp:inline distT="0" distB="0" distL="0" distR="0" wp14:anchorId="28DE1FBA" wp14:editId="6C73FB82">
            <wp:extent cx="1554480" cy="1554480"/>
            <wp:effectExtent l="19050" t="19050" r="26670" b="26670"/>
            <wp:docPr id="8" name="Picture 8" descr="C:\garys\docs\projects\VerifyNow\connectivity_analysis\reformat_for_eco\Pnl_SystemParameters_7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rys\docs\projects\VerifyNow\connectivity_analysis\reformat_for_eco\Pnl_SystemParameters_7_English-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accent1"/>
                      </a:solidFill>
                    </a:ln>
                  </pic:spPr>
                </pic:pic>
              </a:graphicData>
            </a:graphic>
          </wp:inline>
        </w:drawing>
      </w:r>
      <w:bookmarkEnd w:id="15"/>
      <w:bookmarkEnd w:id="16"/>
    </w:p>
    <w:p w14:paraId="6C41F929" w14:textId="243E9244" w:rsidR="0084489A" w:rsidRPr="00B33329" w:rsidRDefault="0084489A" w:rsidP="00A41E46">
      <w:pPr>
        <w:pStyle w:val="Body1"/>
      </w:pPr>
      <w:r w:rsidRPr="00B33329">
        <w:t xml:space="preserve">From the rightmost panel shown in </w:t>
      </w:r>
      <w:r w:rsidRPr="00B33329">
        <w:rPr>
          <w:b/>
        </w:rPr>
        <w:t>Figure 2</w:t>
      </w:r>
      <w:r w:rsidRPr="00B33329">
        <w:t>, the left and right arrow keys on the keypad may be used to modify the baud rate for the serial port. Setting the baud rate to NONE disables serial communication.</w:t>
      </w:r>
    </w:p>
    <w:p w14:paraId="0B091E0D" w14:textId="1B8FC7DB" w:rsidR="005B0E11" w:rsidRDefault="005B0E11" w:rsidP="002244F4">
      <w:pPr>
        <w:pStyle w:val="Heading1"/>
        <w:numPr>
          <w:ilvl w:val="1"/>
          <w:numId w:val="24"/>
        </w:numPr>
        <w:rPr>
          <w:b/>
          <w:bCs/>
          <w:color w:val="auto"/>
          <w:sz w:val="28"/>
          <w:szCs w:val="28"/>
        </w:rPr>
      </w:pPr>
      <w:bookmarkStart w:id="17" w:name="_Toc58258125"/>
      <w:r>
        <w:rPr>
          <w:b/>
          <w:bCs/>
          <w:color w:val="auto"/>
          <w:sz w:val="28"/>
          <w:szCs w:val="28"/>
        </w:rPr>
        <w:t>Physical Specifications</w:t>
      </w:r>
      <w:bookmarkEnd w:id="17"/>
    </w:p>
    <w:p w14:paraId="75F2EEAD" w14:textId="77777777" w:rsidR="00752121" w:rsidRPr="00752121" w:rsidRDefault="00752121" w:rsidP="00752121"/>
    <w:tbl>
      <w:tblPr>
        <w:tblStyle w:val="TableGrid"/>
        <w:tblW w:w="0" w:type="auto"/>
        <w:jc w:val="center"/>
        <w:tblLook w:val="04A0" w:firstRow="1" w:lastRow="0" w:firstColumn="1" w:lastColumn="0" w:noHBand="0" w:noVBand="1"/>
      </w:tblPr>
      <w:tblGrid>
        <w:gridCol w:w="1705"/>
        <w:gridCol w:w="6390"/>
      </w:tblGrid>
      <w:tr w:rsidR="006D605A" w:rsidRPr="00695605" w14:paraId="4D9CE424" w14:textId="77777777" w:rsidTr="006E444F">
        <w:trPr>
          <w:jc w:val="center"/>
        </w:trPr>
        <w:tc>
          <w:tcPr>
            <w:tcW w:w="1705" w:type="dxa"/>
          </w:tcPr>
          <w:p w14:paraId="14FD0E37" w14:textId="77777777" w:rsidR="006D605A" w:rsidRPr="00EC0739" w:rsidRDefault="006D605A" w:rsidP="006E444F">
            <w:pPr>
              <w:rPr>
                <w:rFonts w:cstheme="minorHAnsi"/>
                <w:sz w:val="24"/>
                <w:szCs w:val="24"/>
              </w:rPr>
            </w:pPr>
            <w:r w:rsidRPr="00EC0739">
              <w:rPr>
                <w:rFonts w:cstheme="minorHAnsi"/>
                <w:sz w:val="24"/>
                <w:szCs w:val="24"/>
              </w:rPr>
              <w:t>Electrical</w:t>
            </w:r>
          </w:p>
        </w:tc>
        <w:tc>
          <w:tcPr>
            <w:tcW w:w="6390" w:type="dxa"/>
          </w:tcPr>
          <w:p w14:paraId="4B17080E" w14:textId="77777777" w:rsidR="006D605A" w:rsidRPr="00EC0739" w:rsidRDefault="006D605A" w:rsidP="006E444F">
            <w:pPr>
              <w:rPr>
                <w:rFonts w:cstheme="minorHAnsi"/>
                <w:sz w:val="24"/>
                <w:szCs w:val="24"/>
              </w:rPr>
            </w:pPr>
            <w:r w:rsidRPr="00EC0739">
              <w:rPr>
                <w:rFonts w:cstheme="minorHAnsi"/>
                <w:sz w:val="24"/>
                <w:szCs w:val="24"/>
              </w:rPr>
              <w:t>RS-422, DB9 connector</w:t>
            </w:r>
          </w:p>
        </w:tc>
      </w:tr>
      <w:tr w:rsidR="006D605A" w:rsidRPr="00695605" w14:paraId="0848332C" w14:textId="77777777" w:rsidTr="006E444F">
        <w:trPr>
          <w:jc w:val="center"/>
        </w:trPr>
        <w:tc>
          <w:tcPr>
            <w:tcW w:w="1705" w:type="dxa"/>
          </w:tcPr>
          <w:p w14:paraId="16E917DE" w14:textId="77777777" w:rsidR="006D605A" w:rsidRPr="00EC0739" w:rsidRDefault="006D605A" w:rsidP="006E444F">
            <w:pPr>
              <w:rPr>
                <w:rFonts w:cstheme="minorHAnsi"/>
                <w:sz w:val="24"/>
                <w:szCs w:val="24"/>
              </w:rPr>
            </w:pPr>
            <w:r w:rsidRPr="00EC0739">
              <w:rPr>
                <w:rFonts w:cstheme="minorHAnsi"/>
                <w:sz w:val="24"/>
                <w:szCs w:val="24"/>
              </w:rPr>
              <w:t>Data bits</w:t>
            </w:r>
          </w:p>
        </w:tc>
        <w:tc>
          <w:tcPr>
            <w:tcW w:w="6390" w:type="dxa"/>
          </w:tcPr>
          <w:p w14:paraId="07454A83" w14:textId="77777777" w:rsidR="006D605A" w:rsidRPr="00EC0739" w:rsidRDefault="006D605A" w:rsidP="006E444F">
            <w:pPr>
              <w:rPr>
                <w:rFonts w:cstheme="minorHAnsi"/>
                <w:sz w:val="24"/>
                <w:szCs w:val="24"/>
              </w:rPr>
            </w:pPr>
            <w:r w:rsidRPr="00EC0739">
              <w:rPr>
                <w:rFonts w:cstheme="minorHAnsi"/>
                <w:sz w:val="24"/>
                <w:szCs w:val="24"/>
              </w:rPr>
              <w:t>8</w:t>
            </w:r>
          </w:p>
        </w:tc>
      </w:tr>
      <w:tr w:rsidR="006D605A" w:rsidRPr="00695605" w14:paraId="6E1E4C63" w14:textId="77777777" w:rsidTr="006E444F">
        <w:trPr>
          <w:jc w:val="center"/>
        </w:trPr>
        <w:tc>
          <w:tcPr>
            <w:tcW w:w="1705" w:type="dxa"/>
          </w:tcPr>
          <w:p w14:paraId="54DFDF92" w14:textId="77777777" w:rsidR="006D605A" w:rsidRPr="00EC0739" w:rsidRDefault="006D605A" w:rsidP="006E444F">
            <w:pPr>
              <w:rPr>
                <w:rFonts w:cstheme="minorHAnsi"/>
                <w:sz w:val="24"/>
                <w:szCs w:val="24"/>
              </w:rPr>
            </w:pPr>
            <w:r w:rsidRPr="00EC0739">
              <w:rPr>
                <w:rFonts w:cstheme="minorHAnsi"/>
                <w:sz w:val="24"/>
                <w:szCs w:val="24"/>
              </w:rPr>
              <w:t>Parity</w:t>
            </w:r>
          </w:p>
        </w:tc>
        <w:tc>
          <w:tcPr>
            <w:tcW w:w="6390" w:type="dxa"/>
          </w:tcPr>
          <w:p w14:paraId="2B90D3E9" w14:textId="77777777" w:rsidR="006D605A" w:rsidRPr="00EC0739" w:rsidRDefault="006D605A" w:rsidP="006E444F">
            <w:pPr>
              <w:rPr>
                <w:rFonts w:cstheme="minorHAnsi"/>
                <w:sz w:val="24"/>
                <w:szCs w:val="24"/>
              </w:rPr>
            </w:pPr>
            <w:r w:rsidRPr="00EC0739">
              <w:rPr>
                <w:rFonts w:cstheme="minorHAnsi"/>
                <w:sz w:val="24"/>
                <w:szCs w:val="24"/>
              </w:rPr>
              <w:t>None</w:t>
            </w:r>
          </w:p>
        </w:tc>
      </w:tr>
      <w:tr w:rsidR="006D605A" w:rsidRPr="00695605" w14:paraId="4F3F10BE" w14:textId="77777777" w:rsidTr="006E444F">
        <w:trPr>
          <w:jc w:val="center"/>
        </w:trPr>
        <w:tc>
          <w:tcPr>
            <w:tcW w:w="1705" w:type="dxa"/>
          </w:tcPr>
          <w:p w14:paraId="1B655B64" w14:textId="77777777" w:rsidR="006D605A" w:rsidRPr="00EC0739" w:rsidRDefault="006D605A" w:rsidP="006E444F">
            <w:pPr>
              <w:rPr>
                <w:rFonts w:cstheme="minorHAnsi"/>
                <w:sz w:val="24"/>
                <w:szCs w:val="24"/>
              </w:rPr>
            </w:pPr>
            <w:r w:rsidRPr="00EC0739">
              <w:rPr>
                <w:rFonts w:cstheme="minorHAnsi"/>
                <w:sz w:val="24"/>
                <w:szCs w:val="24"/>
              </w:rPr>
              <w:t>Stop bits</w:t>
            </w:r>
          </w:p>
        </w:tc>
        <w:tc>
          <w:tcPr>
            <w:tcW w:w="6390" w:type="dxa"/>
          </w:tcPr>
          <w:p w14:paraId="1A6FD4AF" w14:textId="77777777" w:rsidR="006D605A" w:rsidRPr="00EC0739" w:rsidRDefault="006D605A" w:rsidP="006E444F">
            <w:pPr>
              <w:rPr>
                <w:rFonts w:cstheme="minorHAnsi"/>
                <w:sz w:val="24"/>
                <w:szCs w:val="24"/>
              </w:rPr>
            </w:pPr>
            <w:r w:rsidRPr="00EC0739">
              <w:rPr>
                <w:rFonts w:cstheme="minorHAnsi"/>
                <w:sz w:val="24"/>
                <w:szCs w:val="24"/>
              </w:rPr>
              <w:t>1</w:t>
            </w:r>
          </w:p>
        </w:tc>
      </w:tr>
      <w:tr w:rsidR="006D605A" w:rsidRPr="00695605" w14:paraId="4B899EA0" w14:textId="77777777" w:rsidTr="006E444F">
        <w:trPr>
          <w:jc w:val="center"/>
        </w:trPr>
        <w:tc>
          <w:tcPr>
            <w:tcW w:w="1705" w:type="dxa"/>
          </w:tcPr>
          <w:p w14:paraId="41723AB1" w14:textId="77777777" w:rsidR="006D605A" w:rsidRPr="00EC0739" w:rsidRDefault="006D605A" w:rsidP="006E444F">
            <w:pPr>
              <w:rPr>
                <w:rFonts w:cstheme="minorHAnsi"/>
                <w:sz w:val="24"/>
                <w:szCs w:val="24"/>
              </w:rPr>
            </w:pPr>
            <w:r w:rsidRPr="00EC0739">
              <w:rPr>
                <w:rFonts w:cstheme="minorHAnsi"/>
                <w:sz w:val="24"/>
                <w:szCs w:val="24"/>
              </w:rPr>
              <w:t>Baud Rate</w:t>
            </w:r>
          </w:p>
        </w:tc>
        <w:tc>
          <w:tcPr>
            <w:tcW w:w="6390" w:type="dxa"/>
          </w:tcPr>
          <w:p w14:paraId="564260D5" w14:textId="77777777" w:rsidR="006D605A" w:rsidRPr="00EC0739" w:rsidRDefault="006D605A" w:rsidP="006E444F">
            <w:pPr>
              <w:keepNext/>
              <w:rPr>
                <w:rFonts w:cstheme="minorHAnsi"/>
                <w:sz w:val="24"/>
                <w:szCs w:val="24"/>
              </w:rPr>
            </w:pPr>
            <w:r w:rsidRPr="00EC0739">
              <w:rPr>
                <w:rFonts w:cstheme="minorHAnsi"/>
                <w:sz w:val="24"/>
                <w:szCs w:val="24"/>
              </w:rPr>
              <w:t>1200,2400,4800,9600,19200,38400, selectable via the UI</w:t>
            </w:r>
          </w:p>
        </w:tc>
      </w:tr>
    </w:tbl>
    <w:p w14:paraId="357F7BEF" w14:textId="31584A4B" w:rsidR="006D605A" w:rsidRDefault="006D605A" w:rsidP="006D605A"/>
    <w:p w14:paraId="6B5E818F" w14:textId="77777777" w:rsidR="001969E7" w:rsidRDefault="001969E7">
      <w:pPr>
        <w:rPr>
          <w:rFonts w:asciiTheme="majorHAnsi" w:eastAsiaTheme="majorEastAsia" w:hAnsiTheme="majorHAnsi" w:cstheme="majorBidi"/>
          <w:b/>
          <w:bCs/>
          <w:sz w:val="28"/>
          <w:szCs w:val="28"/>
        </w:rPr>
      </w:pPr>
      <w:r>
        <w:rPr>
          <w:b/>
          <w:bCs/>
          <w:sz w:val="28"/>
          <w:szCs w:val="28"/>
        </w:rPr>
        <w:br w:type="page"/>
      </w:r>
    </w:p>
    <w:p w14:paraId="26AAAFA3" w14:textId="67DB83DC" w:rsidR="00DC6F2A" w:rsidRDefault="000135E1" w:rsidP="002244F4">
      <w:pPr>
        <w:pStyle w:val="Heading1"/>
        <w:numPr>
          <w:ilvl w:val="1"/>
          <w:numId w:val="24"/>
        </w:numPr>
        <w:rPr>
          <w:b/>
          <w:bCs/>
          <w:color w:val="auto"/>
          <w:sz w:val="28"/>
          <w:szCs w:val="28"/>
        </w:rPr>
      </w:pPr>
      <w:bookmarkStart w:id="18" w:name="_Toc58258126"/>
      <w:r>
        <w:rPr>
          <w:b/>
          <w:bCs/>
          <w:color w:val="auto"/>
          <w:sz w:val="28"/>
          <w:szCs w:val="28"/>
        </w:rPr>
        <w:lastRenderedPageBreak/>
        <w:t>Communications Interface</w:t>
      </w:r>
      <w:bookmarkEnd w:id="18"/>
    </w:p>
    <w:p w14:paraId="0183318D" w14:textId="188564F5" w:rsidR="00875B67" w:rsidRPr="00875B67" w:rsidRDefault="00875B67" w:rsidP="00875B67">
      <w:pPr>
        <w:rPr>
          <w:rFonts w:ascii="Calibri" w:hAnsi="Calibri"/>
          <w:sz w:val="24"/>
          <w:szCs w:val="24"/>
        </w:rPr>
      </w:pPr>
      <w:r w:rsidRPr="00875B67">
        <w:rPr>
          <w:rFonts w:ascii="Calibri" w:hAnsi="Calibri"/>
          <w:sz w:val="24"/>
          <w:szCs w:val="24"/>
        </w:rPr>
        <w:t>Messages transmitted or received over the serial port have the following general format</w:t>
      </w:r>
      <w:r w:rsidR="009419C1">
        <w:rPr>
          <w:rFonts w:ascii="Calibri" w:hAnsi="Calibri"/>
          <w:sz w:val="24"/>
          <w:szCs w:val="24"/>
        </w:rPr>
        <w:t>.</w:t>
      </w:r>
    </w:p>
    <w:p w14:paraId="2326E84E" w14:textId="1CAF67DF" w:rsidR="00DC6F2A" w:rsidRDefault="00875B67" w:rsidP="00875B67">
      <w:pPr>
        <w:rPr>
          <w:rFonts w:ascii="Calibri" w:hAnsi="Calibri"/>
          <w:sz w:val="24"/>
          <w:szCs w:val="24"/>
        </w:rPr>
      </w:pPr>
      <w:r w:rsidRPr="00875B67">
        <w:rPr>
          <w:rFonts w:ascii="Calibri" w:hAnsi="Calibri"/>
          <w:sz w:val="24"/>
          <w:szCs w:val="24"/>
        </w:rPr>
        <w:t>&lt;STX&gt;&lt;crc16&gt;&lt;length&gt;&lt;body&gt;&lt;ETX&gt;</w:t>
      </w:r>
      <w:r w:rsidR="001969E7">
        <w:rPr>
          <w:rFonts w:ascii="Calibri" w:hAnsi="Calibri"/>
          <w:sz w:val="24"/>
          <w:szCs w:val="24"/>
        </w:rPr>
        <w:t>.  Message format s</w:t>
      </w:r>
      <w:r w:rsidR="001E5832">
        <w:rPr>
          <w:rFonts w:ascii="Calibri" w:hAnsi="Calibri"/>
          <w:sz w:val="24"/>
          <w:szCs w:val="24"/>
        </w:rPr>
        <w:t>ummarized in this table</w:t>
      </w:r>
      <w:r w:rsidR="001969E7">
        <w:rPr>
          <w:rFonts w:ascii="Calibri" w:hAnsi="Calibri"/>
          <w:sz w:val="24"/>
          <w:szCs w:val="24"/>
        </w:rPr>
        <w:t>:</w:t>
      </w:r>
    </w:p>
    <w:tbl>
      <w:tblPr>
        <w:tblStyle w:val="TableGrid"/>
        <w:tblW w:w="0" w:type="auto"/>
        <w:tblLook w:val="04A0" w:firstRow="1" w:lastRow="0" w:firstColumn="1" w:lastColumn="0" w:noHBand="0" w:noVBand="1"/>
      </w:tblPr>
      <w:tblGrid>
        <w:gridCol w:w="1705"/>
        <w:gridCol w:w="2790"/>
        <w:gridCol w:w="4855"/>
      </w:tblGrid>
      <w:tr w:rsidR="00D40E01" w14:paraId="6B0A17FF" w14:textId="77777777" w:rsidTr="00612C89">
        <w:tc>
          <w:tcPr>
            <w:tcW w:w="1705" w:type="dxa"/>
          </w:tcPr>
          <w:p w14:paraId="5207449B" w14:textId="4A8A1EF8" w:rsidR="00D40E01" w:rsidRPr="00D40E01" w:rsidRDefault="00D40E01" w:rsidP="00D40E01">
            <w:pPr>
              <w:jc w:val="center"/>
              <w:rPr>
                <w:rFonts w:cstheme="minorHAnsi"/>
                <w:sz w:val="24"/>
                <w:szCs w:val="24"/>
              </w:rPr>
            </w:pPr>
            <w:r w:rsidRPr="00D40E01">
              <w:rPr>
                <w:rFonts w:cstheme="minorHAnsi"/>
                <w:b/>
                <w:sz w:val="24"/>
                <w:szCs w:val="24"/>
              </w:rPr>
              <w:t>Field</w:t>
            </w:r>
          </w:p>
        </w:tc>
        <w:tc>
          <w:tcPr>
            <w:tcW w:w="2790" w:type="dxa"/>
          </w:tcPr>
          <w:p w14:paraId="7BDFDA80" w14:textId="2FD2DDA5" w:rsidR="00D40E01" w:rsidRPr="00D40E01" w:rsidRDefault="00D40E01" w:rsidP="00D40E01">
            <w:pPr>
              <w:jc w:val="center"/>
              <w:rPr>
                <w:rFonts w:cstheme="minorHAnsi"/>
                <w:sz w:val="24"/>
                <w:szCs w:val="24"/>
              </w:rPr>
            </w:pPr>
            <w:r w:rsidRPr="00D40E01">
              <w:rPr>
                <w:rFonts w:cstheme="minorHAnsi"/>
                <w:b/>
                <w:sz w:val="24"/>
                <w:szCs w:val="24"/>
              </w:rPr>
              <w:t>Format</w:t>
            </w:r>
          </w:p>
        </w:tc>
        <w:tc>
          <w:tcPr>
            <w:tcW w:w="4855" w:type="dxa"/>
          </w:tcPr>
          <w:p w14:paraId="55CE6BCA" w14:textId="478DDCB5" w:rsidR="00D40E01" w:rsidRPr="00D40E01" w:rsidRDefault="00D40E01" w:rsidP="00D40E01">
            <w:pPr>
              <w:jc w:val="center"/>
              <w:rPr>
                <w:rFonts w:cstheme="minorHAnsi"/>
                <w:sz w:val="24"/>
                <w:szCs w:val="24"/>
              </w:rPr>
            </w:pPr>
            <w:r w:rsidRPr="00D40E01">
              <w:rPr>
                <w:rFonts w:cstheme="minorHAnsi"/>
                <w:b/>
                <w:sz w:val="24"/>
                <w:szCs w:val="24"/>
              </w:rPr>
              <w:t>Description</w:t>
            </w:r>
          </w:p>
        </w:tc>
      </w:tr>
      <w:tr w:rsidR="00377F9F" w14:paraId="0916E4D3" w14:textId="77777777" w:rsidTr="00612C89">
        <w:tc>
          <w:tcPr>
            <w:tcW w:w="1705" w:type="dxa"/>
          </w:tcPr>
          <w:p w14:paraId="7D4775E3" w14:textId="5235E892" w:rsidR="00377F9F" w:rsidRPr="00377F9F" w:rsidRDefault="00377F9F" w:rsidP="00377F9F">
            <w:pPr>
              <w:rPr>
                <w:rFonts w:cstheme="minorHAnsi"/>
                <w:sz w:val="24"/>
                <w:szCs w:val="24"/>
              </w:rPr>
            </w:pPr>
            <w:r w:rsidRPr="00377F9F">
              <w:rPr>
                <w:rFonts w:cstheme="minorHAnsi"/>
                <w:sz w:val="24"/>
                <w:szCs w:val="24"/>
              </w:rPr>
              <w:t>&lt;STX&gt;</w:t>
            </w:r>
          </w:p>
        </w:tc>
        <w:tc>
          <w:tcPr>
            <w:tcW w:w="2790" w:type="dxa"/>
          </w:tcPr>
          <w:p w14:paraId="3982872B" w14:textId="7927FF94" w:rsidR="00377F9F" w:rsidRPr="00377F9F" w:rsidRDefault="00377F9F" w:rsidP="00377F9F">
            <w:pPr>
              <w:rPr>
                <w:rFonts w:cstheme="minorHAnsi"/>
                <w:sz w:val="24"/>
                <w:szCs w:val="24"/>
              </w:rPr>
            </w:pPr>
            <w:r w:rsidRPr="00377F9F">
              <w:rPr>
                <w:rFonts w:cstheme="minorHAnsi"/>
                <w:sz w:val="24"/>
                <w:szCs w:val="24"/>
              </w:rPr>
              <w:t>8 bits unsigned</w:t>
            </w:r>
          </w:p>
        </w:tc>
        <w:tc>
          <w:tcPr>
            <w:tcW w:w="4855" w:type="dxa"/>
          </w:tcPr>
          <w:p w14:paraId="5F884048" w14:textId="0E84C91B" w:rsidR="00377F9F" w:rsidRPr="00377F9F" w:rsidRDefault="00377F9F" w:rsidP="00377F9F">
            <w:pPr>
              <w:rPr>
                <w:rFonts w:cstheme="minorHAnsi"/>
                <w:sz w:val="24"/>
                <w:szCs w:val="24"/>
              </w:rPr>
            </w:pPr>
            <w:proofErr w:type="gramStart"/>
            <w:r w:rsidRPr="00377F9F">
              <w:rPr>
                <w:rFonts w:cstheme="minorHAnsi"/>
                <w:sz w:val="24"/>
                <w:szCs w:val="24"/>
              </w:rPr>
              <w:t>Start-of-text,</w:t>
            </w:r>
            <w:proofErr w:type="gramEnd"/>
            <w:r w:rsidRPr="00377F9F">
              <w:rPr>
                <w:rFonts w:cstheme="minorHAnsi"/>
                <w:sz w:val="24"/>
                <w:szCs w:val="24"/>
              </w:rPr>
              <w:t xml:space="preserve"> contains ASCII code 0x02. Signals the beginning of the message.</w:t>
            </w:r>
          </w:p>
        </w:tc>
      </w:tr>
      <w:tr w:rsidR="00377F9F" w14:paraId="72094BF0" w14:textId="77777777" w:rsidTr="00612C89">
        <w:tc>
          <w:tcPr>
            <w:tcW w:w="1705" w:type="dxa"/>
          </w:tcPr>
          <w:p w14:paraId="4E551DE3" w14:textId="1723B97F" w:rsidR="00377F9F" w:rsidRPr="00377F9F" w:rsidRDefault="00377F9F" w:rsidP="00377F9F">
            <w:pPr>
              <w:rPr>
                <w:rFonts w:cstheme="minorHAnsi"/>
                <w:sz w:val="24"/>
                <w:szCs w:val="24"/>
              </w:rPr>
            </w:pPr>
            <w:r w:rsidRPr="00377F9F">
              <w:rPr>
                <w:rFonts w:cstheme="minorHAnsi"/>
                <w:sz w:val="24"/>
                <w:szCs w:val="24"/>
              </w:rPr>
              <w:t>&lt;crc16&gt;</w:t>
            </w:r>
          </w:p>
        </w:tc>
        <w:tc>
          <w:tcPr>
            <w:tcW w:w="2790" w:type="dxa"/>
          </w:tcPr>
          <w:p w14:paraId="32685FE3" w14:textId="509008D0" w:rsidR="00377F9F" w:rsidRPr="00377F9F" w:rsidRDefault="00377F9F" w:rsidP="00377F9F">
            <w:pPr>
              <w:rPr>
                <w:rFonts w:cstheme="minorHAnsi"/>
                <w:sz w:val="24"/>
                <w:szCs w:val="24"/>
              </w:rPr>
            </w:pPr>
            <w:r w:rsidRPr="00377F9F">
              <w:rPr>
                <w:rFonts w:cstheme="minorHAnsi"/>
                <w:sz w:val="24"/>
                <w:szCs w:val="24"/>
              </w:rPr>
              <w:t>16 bits unsigned</w:t>
            </w:r>
          </w:p>
        </w:tc>
        <w:tc>
          <w:tcPr>
            <w:tcW w:w="4855" w:type="dxa"/>
          </w:tcPr>
          <w:p w14:paraId="693359CF" w14:textId="40AEFEEF" w:rsidR="00377F9F" w:rsidRPr="00377F9F" w:rsidRDefault="00377F9F" w:rsidP="00377F9F">
            <w:pPr>
              <w:rPr>
                <w:rFonts w:cstheme="minorHAnsi"/>
                <w:sz w:val="24"/>
                <w:szCs w:val="24"/>
              </w:rPr>
            </w:pPr>
            <w:r w:rsidRPr="00377F9F">
              <w:rPr>
                <w:rFonts w:cstheme="minorHAnsi"/>
                <w:sz w:val="24"/>
                <w:szCs w:val="24"/>
              </w:rPr>
              <w:t>Contains the CRC value of the &lt;length&gt; and &lt;body&gt; fields.</w:t>
            </w:r>
          </w:p>
        </w:tc>
      </w:tr>
      <w:tr w:rsidR="00377F9F" w14:paraId="14BA9977" w14:textId="77777777" w:rsidTr="00612C89">
        <w:tc>
          <w:tcPr>
            <w:tcW w:w="1705" w:type="dxa"/>
          </w:tcPr>
          <w:p w14:paraId="69B32C0C" w14:textId="1476FBD5" w:rsidR="00377F9F" w:rsidRPr="00377F9F" w:rsidRDefault="00377F9F" w:rsidP="00377F9F">
            <w:pPr>
              <w:rPr>
                <w:rFonts w:cstheme="minorHAnsi"/>
                <w:sz w:val="24"/>
                <w:szCs w:val="24"/>
              </w:rPr>
            </w:pPr>
            <w:r w:rsidRPr="00377F9F">
              <w:rPr>
                <w:rFonts w:cstheme="minorHAnsi"/>
                <w:sz w:val="24"/>
                <w:szCs w:val="24"/>
              </w:rPr>
              <w:t>&lt;length&gt;</w:t>
            </w:r>
          </w:p>
        </w:tc>
        <w:tc>
          <w:tcPr>
            <w:tcW w:w="2790" w:type="dxa"/>
          </w:tcPr>
          <w:p w14:paraId="19ADBDED" w14:textId="33A7C829" w:rsidR="00377F9F" w:rsidRPr="00377F9F" w:rsidRDefault="00377F9F" w:rsidP="00377F9F">
            <w:pPr>
              <w:rPr>
                <w:rFonts w:cstheme="minorHAnsi"/>
                <w:sz w:val="24"/>
                <w:szCs w:val="24"/>
              </w:rPr>
            </w:pPr>
            <w:r w:rsidRPr="00377F9F">
              <w:rPr>
                <w:rFonts w:cstheme="minorHAnsi"/>
                <w:sz w:val="24"/>
                <w:szCs w:val="24"/>
              </w:rPr>
              <w:t>16 bits unsigned</w:t>
            </w:r>
          </w:p>
        </w:tc>
        <w:tc>
          <w:tcPr>
            <w:tcW w:w="4855" w:type="dxa"/>
          </w:tcPr>
          <w:p w14:paraId="395BE059" w14:textId="46B6A60F" w:rsidR="00377F9F" w:rsidRPr="00377F9F" w:rsidRDefault="00377F9F" w:rsidP="00377F9F">
            <w:pPr>
              <w:rPr>
                <w:rFonts w:cstheme="minorHAnsi"/>
                <w:sz w:val="24"/>
                <w:szCs w:val="24"/>
              </w:rPr>
            </w:pPr>
            <w:r w:rsidRPr="00377F9F">
              <w:rPr>
                <w:rFonts w:cstheme="minorHAnsi"/>
                <w:sz w:val="24"/>
                <w:szCs w:val="24"/>
              </w:rPr>
              <w:t>Contains the length of the &lt;body&gt; field.</w:t>
            </w:r>
          </w:p>
        </w:tc>
      </w:tr>
      <w:tr w:rsidR="00377F9F" w14:paraId="0E0E0861" w14:textId="77777777" w:rsidTr="00612C89">
        <w:tc>
          <w:tcPr>
            <w:tcW w:w="1705" w:type="dxa"/>
          </w:tcPr>
          <w:p w14:paraId="559E299E" w14:textId="680D6D21" w:rsidR="00377F9F" w:rsidRPr="00377F9F" w:rsidRDefault="00377F9F" w:rsidP="00377F9F">
            <w:pPr>
              <w:rPr>
                <w:rFonts w:cstheme="minorHAnsi"/>
                <w:sz w:val="24"/>
                <w:szCs w:val="24"/>
              </w:rPr>
            </w:pPr>
            <w:r w:rsidRPr="00377F9F">
              <w:rPr>
                <w:rFonts w:cstheme="minorHAnsi"/>
                <w:sz w:val="24"/>
                <w:szCs w:val="24"/>
              </w:rPr>
              <w:t>&lt;body&gt;</w:t>
            </w:r>
          </w:p>
        </w:tc>
        <w:tc>
          <w:tcPr>
            <w:tcW w:w="2790" w:type="dxa"/>
          </w:tcPr>
          <w:p w14:paraId="2FAF85DD" w14:textId="6FC0F7D7" w:rsidR="00377F9F" w:rsidRPr="00377F9F" w:rsidRDefault="00377F9F" w:rsidP="00377F9F">
            <w:pPr>
              <w:rPr>
                <w:rFonts w:cstheme="minorHAnsi"/>
                <w:sz w:val="24"/>
                <w:szCs w:val="24"/>
              </w:rPr>
            </w:pPr>
            <w:r w:rsidRPr="00377F9F">
              <w:rPr>
                <w:rFonts w:cstheme="minorHAnsi"/>
                <w:sz w:val="24"/>
                <w:szCs w:val="24"/>
              </w:rPr>
              <w:t>Variable length, 8</w:t>
            </w:r>
            <w:r w:rsidR="001969E7">
              <w:rPr>
                <w:rFonts w:cstheme="minorHAnsi"/>
                <w:sz w:val="24"/>
                <w:szCs w:val="24"/>
              </w:rPr>
              <w:t>-</w:t>
            </w:r>
            <w:r w:rsidRPr="00377F9F">
              <w:rPr>
                <w:rFonts w:cstheme="minorHAnsi"/>
                <w:sz w:val="24"/>
                <w:szCs w:val="24"/>
              </w:rPr>
              <w:t>bit unsigned</w:t>
            </w:r>
          </w:p>
        </w:tc>
        <w:tc>
          <w:tcPr>
            <w:tcW w:w="4855" w:type="dxa"/>
          </w:tcPr>
          <w:p w14:paraId="7BAF4599" w14:textId="09468B73" w:rsidR="00377F9F" w:rsidRPr="00377F9F" w:rsidRDefault="00377F9F" w:rsidP="00377F9F">
            <w:pPr>
              <w:rPr>
                <w:rFonts w:cstheme="minorHAnsi"/>
                <w:sz w:val="24"/>
                <w:szCs w:val="24"/>
              </w:rPr>
            </w:pPr>
            <w:r w:rsidRPr="00377F9F">
              <w:rPr>
                <w:rFonts w:cstheme="minorHAnsi"/>
                <w:sz w:val="24"/>
                <w:szCs w:val="24"/>
              </w:rPr>
              <w:t>Contains the body of the message.</w:t>
            </w:r>
          </w:p>
        </w:tc>
      </w:tr>
      <w:tr w:rsidR="00377F9F" w14:paraId="249C2F3B" w14:textId="77777777" w:rsidTr="00612C89">
        <w:tc>
          <w:tcPr>
            <w:tcW w:w="1705" w:type="dxa"/>
          </w:tcPr>
          <w:p w14:paraId="4B642636" w14:textId="72607FDC" w:rsidR="00377F9F" w:rsidRPr="00377F9F" w:rsidRDefault="00377F9F" w:rsidP="00377F9F">
            <w:pPr>
              <w:rPr>
                <w:rFonts w:cstheme="minorHAnsi"/>
                <w:sz w:val="24"/>
                <w:szCs w:val="24"/>
              </w:rPr>
            </w:pPr>
            <w:r w:rsidRPr="00377F9F">
              <w:rPr>
                <w:rFonts w:cstheme="minorHAnsi"/>
                <w:sz w:val="24"/>
                <w:szCs w:val="24"/>
              </w:rPr>
              <w:t>&lt;ETX&gt;</w:t>
            </w:r>
          </w:p>
        </w:tc>
        <w:tc>
          <w:tcPr>
            <w:tcW w:w="2790" w:type="dxa"/>
          </w:tcPr>
          <w:p w14:paraId="5C1ACF90" w14:textId="7B1606E4" w:rsidR="00377F9F" w:rsidRPr="00377F9F" w:rsidRDefault="00377F9F" w:rsidP="00377F9F">
            <w:pPr>
              <w:rPr>
                <w:rFonts w:cstheme="minorHAnsi"/>
                <w:sz w:val="24"/>
                <w:szCs w:val="24"/>
              </w:rPr>
            </w:pPr>
            <w:r w:rsidRPr="00377F9F">
              <w:rPr>
                <w:rFonts w:cstheme="minorHAnsi"/>
                <w:sz w:val="24"/>
                <w:szCs w:val="24"/>
              </w:rPr>
              <w:t>8 bits unsigned</w:t>
            </w:r>
          </w:p>
        </w:tc>
        <w:tc>
          <w:tcPr>
            <w:tcW w:w="4855" w:type="dxa"/>
          </w:tcPr>
          <w:p w14:paraId="0B99C160" w14:textId="71453264" w:rsidR="00377F9F" w:rsidRPr="00377F9F" w:rsidRDefault="001969E7" w:rsidP="00377F9F">
            <w:pPr>
              <w:rPr>
                <w:rFonts w:cstheme="minorHAnsi"/>
                <w:sz w:val="24"/>
                <w:szCs w:val="24"/>
              </w:rPr>
            </w:pPr>
            <w:proofErr w:type="gramStart"/>
            <w:r w:rsidRPr="00377F9F">
              <w:rPr>
                <w:rFonts w:cstheme="minorHAnsi"/>
                <w:sz w:val="24"/>
                <w:szCs w:val="24"/>
              </w:rPr>
              <w:t>End-of-text</w:t>
            </w:r>
            <w:r>
              <w:rPr>
                <w:rFonts w:cstheme="minorHAnsi"/>
                <w:sz w:val="24"/>
                <w:szCs w:val="24"/>
              </w:rPr>
              <w:t>,</w:t>
            </w:r>
            <w:proofErr w:type="gramEnd"/>
            <w:r w:rsidR="00377F9F" w:rsidRPr="00377F9F">
              <w:rPr>
                <w:rFonts w:cstheme="minorHAnsi"/>
                <w:sz w:val="24"/>
                <w:szCs w:val="24"/>
              </w:rPr>
              <w:t xml:space="preserve"> contains ASCII code 0x03. Signals the end of the message.</w:t>
            </w:r>
          </w:p>
        </w:tc>
      </w:tr>
    </w:tbl>
    <w:p w14:paraId="3DCE97CA" w14:textId="3872324A" w:rsidR="00591049" w:rsidRDefault="00591049" w:rsidP="00875B67">
      <w:pPr>
        <w:rPr>
          <w:rFonts w:ascii="Calibri" w:eastAsia="Calibri" w:hAnsi="Calibri" w:cs="Times New Roman"/>
          <w:sz w:val="24"/>
          <w:szCs w:val="24"/>
        </w:rPr>
      </w:pPr>
      <w:r w:rsidRPr="00591049">
        <w:rPr>
          <w:rFonts w:ascii="Calibri" w:eastAsia="Calibri" w:hAnsi="Calibri" w:cs="Times New Roman"/>
          <w:sz w:val="24"/>
          <w:szCs w:val="24"/>
        </w:rPr>
        <w:t>The body of the message consists of the following fields</w:t>
      </w:r>
      <w:r>
        <w:rPr>
          <w:rFonts w:ascii="Calibri" w:eastAsia="Calibri" w:hAnsi="Calibri" w:cs="Times New Roman"/>
          <w:sz w:val="24"/>
          <w:szCs w:val="24"/>
        </w:rPr>
        <w:t xml:space="preserve">.  </w:t>
      </w:r>
      <w:r w:rsidR="005A143A">
        <w:rPr>
          <w:rFonts w:ascii="Calibri" w:eastAsia="Calibri" w:hAnsi="Calibri" w:cs="Times New Roman"/>
          <w:sz w:val="24"/>
          <w:szCs w:val="24"/>
        </w:rPr>
        <w:t>Body format summarized in this table:</w:t>
      </w:r>
    </w:p>
    <w:tbl>
      <w:tblPr>
        <w:tblStyle w:val="TableGrid"/>
        <w:tblW w:w="0" w:type="auto"/>
        <w:tblLook w:val="04A0" w:firstRow="1" w:lastRow="0" w:firstColumn="1" w:lastColumn="0" w:noHBand="0" w:noVBand="1"/>
      </w:tblPr>
      <w:tblGrid>
        <w:gridCol w:w="1705"/>
        <w:gridCol w:w="2790"/>
        <w:gridCol w:w="4855"/>
      </w:tblGrid>
      <w:tr w:rsidR="005A143A" w14:paraId="41401A30" w14:textId="77777777" w:rsidTr="00612C89">
        <w:tc>
          <w:tcPr>
            <w:tcW w:w="1705" w:type="dxa"/>
          </w:tcPr>
          <w:p w14:paraId="68DE4C39" w14:textId="77777777" w:rsidR="005A143A" w:rsidRPr="00D40E01" w:rsidRDefault="005A143A" w:rsidP="006E444F">
            <w:pPr>
              <w:jc w:val="center"/>
              <w:rPr>
                <w:rFonts w:cstheme="minorHAnsi"/>
                <w:sz w:val="24"/>
                <w:szCs w:val="24"/>
              </w:rPr>
            </w:pPr>
            <w:r w:rsidRPr="00D40E01">
              <w:rPr>
                <w:rFonts w:cstheme="minorHAnsi"/>
                <w:b/>
                <w:sz w:val="24"/>
                <w:szCs w:val="24"/>
              </w:rPr>
              <w:t>Field</w:t>
            </w:r>
          </w:p>
        </w:tc>
        <w:tc>
          <w:tcPr>
            <w:tcW w:w="2790" w:type="dxa"/>
          </w:tcPr>
          <w:p w14:paraId="331F1F1E" w14:textId="77777777" w:rsidR="005A143A" w:rsidRPr="00D40E01" w:rsidRDefault="005A143A" w:rsidP="006E444F">
            <w:pPr>
              <w:jc w:val="center"/>
              <w:rPr>
                <w:rFonts w:cstheme="minorHAnsi"/>
                <w:sz w:val="24"/>
                <w:szCs w:val="24"/>
              </w:rPr>
            </w:pPr>
            <w:r w:rsidRPr="00D40E01">
              <w:rPr>
                <w:rFonts w:cstheme="minorHAnsi"/>
                <w:b/>
                <w:sz w:val="24"/>
                <w:szCs w:val="24"/>
              </w:rPr>
              <w:t>Format</w:t>
            </w:r>
          </w:p>
        </w:tc>
        <w:tc>
          <w:tcPr>
            <w:tcW w:w="4855" w:type="dxa"/>
          </w:tcPr>
          <w:p w14:paraId="4BF997C4" w14:textId="77777777" w:rsidR="005A143A" w:rsidRPr="00D40E01" w:rsidRDefault="005A143A" w:rsidP="006E444F">
            <w:pPr>
              <w:jc w:val="center"/>
              <w:rPr>
                <w:rFonts w:cstheme="minorHAnsi"/>
                <w:sz w:val="24"/>
                <w:szCs w:val="24"/>
              </w:rPr>
            </w:pPr>
            <w:r w:rsidRPr="00D40E01">
              <w:rPr>
                <w:rFonts w:cstheme="minorHAnsi"/>
                <w:b/>
                <w:sz w:val="24"/>
                <w:szCs w:val="24"/>
              </w:rPr>
              <w:t>Description</w:t>
            </w:r>
          </w:p>
        </w:tc>
      </w:tr>
      <w:tr w:rsidR="004C05AB" w14:paraId="5C1A14EF" w14:textId="77777777" w:rsidTr="00612C89">
        <w:tc>
          <w:tcPr>
            <w:tcW w:w="1705" w:type="dxa"/>
          </w:tcPr>
          <w:p w14:paraId="53397110" w14:textId="735775EB" w:rsidR="004C05AB" w:rsidRPr="004C05AB" w:rsidRDefault="004C05AB" w:rsidP="004C05AB">
            <w:pPr>
              <w:rPr>
                <w:rFonts w:cstheme="minorHAnsi"/>
                <w:sz w:val="24"/>
                <w:szCs w:val="24"/>
              </w:rPr>
            </w:pPr>
            <w:proofErr w:type="spellStart"/>
            <w:r w:rsidRPr="004C05AB">
              <w:rPr>
                <w:rFonts w:cstheme="minorHAnsi"/>
                <w:sz w:val="24"/>
                <w:szCs w:val="24"/>
              </w:rPr>
              <w:t>sequenceNum</w:t>
            </w:r>
            <w:proofErr w:type="spellEnd"/>
          </w:p>
        </w:tc>
        <w:tc>
          <w:tcPr>
            <w:tcW w:w="2790" w:type="dxa"/>
          </w:tcPr>
          <w:p w14:paraId="5DB3538B" w14:textId="0C72D878" w:rsidR="004C05AB" w:rsidRPr="004C05AB" w:rsidRDefault="004C05AB" w:rsidP="004C05AB">
            <w:pPr>
              <w:rPr>
                <w:rFonts w:cstheme="minorHAnsi"/>
                <w:sz w:val="24"/>
                <w:szCs w:val="24"/>
              </w:rPr>
            </w:pPr>
            <w:r w:rsidRPr="004C05AB">
              <w:rPr>
                <w:rFonts w:cstheme="minorHAnsi"/>
                <w:sz w:val="24"/>
                <w:szCs w:val="24"/>
              </w:rPr>
              <w:t>32 bits (4 bytes) unsigned</w:t>
            </w:r>
          </w:p>
        </w:tc>
        <w:tc>
          <w:tcPr>
            <w:tcW w:w="4855" w:type="dxa"/>
          </w:tcPr>
          <w:p w14:paraId="4398E871" w14:textId="39D5BA98" w:rsidR="004C05AB" w:rsidRPr="004C05AB" w:rsidRDefault="004C05AB" w:rsidP="004C05AB">
            <w:pPr>
              <w:rPr>
                <w:rFonts w:cstheme="minorHAnsi"/>
                <w:sz w:val="24"/>
                <w:szCs w:val="24"/>
              </w:rPr>
            </w:pPr>
            <w:r w:rsidRPr="004C05AB">
              <w:rPr>
                <w:rFonts w:cstheme="minorHAnsi"/>
                <w:sz w:val="24"/>
                <w:szCs w:val="24"/>
              </w:rPr>
              <w:t xml:space="preserve">Used for ordering and </w:t>
            </w:r>
            <w:proofErr w:type="spellStart"/>
            <w:r w:rsidRPr="004C05AB">
              <w:rPr>
                <w:rFonts w:cstheme="minorHAnsi"/>
                <w:sz w:val="24"/>
                <w:szCs w:val="24"/>
              </w:rPr>
              <w:t>ack’ing</w:t>
            </w:r>
            <w:proofErr w:type="spellEnd"/>
            <w:r w:rsidRPr="004C05AB">
              <w:rPr>
                <w:rFonts w:cstheme="minorHAnsi"/>
                <w:sz w:val="24"/>
                <w:szCs w:val="24"/>
              </w:rPr>
              <w:t xml:space="preserve"> messages.</w:t>
            </w:r>
          </w:p>
        </w:tc>
      </w:tr>
      <w:tr w:rsidR="004C05AB" w14:paraId="22D822A3" w14:textId="77777777" w:rsidTr="00612C89">
        <w:tc>
          <w:tcPr>
            <w:tcW w:w="1705" w:type="dxa"/>
          </w:tcPr>
          <w:p w14:paraId="6FA20584" w14:textId="36D17D1C" w:rsidR="004C05AB" w:rsidRPr="004C05AB" w:rsidRDefault="004C05AB" w:rsidP="004C05AB">
            <w:pPr>
              <w:rPr>
                <w:rFonts w:cstheme="minorHAnsi"/>
                <w:sz w:val="24"/>
                <w:szCs w:val="24"/>
              </w:rPr>
            </w:pPr>
            <w:r w:rsidRPr="004C05AB">
              <w:rPr>
                <w:rFonts w:cstheme="minorHAnsi"/>
                <w:sz w:val="24"/>
                <w:szCs w:val="24"/>
              </w:rPr>
              <w:t>port</w:t>
            </w:r>
          </w:p>
        </w:tc>
        <w:tc>
          <w:tcPr>
            <w:tcW w:w="2790" w:type="dxa"/>
          </w:tcPr>
          <w:p w14:paraId="35BA79FC" w14:textId="6D2158E6" w:rsidR="004C05AB" w:rsidRPr="004C05AB" w:rsidRDefault="004C05AB" w:rsidP="004C05AB">
            <w:pPr>
              <w:rPr>
                <w:rFonts w:cstheme="minorHAnsi"/>
                <w:sz w:val="24"/>
                <w:szCs w:val="24"/>
              </w:rPr>
            </w:pPr>
            <w:r w:rsidRPr="004C05AB">
              <w:rPr>
                <w:rFonts w:cstheme="minorHAnsi"/>
                <w:sz w:val="24"/>
                <w:szCs w:val="24"/>
              </w:rPr>
              <w:t>8 bits (1 byte) unsigned</w:t>
            </w:r>
          </w:p>
        </w:tc>
        <w:tc>
          <w:tcPr>
            <w:tcW w:w="4855" w:type="dxa"/>
          </w:tcPr>
          <w:p w14:paraId="4DE69B14" w14:textId="7B917EB9" w:rsidR="004C05AB" w:rsidRPr="004C05AB" w:rsidRDefault="004C05AB" w:rsidP="004C05AB">
            <w:pPr>
              <w:rPr>
                <w:rFonts w:cstheme="minorHAnsi"/>
                <w:sz w:val="24"/>
                <w:szCs w:val="24"/>
              </w:rPr>
            </w:pPr>
            <w:r w:rsidRPr="004C05AB">
              <w:rPr>
                <w:rFonts w:cstheme="minorHAnsi"/>
                <w:sz w:val="24"/>
                <w:szCs w:val="24"/>
              </w:rPr>
              <w:t>Logical ID number indicating the type of message.</w:t>
            </w:r>
          </w:p>
        </w:tc>
      </w:tr>
      <w:tr w:rsidR="004C05AB" w14:paraId="3FF27FCE" w14:textId="77777777" w:rsidTr="00612C89">
        <w:tc>
          <w:tcPr>
            <w:tcW w:w="1705" w:type="dxa"/>
          </w:tcPr>
          <w:p w14:paraId="58B58EEC" w14:textId="722D3884" w:rsidR="004C05AB" w:rsidRPr="004C05AB" w:rsidRDefault="004C05AB" w:rsidP="004C05AB">
            <w:pPr>
              <w:rPr>
                <w:rFonts w:cstheme="minorHAnsi"/>
                <w:sz w:val="24"/>
                <w:szCs w:val="24"/>
              </w:rPr>
            </w:pPr>
            <w:r w:rsidRPr="004C05AB">
              <w:rPr>
                <w:rFonts w:cstheme="minorHAnsi"/>
                <w:sz w:val="24"/>
                <w:szCs w:val="24"/>
              </w:rPr>
              <w:t>data</w:t>
            </w:r>
          </w:p>
        </w:tc>
        <w:tc>
          <w:tcPr>
            <w:tcW w:w="2790" w:type="dxa"/>
          </w:tcPr>
          <w:p w14:paraId="4838C70E" w14:textId="2353928E" w:rsidR="004C05AB" w:rsidRPr="004C05AB" w:rsidRDefault="004C05AB" w:rsidP="004C05AB">
            <w:pPr>
              <w:rPr>
                <w:rFonts w:cstheme="minorHAnsi"/>
                <w:sz w:val="24"/>
                <w:szCs w:val="24"/>
              </w:rPr>
            </w:pPr>
            <w:r w:rsidRPr="004C05AB">
              <w:rPr>
                <w:rFonts w:cstheme="minorHAnsi"/>
                <w:sz w:val="24"/>
                <w:szCs w:val="24"/>
              </w:rPr>
              <w:t>Array of 1 or more 8 bit (1 byte) unsigned characters.</w:t>
            </w:r>
          </w:p>
        </w:tc>
        <w:tc>
          <w:tcPr>
            <w:tcW w:w="4855" w:type="dxa"/>
          </w:tcPr>
          <w:p w14:paraId="45393D53" w14:textId="60169CB7" w:rsidR="004C05AB" w:rsidRPr="004C05AB" w:rsidRDefault="004C05AB" w:rsidP="004C05AB">
            <w:pPr>
              <w:rPr>
                <w:rFonts w:cstheme="minorHAnsi"/>
                <w:sz w:val="24"/>
                <w:szCs w:val="24"/>
              </w:rPr>
            </w:pPr>
            <w:r w:rsidRPr="004C05AB">
              <w:rPr>
                <w:rFonts w:cstheme="minorHAnsi"/>
                <w:sz w:val="24"/>
                <w:szCs w:val="24"/>
              </w:rPr>
              <w:t>The payload of the message.</w:t>
            </w:r>
          </w:p>
        </w:tc>
      </w:tr>
    </w:tbl>
    <w:p w14:paraId="74AC0524" w14:textId="2792CAB0" w:rsidR="00A667A9" w:rsidRDefault="00A667A9" w:rsidP="002244F4">
      <w:pPr>
        <w:pStyle w:val="Heading1"/>
        <w:numPr>
          <w:ilvl w:val="1"/>
          <w:numId w:val="24"/>
        </w:numPr>
        <w:rPr>
          <w:b/>
          <w:bCs/>
          <w:color w:val="auto"/>
          <w:sz w:val="28"/>
          <w:szCs w:val="28"/>
        </w:rPr>
      </w:pPr>
      <w:bookmarkStart w:id="19" w:name="_Toc58258127"/>
      <w:r>
        <w:rPr>
          <w:b/>
          <w:bCs/>
          <w:color w:val="auto"/>
          <w:sz w:val="28"/>
          <w:szCs w:val="28"/>
        </w:rPr>
        <w:t>The Use of Port Numbers</w:t>
      </w:r>
      <w:bookmarkEnd w:id="19"/>
    </w:p>
    <w:p w14:paraId="5BD43FCB" w14:textId="032B249B" w:rsidR="004F633B" w:rsidRDefault="00DE5755" w:rsidP="004F633B">
      <w:pPr>
        <w:rPr>
          <w:rFonts w:ascii="Calibri" w:hAnsi="Calibri"/>
          <w:sz w:val="24"/>
          <w:szCs w:val="24"/>
        </w:rPr>
      </w:pPr>
      <w:r w:rsidRPr="00DE5755">
        <w:rPr>
          <w:sz w:val="24"/>
          <w:szCs w:val="28"/>
        </w:rPr>
        <w:t>The port number within the body of the message identifies the type of the message. Specified port numbers are described below</w:t>
      </w:r>
    </w:p>
    <w:tbl>
      <w:tblPr>
        <w:tblStyle w:val="TableGrid"/>
        <w:tblW w:w="0" w:type="auto"/>
        <w:tblLook w:val="04A0" w:firstRow="1" w:lastRow="0" w:firstColumn="1" w:lastColumn="0" w:noHBand="0" w:noVBand="1"/>
      </w:tblPr>
      <w:tblGrid>
        <w:gridCol w:w="1639"/>
        <w:gridCol w:w="2860"/>
        <w:gridCol w:w="4851"/>
      </w:tblGrid>
      <w:tr w:rsidR="004F633B" w14:paraId="182CD9BE" w14:textId="77777777" w:rsidTr="00F8723B">
        <w:tc>
          <w:tcPr>
            <w:tcW w:w="1705" w:type="dxa"/>
          </w:tcPr>
          <w:p w14:paraId="78A04761" w14:textId="63C14D3E" w:rsidR="004F633B" w:rsidRPr="00D40E01" w:rsidRDefault="00C948BB" w:rsidP="006E444F">
            <w:pPr>
              <w:jc w:val="center"/>
              <w:rPr>
                <w:rFonts w:cstheme="minorHAnsi"/>
                <w:sz w:val="24"/>
                <w:szCs w:val="24"/>
              </w:rPr>
            </w:pPr>
            <w:r>
              <w:rPr>
                <w:rFonts w:cstheme="minorHAnsi"/>
                <w:b/>
                <w:sz w:val="24"/>
                <w:szCs w:val="24"/>
              </w:rPr>
              <w:t>Port Number</w:t>
            </w:r>
          </w:p>
        </w:tc>
        <w:tc>
          <w:tcPr>
            <w:tcW w:w="2430" w:type="dxa"/>
          </w:tcPr>
          <w:p w14:paraId="37DF3F03" w14:textId="20FB39C1" w:rsidR="004F633B" w:rsidRPr="00D40E01" w:rsidRDefault="00C948BB" w:rsidP="006E444F">
            <w:pPr>
              <w:jc w:val="center"/>
              <w:rPr>
                <w:rFonts w:cstheme="minorHAnsi"/>
                <w:sz w:val="24"/>
                <w:szCs w:val="24"/>
              </w:rPr>
            </w:pPr>
            <w:r>
              <w:rPr>
                <w:rFonts w:cstheme="minorHAnsi"/>
                <w:b/>
                <w:sz w:val="24"/>
                <w:szCs w:val="24"/>
              </w:rPr>
              <w:t>Tag</w:t>
            </w:r>
          </w:p>
        </w:tc>
        <w:tc>
          <w:tcPr>
            <w:tcW w:w="5215" w:type="dxa"/>
          </w:tcPr>
          <w:p w14:paraId="0A8129CA" w14:textId="77777777" w:rsidR="004F633B" w:rsidRPr="00D40E01" w:rsidRDefault="004F633B" w:rsidP="006E444F">
            <w:pPr>
              <w:jc w:val="center"/>
              <w:rPr>
                <w:rFonts w:cstheme="minorHAnsi"/>
                <w:sz w:val="24"/>
                <w:szCs w:val="24"/>
              </w:rPr>
            </w:pPr>
            <w:r w:rsidRPr="00D40E01">
              <w:rPr>
                <w:rFonts w:cstheme="minorHAnsi"/>
                <w:b/>
                <w:sz w:val="24"/>
                <w:szCs w:val="24"/>
              </w:rPr>
              <w:t>Description</w:t>
            </w:r>
          </w:p>
        </w:tc>
      </w:tr>
      <w:tr w:rsidR="00FF2DBC" w14:paraId="472AAE03" w14:textId="77777777" w:rsidTr="00F8723B">
        <w:tc>
          <w:tcPr>
            <w:tcW w:w="1705" w:type="dxa"/>
          </w:tcPr>
          <w:p w14:paraId="0BA9F9B6" w14:textId="5BC4A3B2" w:rsidR="00FF2DBC" w:rsidRPr="00FF2DBC" w:rsidRDefault="00FF2DBC" w:rsidP="00FF2DBC">
            <w:pPr>
              <w:rPr>
                <w:rFonts w:cstheme="minorHAnsi"/>
                <w:sz w:val="24"/>
                <w:szCs w:val="24"/>
              </w:rPr>
            </w:pPr>
            <w:r w:rsidRPr="00FF2DBC">
              <w:rPr>
                <w:rFonts w:cstheme="minorHAnsi"/>
                <w:sz w:val="24"/>
                <w:szCs w:val="24"/>
              </w:rPr>
              <w:t>0</w:t>
            </w:r>
          </w:p>
        </w:tc>
        <w:tc>
          <w:tcPr>
            <w:tcW w:w="2430" w:type="dxa"/>
          </w:tcPr>
          <w:p w14:paraId="12DD6AA0" w14:textId="31BB1A41" w:rsidR="00FF2DBC" w:rsidRPr="00FF2DBC" w:rsidRDefault="00FF2DBC" w:rsidP="00FF2DBC">
            <w:pPr>
              <w:rPr>
                <w:rFonts w:cstheme="minorHAnsi"/>
                <w:sz w:val="24"/>
                <w:szCs w:val="24"/>
              </w:rPr>
            </w:pPr>
            <w:r w:rsidRPr="00FF2DBC">
              <w:rPr>
                <w:rFonts w:cstheme="minorHAnsi"/>
                <w:sz w:val="24"/>
                <w:szCs w:val="24"/>
              </w:rPr>
              <w:t>NET_RESULTS_PORT</w:t>
            </w:r>
          </w:p>
        </w:tc>
        <w:tc>
          <w:tcPr>
            <w:tcW w:w="5215" w:type="dxa"/>
          </w:tcPr>
          <w:p w14:paraId="535035BE" w14:textId="5F49CAA8" w:rsidR="00FF2DBC" w:rsidRPr="00FF2DBC" w:rsidRDefault="00FF2DBC" w:rsidP="00FF2DBC">
            <w:pPr>
              <w:rPr>
                <w:rFonts w:cstheme="minorHAnsi"/>
                <w:sz w:val="24"/>
                <w:szCs w:val="24"/>
              </w:rPr>
            </w:pPr>
            <w:r w:rsidRPr="00FF2DBC">
              <w:rPr>
                <w:rFonts w:cstheme="minorHAnsi"/>
                <w:sz w:val="24"/>
                <w:szCs w:val="24"/>
              </w:rPr>
              <w:t>Used by the instrument when transmitting individual assay results or dumping all saved records.</w:t>
            </w:r>
          </w:p>
        </w:tc>
      </w:tr>
      <w:tr w:rsidR="00FF2DBC" w14:paraId="06FA8CE8" w14:textId="77777777" w:rsidTr="00F8723B">
        <w:tc>
          <w:tcPr>
            <w:tcW w:w="1705" w:type="dxa"/>
          </w:tcPr>
          <w:p w14:paraId="4B6289D2" w14:textId="229FCEE3" w:rsidR="00FF2DBC" w:rsidRPr="00FF2DBC" w:rsidRDefault="00FF2DBC" w:rsidP="00FF2DBC">
            <w:pPr>
              <w:rPr>
                <w:rFonts w:cstheme="minorHAnsi"/>
                <w:sz w:val="24"/>
                <w:szCs w:val="24"/>
              </w:rPr>
            </w:pPr>
            <w:r w:rsidRPr="00FF2DBC">
              <w:rPr>
                <w:rFonts w:cstheme="minorHAnsi"/>
                <w:sz w:val="24"/>
                <w:szCs w:val="24"/>
              </w:rPr>
              <w:t>1</w:t>
            </w:r>
          </w:p>
        </w:tc>
        <w:tc>
          <w:tcPr>
            <w:tcW w:w="2430" w:type="dxa"/>
          </w:tcPr>
          <w:p w14:paraId="1E4E2A3D" w14:textId="489CD44E" w:rsidR="00FF2DBC" w:rsidRPr="00FF2DBC" w:rsidRDefault="00FF2DBC" w:rsidP="00FF2DBC">
            <w:pPr>
              <w:rPr>
                <w:rFonts w:cstheme="minorHAnsi"/>
                <w:sz w:val="24"/>
                <w:szCs w:val="24"/>
              </w:rPr>
            </w:pPr>
            <w:r w:rsidRPr="00FF2DBC">
              <w:rPr>
                <w:rFonts w:cstheme="minorHAnsi"/>
                <w:sz w:val="24"/>
                <w:szCs w:val="24"/>
              </w:rPr>
              <w:t>NET_CONTROL_PORT</w:t>
            </w:r>
          </w:p>
        </w:tc>
        <w:tc>
          <w:tcPr>
            <w:tcW w:w="5215" w:type="dxa"/>
          </w:tcPr>
          <w:p w14:paraId="37B71DAF" w14:textId="11AF8889" w:rsidR="00FF2DBC" w:rsidRPr="00FF2DBC" w:rsidRDefault="00FF2DBC" w:rsidP="00FF2DBC">
            <w:pPr>
              <w:rPr>
                <w:rFonts w:cstheme="minorHAnsi"/>
                <w:sz w:val="24"/>
                <w:szCs w:val="24"/>
              </w:rPr>
            </w:pPr>
            <w:r w:rsidRPr="00FF2DBC">
              <w:rPr>
                <w:rFonts w:cstheme="minorHAnsi"/>
                <w:sz w:val="24"/>
                <w:szCs w:val="24"/>
              </w:rPr>
              <w:t>Used when sending or receiving ‘open’, ‘ack’ or status messages.</w:t>
            </w:r>
          </w:p>
        </w:tc>
      </w:tr>
      <w:tr w:rsidR="00FF2DBC" w14:paraId="7E0E81ED" w14:textId="77777777" w:rsidTr="00F8723B">
        <w:tc>
          <w:tcPr>
            <w:tcW w:w="1705" w:type="dxa"/>
          </w:tcPr>
          <w:p w14:paraId="54FC5AF3" w14:textId="59FE98B5" w:rsidR="00FF2DBC" w:rsidRPr="00FF2DBC" w:rsidRDefault="00FF2DBC" w:rsidP="00FF2DBC">
            <w:pPr>
              <w:rPr>
                <w:rFonts w:cstheme="minorHAnsi"/>
                <w:sz w:val="24"/>
                <w:szCs w:val="24"/>
              </w:rPr>
            </w:pPr>
            <w:r w:rsidRPr="00FF2DBC">
              <w:rPr>
                <w:rFonts w:cstheme="minorHAnsi"/>
                <w:sz w:val="24"/>
                <w:szCs w:val="24"/>
              </w:rPr>
              <w:t>2</w:t>
            </w:r>
          </w:p>
        </w:tc>
        <w:tc>
          <w:tcPr>
            <w:tcW w:w="2430" w:type="dxa"/>
          </w:tcPr>
          <w:p w14:paraId="7039FEBB" w14:textId="72C73755" w:rsidR="00FF2DBC" w:rsidRPr="00FF2DBC" w:rsidRDefault="00FF2DBC" w:rsidP="00FF2DBC">
            <w:pPr>
              <w:rPr>
                <w:rFonts w:cstheme="minorHAnsi"/>
                <w:sz w:val="24"/>
                <w:szCs w:val="24"/>
              </w:rPr>
            </w:pPr>
            <w:r w:rsidRPr="00FF2DBC">
              <w:rPr>
                <w:rFonts w:cstheme="minorHAnsi"/>
                <w:sz w:val="24"/>
                <w:szCs w:val="24"/>
              </w:rPr>
              <w:t>NET_CONSOLE_PORT</w:t>
            </w:r>
          </w:p>
        </w:tc>
        <w:tc>
          <w:tcPr>
            <w:tcW w:w="5215" w:type="dxa"/>
          </w:tcPr>
          <w:p w14:paraId="7BEE3FB2" w14:textId="7C8EBCA3" w:rsidR="00FF2DBC" w:rsidRPr="00FF2DBC" w:rsidRDefault="00FF2DBC" w:rsidP="00FF2DBC">
            <w:pPr>
              <w:rPr>
                <w:rFonts w:cstheme="minorHAnsi"/>
                <w:sz w:val="24"/>
                <w:szCs w:val="24"/>
              </w:rPr>
            </w:pPr>
            <w:r w:rsidRPr="00FF2DBC">
              <w:rPr>
                <w:rFonts w:cstheme="minorHAnsi"/>
                <w:sz w:val="24"/>
                <w:szCs w:val="24"/>
              </w:rPr>
              <w:t>R&amp;D use only</w:t>
            </w:r>
          </w:p>
        </w:tc>
      </w:tr>
      <w:tr w:rsidR="00FF2DBC" w14:paraId="41905467" w14:textId="77777777" w:rsidTr="00F8723B">
        <w:tc>
          <w:tcPr>
            <w:tcW w:w="1705" w:type="dxa"/>
          </w:tcPr>
          <w:p w14:paraId="0D9B6174" w14:textId="756AFEEE" w:rsidR="00FF2DBC" w:rsidRPr="00FF2DBC" w:rsidRDefault="00FF2DBC" w:rsidP="00FF2DBC">
            <w:pPr>
              <w:rPr>
                <w:rFonts w:cstheme="minorHAnsi"/>
                <w:sz w:val="24"/>
                <w:szCs w:val="24"/>
              </w:rPr>
            </w:pPr>
            <w:r w:rsidRPr="00FF2DBC">
              <w:rPr>
                <w:rFonts w:cstheme="minorHAnsi"/>
                <w:sz w:val="24"/>
                <w:szCs w:val="24"/>
              </w:rPr>
              <w:t>3</w:t>
            </w:r>
          </w:p>
        </w:tc>
        <w:tc>
          <w:tcPr>
            <w:tcW w:w="2430" w:type="dxa"/>
          </w:tcPr>
          <w:p w14:paraId="1CF65877" w14:textId="64472AB5" w:rsidR="00FF2DBC" w:rsidRPr="00FF2DBC" w:rsidRDefault="00FF2DBC" w:rsidP="00FF2DBC">
            <w:pPr>
              <w:rPr>
                <w:rFonts w:cstheme="minorHAnsi"/>
                <w:sz w:val="24"/>
                <w:szCs w:val="24"/>
              </w:rPr>
            </w:pPr>
            <w:r w:rsidRPr="00FF2DBC">
              <w:rPr>
                <w:rFonts w:cstheme="minorHAnsi"/>
                <w:sz w:val="24"/>
                <w:szCs w:val="24"/>
              </w:rPr>
              <w:t>NET_TIME_DOMAIN_PORT</w:t>
            </w:r>
          </w:p>
        </w:tc>
        <w:tc>
          <w:tcPr>
            <w:tcW w:w="5215" w:type="dxa"/>
          </w:tcPr>
          <w:p w14:paraId="31AC7EFC" w14:textId="08CAEAFB" w:rsidR="00FF2DBC" w:rsidRPr="00FF2DBC" w:rsidRDefault="00FF2DBC" w:rsidP="00FF2DBC">
            <w:pPr>
              <w:rPr>
                <w:rFonts w:cstheme="minorHAnsi"/>
                <w:sz w:val="24"/>
                <w:szCs w:val="24"/>
              </w:rPr>
            </w:pPr>
            <w:r w:rsidRPr="00FF2DBC">
              <w:rPr>
                <w:rFonts w:cstheme="minorHAnsi"/>
                <w:sz w:val="24"/>
                <w:szCs w:val="24"/>
              </w:rPr>
              <w:t>R&amp;D use only.</w:t>
            </w:r>
          </w:p>
        </w:tc>
      </w:tr>
      <w:tr w:rsidR="00FF2DBC" w14:paraId="776A05B8" w14:textId="77777777" w:rsidTr="00F8723B">
        <w:tc>
          <w:tcPr>
            <w:tcW w:w="1705" w:type="dxa"/>
          </w:tcPr>
          <w:p w14:paraId="5902B880" w14:textId="42A2B512" w:rsidR="00FF2DBC" w:rsidRPr="00FF2DBC" w:rsidRDefault="00FF2DBC" w:rsidP="00FF2DBC">
            <w:pPr>
              <w:rPr>
                <w:rFonts w:cstheme="minorHAnsi"/>
                <w:sz w:val="24"/>
                <w:szCs w:val="24"/>
              </w:rPr>
            </w:pPr>
            <w:r w:rsidRPr="00FF2DBC">
              <w:rPr>
                <w:rFonts w:cstheme="minorHAnsi"/>
                <w:sz w:val="24"/>
                <w:szCs w:val="24"/>
              </w:rPr>
              <w:t>4</w:t>
            </w:r>
          </w:p>
        </w:tc>
        <w:tc>
          <w:tcPr>
            <w:tcW w:w="2430" w:type="dxa"/>
          </w:tcPr>
          <w:p w14:paraId="586CF278" w14:textId="3D34B987" w:rsidR="00FF2DBC" w:rsidRPr="00FF2DBC" w:rsidRDefault="00FF2DBC" w:rsidP="00FF2DBC">
            <w:pPr>
              <w:rPr>
                <w:rFonts w:cstheme="minorHAnsi"/>
                <w:sz w:val="24"/>
                <w:szCs w:val="24"/>
              </w:rPr>
            </w:pPr>
            <w:r w:rsidRPr="00FF2DBC">
              <w:rPr>
                <w:rFonts w:cstheme="minorHAnsi"/>
                <w:sz w:val="24"/>
                <w:szCs w:val="24"/>
              </w:rPr>
              <w:t>NET_DEBUG_PORT</w:t>
            </w:r>
          </w:p>
        </w:tc>
        <w:tc>
          <w:tcPr>
            <w:tcW w:w="5215" w:type="dxa"/>
          </w:tcPr>
          <w:p w14:paraId="669EDBFA" w14:textId="61982F99" w:rsidR="00FF2DBC" w:rsidRPr="00FF2DBC" w:rsidRDefault="00FF2DBC" w:rsidP="00FF2DBC">
            <w:pPr>
              <w:rPr>
                <w:rFonts w:cstheme="minorHAnsi"/>
                <w:sz w:val="24"/>
                <w:szCs w:val="24"/>
              </w:rPr>
            </w:pPr>
            <w:r w:rsidRPr="00FF2DBC">
              <w:rPr>
                <w:rFonts w:cstheme="minorHAnsi"/>
                <w:sz w:val="24"/>
                <w:szCs w:val="24"/>
              </w:rPr>
              <w:t>R&amp;D use only.</w:t>
            </w:r>
          </w:p>
        </w:tc>
      </w:tr>
      <w:tr w:rsidR="006C33A9" w14:paraId="73849F04" w14:textId="77777777" w:rsidTr="00F8723B">
        <w:tc>
          <w:tcPr>
            <w:tcW w:w="1705" w:type="dxa"/>
          </w:tcPr>
          <w:p w14:paraId="559DD834" w14:textId="1A7A2611" w:rsidR="006C33A9" w:rsidRPr="0037285D" w:rsidRDefault="006C33A9" w:rsidP="006C33A9">
            <w:pPr>
              <w:rPr>
                <w:rFonts w:cstheme="minorHAnsi"/>
                <w:sz w:val="24"/>
                <w:szCs w:val="24"/>
              </w:rPr>
            </w:pPr>
            <w:r w:rsidRPr="0037285D">
              <w:rPr>
                <w:rFonts w:cs="Courier New"/>
                <w:sz w:val="24"/>
                <w:szCs w:val="24"/>
              </w:rPr>
              <w:t>5</w:t>
            </w:r>
          </w:p>
        </w:tc>
        <w:tc>
          <w:tcPr>
            <w:tcW w:w="2430" w:type="dxa"/>
          </w:tcPr>
          <w:p w14:paraId="237C2A38" w14:textId="5B131CB6" w:rsidR="006C33A9" w:rsidRPr="0037285D" w:rsidRDefault="006C33A9" w:rsidP="006C33A9">
            <w:pPr>
              <w:rPr>
                <w:rFonts w:cstheme="minorHAnsi"/>
                <w:sz w:val="24"/>
                <w:szCs w:val="24"/>
              </w:rPr>
            </w:pPr>
            <w:r w:rsidRPr="0037285D">
              <w:rPr>
                <w:rFonts w:cs="Courier New"/>
                <w:sz w:val="24"/>
                <w:szCs w:val="24"/>
              </w:rPr>
              <w:t>NET_COMMAND_PORT</w:t>
            </w:r>
          </w:p>
        </w:tc>
        <w:tc>
          <w:tcPr>
            <w:tcW w:w="5215" w:type="dxa"/>
          </w:tcPr>
          <w:p w14:paraId="6D6C6C53" w14:textId="07415759" w:rsidR="006C33A9" w:rsidRPr="0037285D" w:rsidRDefault="006C33A9" w:rsidP="006C33A9">
            <w:pPr>
              <w:rPr>
                <w:rFonts w:cstheme="minorHAnsi"/>
                <w:sz w:val="24"/>
                <w:szCs w:val="24"/>
              </w:rPr>
            </w:pPr>
            <w:r w:rsidRPr="0037285D">
              <w:rPr>
                <w:rFonts w:cs="Courier New"/>
                <w:sz w:val="24"/>
                <w:szCs w:val="24"/>
              </w:rPr>
              <w:t>Used when sending commands to the instrument and command responses from the instrument.</w:t>
            </w:r>
          </w:p>
        </w:tc>
      </w:tr>
      <w:tr w:rsidR="006C33A9" w14:paraId="18172C9F" w14:textId="77777777" w:rsidTr="00F8723B">
        <w:tc>
          <w:tcPr>
            <w:tcW w:w="1705" w:type="dxa"/>
          </w:tcPr>
          <w:p w14:paraId="679A9C67" w14:textId="70C0B404" w:rsidR="006C33A9" w:rsidRPr="0037285D" w:rsidRDefault="006C33A9" w:rsidP="006C33A9">
            <w:pPr>
              <w:rPr>
                <w:rFonts w:cstheme="minorHAnsi"/>
                <w:sz w:val="24"/>
                <w:szCs w:val="24"/>
              </w:rPr>
            </w:pPr>
            <w:r w:rsidRPr="0037285D">
              <w:rPr>
                <w:rFonts w:cs="Courier New"/>
                <w:sz w:val="24"/>
                <w:szCs w:val="24"/>
              </w:rPr>
              <w:t>6</w:t>
            </w:r>
          </w:p>
        </w:tc>
        <w:tc>
          <w:tcPr>
            <w:tcW w:w="2430" w:type="dxa"/>
          </w:tcPr>
          <w:p w14:paraId="316EFB7A" w14:textId="2BC6F09F" w:rsidR="006C33A9" w:rsidRPr="0037285D" w:rsidRDefault="006C33A9" w:rsidP="006C33A9">
            <w:pPr>
              <w:rPr>
                <w:rFonts w:cstheme="minorHAnsi"/>
                <w:sz w:val="24"/>
                <w:szCs w:val="24"/>
              </w:rPr>
            </w:pPr>
            <w:r w:rsidRPr="0037285D">
              <w:rPr>
                <w:rFonts w:cs="Courier New"/>
                <w:sz w:val="24"/>
                <w:szCs w:val="24"/>
              </w:rPr>
              <w:t>NET_UPDATE_PORT</w:t>
            </w:r>
          </w:p>
        </w:tc>
        <w:tc>
          <w:tcPr>
            <w:tcW w:w="5215" w:type="dxa"/>
          </w:tcPr>
          <w:p w14:paraId="09B24BEB" w14:textId="0A09BE49" w:rsidR="006C33A9" w:rsidRPr="0037285D" w:rsidRDefault="006C33A9" w:rsidP="006C33A9">
            <w:pPr>
              <w:rPr>
                <w:rFonts w:cstheme="minorHAnsi"/>
                <w:sz w:val="24"/>
                <w:szCs w:val="24"/>
              </w:rPr>
            </w:pPr>
            <w:r w:rsidRPr="0037285D">
              <w:rPr>
                <w:rFonts w:cs="Courier New"/>
                <w:sz w:val="24"/>
                <w:szCs w:val="24"/>
              </w:rPr>
              <w:t>Used when downloading a new flash image to the instrument, for updating the system software.</w:t>
            </w:r>
          </w:p>
        </w:tc>
      </w:tr>
    </w:tbl>
    <w:p w14:paraId="52E277B6" w14:textId="1ACA7537" w:rsidR="00FD4A4B" w:rsidRPr="00FD4A4B" w:rsidRDefault="00FD4A4B" w:rsidP="009D69E2">
      <w:pPr>
        <w:pStyle w:val="Heading1"/>
        <w:numPr>
          <w:ilvl w:val="0"/>
          <w:numId w:val="8"/>
        </w:numPr>
        <w:rPr>
          <w:b/>
          <w:bCs/>
          <w:color w:val="auto"/>
        </w:rPr>
      </w:pPr>
      <w:bookmarkStart w:id="20" w:name="_Toc58258128"/>
      <w:r w:rsidRPr="00FD4A4B">
        <w:rPr>
          <w:b/>
          <w:bCs/>
          <w:color w:val="auto"/>
        </w:rPr>
        <w:lastRenderedPageBreak/>
        <w:t>Control Port</w:t>
      </w:r>
      <w:r w:rsidR="00514FA9">
        <w:rPr>
          <w:b/>
          <w:bCs/>
          <w:color w:val="auto"/>
        </w:rPr>
        <w:t xml:space="preserve"> (</w:t>
      </w:r>
      <w:r w:rsidR="00514FA9" w:rsidRPr="00514FA9">
        <w:rPr>
          <w:b/>
          <w:bCs/>
          <w:i/>
          <w:iCs/>
          <w:color w:val="auto"/>
        </w:rPr>
        <w:t>NET_CONTROL_PORT</w:t>
      </w:r>
      <w:r w:rsidR="00514FA9">
        <w:rPr>
          <w:b/>
          <w:bCs/>
          <w:color w:val="auto"/>
        </w:rPr>
        <w:t>)</w:t>
      </w:r>
      <w:bookmarkEnd w:id="20"/>
    </w:p>
    <w:p w14:paraId="5CFDBF24" w14:textId="3082D466" w:rsidR="000B0F0A" w:rsidRDefault="00384E91" w:rsidP="00FD4A4B">
      <w:pPr>
        <w:rPr>
          <w:sz w:val="24"/>
          <w:szCs w:val="24"/>
        </w:rPr>
      </w:pPr>
      <w:r w:rsidRPr="00384E91">
        <w:rPr>
          <w:sz w:val="24"/>
          <w:szCs w:val="24"/>
        </w:rPr>
        <w:t>The control port is used to indicate an Open request from the instrument and to acknowledge transmissions.</w:t>
      </w:r>
    </w:p>
    <w:p w14:paraId="247E24E9" w14:textId="7A640344" w:rsidR="00C90BD9" w:rsidRPr="00C90BD9" w:rsidRDefault="00C90BD9" w:rsidP="00C90BD9">
      <w:pPr>
        <w:rPr>
          <w:rFonts w:cstheme="minorHAnsi"/>
          <w:sz w:val="24"/>
          <w:szCs w:val="24"/>
        </w:rPr>
      </w:pPr>
      <w:r w:rsidRPr="00C90BD9">
        <w:rPr>
          <w:rFonts w:cstheme="minorHAnsi"/>
          <w:sz w:val="24"/>
          <w:szCs w:val="24"/>
        </w:rPr>
        <w:t>Once the VerifyNow instrument determines that serial communication has been enabled, either during power-up or following activation by the user (</w:t>
      </w:r>
      <w:r w:rsidR="0012088C">
        <w:rPr>
          <w:rFonts w:cstheme="minorHAnsi"/>
          <w:sz w:val="24"/>
          <w:szCs w:val="24"/>
        </w:rPr>
        <w:t xml:space="preserve">in the </w:t>
      </w:r>
      <w:r w:rsidR="00047ADA">
        <w:rPr>
          <w:rFonts w:cstheme="minorHAnsi"/>
          <w:sz w:val="24"/>
          <w:szCs w:val="24"/>
        </w:rPr>
        <w:t xml:space="preserve">Enabling Serial Communication </w:t>
      </w:r>
      <w:r w:rsidR="00047ADA" w:rsidRPr="00494C06">
        <w:rPr>
          <w:rFonts w:cstheme="minorHAnsi"/>
          <w:b/>
          <w:bCs/>
          <w:sz w:val="24"/>
          <w:szCs w:val="24"/>
        </w:rPr>
        <w:t>Section 5.2</w:t>
      </w:r>
      <w:r w:rsidRPr="00C90BD9">
        <w:rPr>
          <w:rFonts w:cstheme="minorHAnsi"/>
          <w:sz w:val="24"/>
          <w:szCs w:val="24"/>
        </w:rPr>
        <w:t xml:space="preserve">), it will begin sending out </w:t>
      </w:r>
      <w:r w:rsidRPr="00C90BD9">
        <w:rPr>
          <w:rFonts w:cstheme="minorHAnsi"/>
          <w:i/>
          <w:sz w:val="24"/>
          <w:szCs w:val="24"/>
        </w:rPr>
        <w:t>open</w:t>
      </w:r>
      <w:r w:rsidRPr="00C90BD9">
        <w:rPr>
          <w:rFonts w:cstheme="minorHAnsi"/>
          <w:sz w:val="24"/>
          <w:szCs w:val="24"/>
        </w:rPr>
        <w:t xml:space="preserve"> messages over the serial port every 15 seconds until it receives a response. NET_CONTROL_PORT (equal to 1) is the port number used for sending the </w:t>
      </w:r>
      <w:r w:rsidRPr="00C90BD9">
        <w:rPr>
          <w:rFonts w:cstheme="minorHAnsi"/>
          <w:i/>
          <w:sz w:val="24"/>
          <w:szCs w:val="24"/>
        </w:rPr>
        <w:t>open</w:t>
      </w:r>
      <w:r w:rsidRPr="00C90BD9">
        <w:rPr>
          <w:rFonts w:cstheme="minorHAnsi"/>
          <w:sz w:val="24"/>
          <w:szCs w:val="24"/>
        </w:rPr>
        <w:t xml:space="preserve"> message. Any message transmitted or received using NET_CONTROL_PORT can be referred to as a control message.</w:t>
      </w:r>
    </w:p>
    <w:p w14:paraId="165AD5B7" w14:textId="2CE3A067" w:rsidR="00C90BD9" w:rsidRPr="00C90BD9" w:rsidRDefault="00C90BD9" w:rsidP="00C90BD9">
      <w:pPr>
        <w:rPr>
          <w:rFonts w:cstheme="minorHAnsi"/>
          <w:sz w:val="24"/>
          <w:szCs w:val="24"/>
        </w:rPr>
      </w:pPr>
      <w:r w:rsidRPr="00C90BD9">
        <w:rPr>
          <w:rFonts w:cstheme="minorHAnsi"/>
          <w:sz w:val="24"/>
          <w:szCs w:val="24"/>
        </w:rPr>
        <w:t xml:space="preserve">The </w:t>
      </w:r>
      <w:proofErr w:type="spellStart"/>
      <w:r w:rsidRPr="00C90BD9">
        <w:rPr>
          <w:rFonts w:cstheme="minorHAnsi"/>
          <w:sz w:val="24"/>
          <w:szCs w:val="24"/>
        </w:rPr>
        <w:t>sequenceNum</w:t>
      </w:r>
      <w:proofErr w:type="spellEnd"/>
      <w:r w:rsidRPr="00C90BD9">
        <w:rPr>
          <w:rFonts w:cstheme="minorHAnsi"/>
          <w:sz w:val="24"/>
          <w:szCs w:val="24"/>
        </w:rPr>
        <w:t xml:space="preserve"> of the </w:t>
      </w:r>
      <w:r w:rsidRPr="00C90BD9">
        <w:rPr>
          <w:rFonts w:cstheme="minorHAnsi"/>
          <w:i/>
          <w:sz w:val="24"/>
          <w:szCs w:val="24"/>
        </w:rPr>
        <w:t>open</w:t>
      </w:r>
      <w:r w:rsidRPr="00C90BD9">
        <w:rPr>
          <w:rFonts w:cstheme="minorHAnsi"/>
          <w:sz w:val="24"/>
          <w:szCs w:val="24"/>
        </w:rPr>
        <w:t xml:space="preserve"> message will be 0. The first byte within the data field (byte 0) is the command (</w:t>
      </w:r>
      <w:proofErr w:type="spellStart"/>
      <w:r w:rsidRPr="00C90BD9">
        <w:rPr>
          <w:rFonts w:cstheme="minorHAnsi"/>
          <w:sz w:val="24"/>
          <w:szCs w:val="24"/>
        </w:rPr>
        <w:t>cmd</w:t>
      </w:r>
      <w:proofErr w:type="spellEnd"/>
      <w:r w:rsidRPr="00C90BD9">
        <w:rPr>
          <w:rFonts w:cstheme="minorHAnsi"/>
          <w:sz w:val="24"/>
          <w:szCs w:val="24"/>
        </w:rPr>
        <w:t>) byte, which will have the value of 0. The remaining bytes within the data field contain a series of keyword=string pairs, delimited by spaces, describing some of the basic properties of the instrument.</w:t>
      </w:r>
    </w:p>
    <w:p w14:paraId="2AB9C75F" w14:textId="638D635E" w:rsidR="000B0F0A" w:rsidRPr="00A151DD" w:rsidRDefault="0004689A" w:rsidP="009D69E2">
      <w:pPr>
        <w:pStyle w:val="Heading1"/>
        <w:numPr>
          <w:ilvl w:val="1"/>
          <w:numId w:val="8"/>
        </w:numPr>
        <w:rPr>
          <w:b/>
          <w:bCs/>
          <w:color w:val="auto"/>
          <w:sz w:val="28"/>
          <w:szCs w:val="28"/>
        </w:rPr>
      </w:pPr>
      <w:bookmarkStart w:id="21" w:name="_Toc58258129"/>
      <w:r w:rsidRPr="00A151DD">
        <w:rPr>
          <w:b/>
          <w:bCs/>
          <w:color w:val="auto"/>
          <w:sz w:val="28"/>
          <w:szCs w:val="28"/>
        </w:rPr>
        <w:t>Open</w:t>
      </w:r>
      <w:r w:rsidR="0025392D" w:rsidRPr="00A151DD">
        <w:rPr>
          <w:b/>
          <w:bCs/>
          <w:color w:val="auto"/>
          <w:sz w:val="28"/>
          <w:szCs w:val="28"/>
        </w:rPr>
        <w:t xml:space="preserve"> Message</w:t>
      </w:r>
      <w:bookmarkEnd w:id="21"/>
    </w:p>
    <w:p w14:paraId="685E95A1" w14:textId="5B64F777" w:rsidR="0004689A" w:rsidRPr="009414F4" w:rsidRDefault="009414F4" w:rsidP="0004689A">
      <w:pPr>
        <w:rPr>
          <w:sz w:val="24"/>
          <w:szCs w:val="24"/>
        </w:rPr>
      </w:pPr>
      <w:r w:rsidRPr="009414F4">
        <w:rPr>
          <w:sz w:val="24"/>
          <w:szCs w:val="24"/>
        </w:rPr>
        <w:t xml:space="preserve">For an Open record, the Protocol Packet Sequence Number field is the starting sequence number for the instrument, always zero, and its data content is several </w:t>
      </w:r>
      <w:proofErr w:type="gramStart"/>
      <w:r w:rsidRPr="009414F4">
        <w:rPr>
          <w:sz w:val="24"/>
          <w:szCs w:val="24"/>
        </w:rPr>
        <w:t>keyword</w:t>
      </w:r>
      <w:proofErr w:type="gramEnd"/>
      <w:r w:rsidRPr="009414F4">
        <w:rPr>
          <w:sz w:val="24"/>
          <w:szCs w:val="24"/>
        </w:rPr>
        <w:t>=value sets separated by spaces. The specific information provided is the instrument serial number, system state, the software Part Number, the revision number of the software part number, the version – a subversion revision number – and the build date for the software.</w:t>
      </w:r>
    </w:p>
    <w:p w14:paraId="14FF641C" w14:textId="43F3AD90" w:rsidR="009414F4" w:rsidRDefault="00097DBE">
      <w:pPr>
        <w:rPr>
          <w:sz w:val="24"/>
          <w:szCs w:val="24"/>
        </w:rPr>
      </w:pPr>
      <w:r w:rsidRPr="00097DBE">
        <w:rPr>
          <w:sz w:val="24"/>
          <w:szCs w:val="24"/>
        </w:rPr>
        <w:t>The instrument software expects an Open record in reply from the interfacing software with its initial sequence number. This no presumption is made about the value of the sequence number given. The Data field content, if any, on this reply is ignored. The sample interface program provided, saves this information for augmentation of all following data records from the instrument.</w:t>
      </w:r>
    </w:p>
    <w:tbl>
      <w:tblPr>
        <w:tblStyle w:val="TableGrid"/>
        <w:tblW w:w="0" w:type="auto"/>
        <w:jc w:val="center"/>
        <w:tblLook w:val="04A0" w:firstRow="1" w:lastRow="0" w:firstColumn="1" w:lastColumn="0" w:noHBand="0" w:noVBand="1"/>
      </w:tblPr>
      <w:tblGrid>
        <w:gridCol w:w="1975"/>
        <w:gridCol w:w="4320"/>
        <w:gridCol w:w="1975"/>
      </w:tblGrid>
      <w:tr w:rsidR="00D66224" w14:paraId="205FAA0D" w14:textId="77777777" w:rsidTr="006F5E1F">
        <w:trPr>
          <w:jc w:val="center"/>
        </w:trPr>
        <w:tc>
          <w:tcPr>
            <w:tcW w:w="1975" w:type="dxa"/>
          </w:tcPr>
          <w:p w14:paraId="2CD92931" w14:textId="29B683C2" w:rsidR="00D66224" w:rsidRPr="00EB12F8" w:rsidRDefault="00D66224">
            <w:pPr>
              <w:rPr>
                <w:b/>
                <w:bCs/>
                <w:i/>
                <w:iCs/>
                <w:sz w:val="24"/>
                <w:szCs w:val="24"/>
              </w:rPr>
            </w:pPr>
            <w:r w:rsidRPr="00EB12F8">
              <w:rPr>
                <w:b/>
                <w:bCs/>
                <w:i/>
                <w:iCs/>
                <w:sz w:val="24"/>
                <w:szCs w:val="24"/>
              </w:rPr>
              <w:t>Keyword</w:t>
            </w:r>
          </w:p>
        </w:tc>
        <w:tc>
          <w:tcPr>
            <w:tcW w:w="4320" w:type="dxa"/>
          </w:tcPr>
          <w:p w14:paraId="220DFDB1" w14:textId="0E5D07ED" w:rsidR="00D66224" w:rsidRPr="00EB12F8" w:rsidRDefault="00D66224">
            <w:pPr>
              <w:rPr>
                <w:b/>
                <w:bCs/>
                <w:i/>
                <w:iCs/>
                <w:sz w:val="24"/>
                <w:szCs w:val="24"/>
              </w:rPr>
            </w:pPr>
            <w:r w:rsidRPr="00EB12F8">
              <w:rPr>
                <w:b/>
                <w:bCs/>
                <w:i/>
                <w:iCs/>
                <w:sz w:val="24"/>
                <w:szCs w:val="24"/>
              </w:rPr>
              <w:t>String Content</w:t>
            </w:r>
          </w:p>
        </w:tc>
        <w:tc>
          <w:tcPr>
            <w:tcW w:w="1975" w:type="dxa"/>
          </w:tcPr>
          <w:p w14:paraId="0DCA2E52" w14:textId="6937DC6E" w:rsidR="00D66224" w:rsidRPr="00EB12F8" w:rsidRDefault="00D66224">
            <w:pPr>
              <w:rPr>
                <w:b/>
                <w:bCs/>
                <w:i/>
                <w:iCs/>
                <w:sz w:val="24"/>
                <w:szCs w:val="24"/>
              </w:rPr>
            </w:pPr>
            <w:r w:rsidRPr="00EB12F8">
              <w:rPr>
                <w:b/>
                <w:bCs/>
                <w:i/>
                <w:iCs/>
                <w:sz w:val="24"/>
                <w:szCs w:val="24"/>
              </w:rPr>
              <w:t>Example</w:t>
            </w:r>
          </w:p>
        </w:tc>
      </w:tr>
      <w:tr w:rsidR="00D66224" w14:paraId="4ACE8AD4" w14:textId="77777777" w:rsidTr="006F5E1F">
        <w:trPr>
          <w:jc w:val="center"/>
        </w:trPr>
        <w:tc>
          <w:tcPr>
            <w:tcW w:w="1975" w:type="dxa"/>
          </w:tcPr>
          <w:p w14:paraId="110B7949" w14:textId="692CD0BC" w:rsidR="00D66224" w:rsidRDefault="00D66224">
            <w:pPr>
              <w:rPr>
                <w:sz w:val="24"/>
                <w:szCs w:val="24"/>
              </w:rPr>
            </w:pPr>
            <w:r>
              <w:rPr>
                <w:sz w:val="24"/>
                <w:szCs w:val="24"/>
              </w:rPr>
              <w:t>Serial</w:t>
            </w:r>
          </w:p>
        </w:tc>
        <w:tc>
          <w:tcPr>
            <w:tcW w:w="4320" w:type="dxa"/>
          </w:tcPr>
          <w:p w14:paraId="0038A0B8" w14:textId="7519CC2C" w:rsidR="00D66224" w:rsidRDefault="00D66224">
            <w:pPr>
              <w:rPr>
                <w:sz w:val="24"/>
                <w:szCs w:val="24"/>
              </w:rPr>
            </w:pPr>
            <w:r w:rsidRPr="00135A42">
              <w:rPr>
                <w:sz w:val="24"/>
                <w:szCs w:val="24"/>
              </w:rPr>
              <w:t>Instrument Serial Number</w:t>
            </w:r>
          </w:p>
        </w:tc>
        <w:tc>
          <w:tcPr>
            <w:tcW w:w="1975" w:type="dxa"/>
          </w:tcPr>
          <w:p w14:paraId="177A52FE" w14:textId="0BF84BBF" w:rsidR="00D66224" w:rsidRDefault="00D66224">
            <w:pPr>
              <w:rPr>
                <w:sz w:val="24"/>
                <w:szCs w:val="24"/>
              </w:rPr>
            </w:pPr>
            <w:r>
              <w:rPr>
                <w:sz w:val="24"/>
                <w:szCs w:val="24"/>
              </w:rPr>
              <w:t>3154</w:t>
            </w:r>
          </w:p>
        </w:tc>
      </w:tr>
      <w:tr w:rsidR="006F5E1F" w:rsidRPr="006F5E1F" w14:paraId="4FABFDB0" w14:textId="77777777" w:rsidTr="006F5E1F">
        <w:trPr>
          <w:jc w:val="center"/>
        </w:trPr>
        <w:tc>
          <w:tcPr>
            <w:tcW w:w="1975" w:type="dxa"/>
          </w:tcPr>
          <w:p w14:paraId="18A90953" w14:textId="27763ED7" w:rsidR="006F5E1F" w:rsidRPr="006F5E1F" w:rsidRDefault="006F5E1F" w:rsidP="006F5E1F">
            <w:pPr>
              <w:rPr>
                <w:sz w:val="24"/>
                <w:szCs w:val="36"/>
              </w:rPr>
            </w:pPr>
            <w:proofErr w:type="spellStart"/>
            <w:r w:rsidRPr="006F5E1F">
              <w:rPr>
                <w:rFonts w:cs="Courier New"/>
                <w:sz w:val="24"/>
                <w:szCs w:val="36"/>
              </w:rPr>
              <w:t>systemState</w:t>
            </w:r>
            <w:proofErr w:type="spellEnd"/>
          </w:p>
        </w:tc>
        <w:tc>
          <w:tcPr>
            <w:tcW w:w="4320" w:type="dxa"/>
          </w:tcPr>
          <w:p w14:paraId="27D76230" w14:textId="7E5575B3" w:rsidR="006F5E1F" w:rsidRPr="006F5E1F" w:rsidRDefault="006F5E1F" w:rsidP="006F5E1F">
            <w:pPr>
              <w:rPr>
                <w:sz w:val="24"/>
                <w:szCs w:val="36"/>
              </w:rPr>
            </w:pPr>
            <w:r w:rsidRPr="006F5E1F">
              <w:rPr>
                <w:rFonts w:cs="Courier New"/>
                <w:sz w:val="24"/>
                <w:szCs w:val="36"/>
              </w:rPr>
              <w:t>Single character representing the system state: I (Idle), S (sleep), A (assay), Q (QC), E (EQC), W (WQC), R (patient recall), M (maintenance mode), or U (starting up)</w:t>
            </w:r>
          </w:p>
        </w:tc>
        <w:tc>
          <w:tcPr>
            <w:tcW w:w="1975" w:type="dxa"/>
          </w:tcPr>
          <w:p w14:paraId="0CDE8549" w14:textId="2F914BB0" w:rsidR="006F5E1F" w:rsidRPr="006F5E1F" w:rsidRDefault="006F5E1F" w:rsidP="006F5E1F">
            <w:pPr>
              <w:rPr>
                <w:sz w:val="24"/>
                <w:szCs w:val="36"/>
              </w:rPr>
            </w:pPr>
            <w:r w:rsidRPr="006F5E1F">
              <w:rPr>
                <w:rFonts w:cs="Courier New"/>
                <w:sz w:val="24"/>
                <w:szCs w:val="36"/>
              </w:rPr>
              <w:t>I</w:t>
            </w:r>
          </w:p>
        </w:tc>
      </w:tr>
      <w:tr w:rsidR="00D66224" w14:paraId="577B0648" w14:textId="77777777" w:rsidTr="006F5E1F">
        <w:trPr>
          <w:jc w:val="center"/>
        </w:trPr>
        <w:tc>
          <w:tcPr>
            <w:tcW w:w="1975" w:type="dxa"/>
          </w:tcPr>
          <w:p w14:paraId="70B0C3D5" w14:textId="6D8AA11F" w:rsidR="00D66224" w:rsidRDefault="00D66224">
            <w:pPr>
              <w:rPr>
                <w:sz w:val="24"/>
                <w:szCs w:val="24"/>
              </w:rPr>
            </w:pPr>
            <w:proofErr w:type="spellStart"/>
            <w:r>
              <w:rPr>
                <w:sz w:val="24"/>
                <w:szCs w:val="24"/>
              </w:rPr>
              <w:t>Pn</w:t>
            </w:r>
            <w:proofErr w:type="spellEnd"/>
          </w:p>
        </w:tc>
        <w:tc>
          <w:tcPr>
            <w:tcW w:w="4320" w:type="dxa"/>
          </w:tcPr>
          <w:p w14:paraId="4855A61C" w14:textId="4401771A" w:rsidR="00D66224" w:rsidRDefault="00D66224">
            <w:pPr>
              <w:rPr>
                <w:sz w:val="24"/>
                <w:szCs w:val="24"/>
              </w:rPr>
            </w:pPr>
            <w:r w:rsidRPr="000A5DC4">
              <w:rPr>
                <w:sz w:val="24"/>
                <w:szCs w:val="24"/>
              </w:rPr>
              <w:t>Software Part Number loaded</w:t>
            </w:r>
          </w:p>
        </w:tc>
        <w:tc>
          <w:tcPr>
            <w:tcW w:w="1975" w:type="dxa"/>
          </w:tcPr>
          <w:p w14:paraId="18D25106" w14:textId="706D7800" w:rsidR="00D66224" w:rsidRDefault="00D66224">
            <w:pPr>
              <w:rPr>
                <w:sz w:val="24"/>
                <w:szCs w:val="24"/>
              </w:rPr>
            </w:pPr>
            <w:r>
              <w:rPr>
                <w:sz w:val="24"/>
                <w:szCs w:val="24"/>
              </w:rPr>
              <w:t>40072</w:t>
            </w:r>
          </w:p>
        </w:tc>
      </w:tr>
      <w:tr w:rsidR="00D66224" w14:paraId="534E2115" w14:textId="77777777" w:rsidTr="006F5E1F">
        <w:trPr>
          <w:jc w:val="center"/>
        </w:trPr>
        <w:tc>
          <w:tcPr>
            <w:tcW w:w="1975" w:type="dxa"/>
          </w:tcPr>
          <w:p w14:paraId="25ACCD5A" w14:textId="2350495E" w:rsidR="00D66224" w:rsidRDefault="00D66224">
            <w:pPr>
              <w:rPr>
                <w:sz w:val="24"/>
                <w:szCs w:val="24"/>
              </w:rPr>
            </w:pPr>
            <w:r>
              <w:rPr>
                <w:sz w:val="24"/>
                <w:szCs w:val="24"/>
              </w:rPr>
              <w:t>Rev</w:t>
            </w:r>
          </w:p>
        </w:tc>
        <w:tc>
          <w:tcPr>
            <w:tcW w:w="4320" w:type="dxa"/>
          </w:tcPr>
          <w:p w14:paraId="714EBD53" w14:textId="314752B7" w:rsidR="00D66224" w:rsidRDefault="00D66224">
            <w:pPr>
              <w:rPr>
                <w:sz w:val="24"/>
                <w:szCs w:val="24"/>
              </w:rPr>
            </w:pPr>
            <w:r>
              <w:rPr>
                <w:sz w:val="24"/>
                <w:szCs w:val="24"/>
              </w:rPr>
              <w:t>Software Revision Number</w:t>
            </w:r>
          </w:p>
        </w:tc>
        <w:tc>
          <w:tcPr>
            <w:tcW w:w="1975" w:type="dxa"/>
          </w:tcPr>
          <w:p w14:paraId="74C20BDD" w14:textId="32A17ECE" w:rsidR="00D66224" w:rsidRDefault="00D66224">
            <w:pPr>
              <w:rPr>
                <w:sz w:val="24"/>
                <w:szCs w:val="24"/>
              </w:rPr>
            </w:pPr>
            <w:r>
              <w:rPr>
                <w:sz w:val="24"/>
                <w:szCs w:val="24"/>
              </w:rPr>
              <w:t>G</w:t>
            </w:r>
          </w:p>
        </w:tc>
      </w:tr>
      <w:tr w:rsidR="00D66224" w14:paraId="78921E67" w14:textId="77777777" w:rsidTr="006F5E1F">
        <w:trPr>
          <w:jc w:val="center"/>
        </w:trPr>
        <w:tc>
          <w:tcPr>
            <w:tcW w:w="1975" w:type="dxa"/>
          </w:tcPr>
          <w:p w14:paraId="77580FF2" w14:textId="1615A7F0" w:rsidR="00D66224" w:rsidRDefault="00D66224">
            <w:pPr>
              <w:rPr>
                <w:sz w:val="24"/>
                <w:szCs w:val="24"/>
              </w:rPr>
            </w:pPr>
            <w:r>
              <w:rPr>
                <w:sz w:val="24"/>
                <w:szCs w:val="24"/>
              </w:rPr>
              <w:t>Version</w:t>
            </w:r>
          </w:p>
        </w:tc>
        <w:tc>
          <w:tcPr>
            <w:tcW w:w="4320" w:type="dxa"/>
          </w:tcPr>
          <w:p w14:paraId="0868B7A5" w14:textId="0BCFF2D2" w:rsidR="00D66224" w:rsidRDefault="00D66224">
            <w:pPr>
              <w:rPr>
                <w:sz w:val="24"/>
                <w:szCs w:val="24"/>
              </w:rPr>
            </w:pPr>
            <w:r>
              <w:rPr>
                <w:sz w:val="24"/>
                <w:szCs w:val="24"/>
              </w:rPr>
              <w:t>Software Archive Version Number</w:t>
            </w:r>
          </w:p>
        </w:tc>
        <w:tc>
          <w:tcPr>
            <w:tcW w:w="1975" w:type="dxa"/>
          </w:tcPr>
          <w:p w14:paraId="3459EAD1" w14:textId="34070AE1" w:rsidR="00D66224" w:rsidRDefault="00D66224">
            <w:pPr>
              <w:rPr>
                <w:sz w:val="24"/>
                <w:szCs w:val="24"/>
              </w:rPr>
            </w:pPr>
            <w:r>
              <w:rPr>
                <w:sz w:val="24"/>
                <w:szCs w:val="24"/>
              </w:rPr>
              <w:t>S284</w:t>
            </w:r>
          </w:p>
        </w:tc>
      </w:tr>
      <w:tr w:rsidR="00D66224" w14:paraId="7A0F7AF5" w14:textId="77777777" w:rsidTr="006F5E1F">
        <w:trPr>
          <w:jc w:val="center"/>
        </w:trPr>
        <w:tc>
          <w:tcPr>
            <w:tcW w:w="1975" w:type="dxa"/>
          </w:tcPr>
          <w:p w14:paraId="18A54464" w14:textId="043E9580" w:rsidR="00D66224" w:rsidRDefault="00D66224">
            <w:pPr>
              <w:rPr>
                <w:sz w:val="24"/>
                <w:szCs w:val="24"/>
              </w:rPr>
            </w:pPr>
            <w:r>
              <w:rPr>
                <w:sz w:val="24"/>
                <w:szCs w:val="24"/>
              </w:rPr>
              <w:t>Build</w:t>
            </w:r>
          </w:p>
        </w:tc>
        <w:tc>
          <w:tcPr>
            <w:tcW w:w="4320" w:type="dxa"/>
          </w:tcPr>
          <w:p w14:paraId="173D6442" w14:textId="04FDD569" w:rsidR="00D66224" w:rsidRDefault="00D66224">
            <w:pPr>
              <w:rPr>
                <w:sz w:val="24"/>
                <w:szCs w:val="24"/>
              </w:rPr>
            </w:pPr>
            <w:r>
              <w:rPr>
                <w:sz w:val="24"/>
                <w:szCs w:val="24"/>
              </w:rPr>
              <w:t>Date and Time of Software Build</w:t>
            </w:r>
          </w:p>
        </w:tc>
        <w:tc>
          <w:tcPr>
            <w:tcW w:w="1975" w:type="dxa"/>
          </w:tcPr>
          <w:p w14:paraId="293BE6BC" w14:textId="154F1CEA" w:rsidR="00D66224" w:rsidRDefault="00D66224">
            <w:pPr>
              <w:rPr>
                <w:sz w:val="24"/>
                <w:szCs w:val="24"/>
              </w:rPr>
            </w:pPr>
            <w:r>
              <w:rPr>
                <w:sz w:val="24"/>
                <w:szCs w:val="24"/>
              </w:rPr>
              <w:t>Mon Oct 4 2020</w:t>
            </w:r>
          </w:p>
        </w:tc>
      </w:tr>
    </w:tbl>
    <w:p w14:paraId="7F56B3C7" w14:textId="77777777" w:rsidR="009A6F39" w:rsidRDefault="009A6F39">
      <w:pPr>
        <w:rPr>
          <w:sz w:val="24"/>
          <w:szCs w:val="24"/>
        </w:rPr>
      </w:pPr>
    </w:p>
    <w:p w14:paraId="50378BA7" w14:textId="158774A7" w:rsidR="002E37C5" w:rsidRDefault="002E37C5">
      <w:pPr>
        <w:rPr>
          <w:sz w:val="24"/>
          <w:szCs w:val="24"/>
        </w:rPr>
      </w:pPr>
    </w:p>
    <w:p w14:paraId="0892EDBC" w14:textId="07B6E838" w:rsidR="009A6F39" w:rsidRDefault="009A6F39">
      <w:pPr>
        <w:rPr>
          <w:sz w:val="24"/>
          <w:szCs w:val="24"/>
        </w:rPr>
      </w:pPr>
    </w:p>
    <w:p w14:paraId="0EF75230" w14:textId="4118A480" w:rsidR="009A6F39" w:rsidRDefault="009A6F39">
      <w:pPr>
        <w:rPr>
          <w:sz w:val="24"/>
          <w:szCs w:val="24"/>
        </w:rPr>
      </w:pPr>
      <w:r w:rsidRPr="00803121">
        <w:rPr>
          <w:sz w:val="24"/>
          <w:szCs w:val="24"/>
        </w:rPr>
        <w:lastRenderedPageBreak/>
        <w:t xml:space="preserve">The body of the </w:t>
      </w:r>
      <w:r w:rsidRPr="00803121">
        <w:rPr>
          <w:i/>
          <w:sz w:val="24"/>
          <w:szCs w:val="24"/>
        </w:rPr>
        <w:t>open</w:t>
      </w:r>
      <w:r w:rsidRPr="00803121">
        <w:rPr>
          <w:sz w:val="24"/>
          <w:szCs w:val="24"/>
        </w:rPr>
        <w:t xml:space="preserve"> message</w:t>
      </w:r>
      <w:r>
        <w:rPr>
          <w:sz w:val="24"/>
          <w:szCs w:val="24"/>
        </w:rPr>
        <w:t>:</w:t>
      </w:r>
    </w:p>
    <w:tbl>
      <w:tblPr>
        <w:tblStyle w:val="TableGrid"/>
        <w:tblW w:w="0" w:type="auto"/>
        <w:jc w:val="center"/>
        <w:tblLook w:val="04A0" w:firstRow="1" w:lastRow="0" w:firstColumn="1" w:lastColumn="0" w:noHBand="0" w:noVBand="1"/>
      </w:tblPr>
      <w:tblGrid>
        <w:gridCol w:w="1187"/>
        <w:gridCol w:w="1187"/>
        <w:gridCol w:w="1187"/>
        <w:gridCol w:w="1187"/>
        <w:gridCol w:w="1187"/>
        <w:gridCol w:w="1167"/>
        <w:gridCol w:w="2248"/>
      </w:tblGrid>
      <w:tr w:rsidR="00EA68C0" w:rsidRPr="00156850" w14:paraId="184924A8" w14:textId="77777777" w:rsidTr="009D69E2">
        <w:trPr>
          <w:jc w:val="center"/>
        </w:trPr>
        <w:tc>
          <w:tcPr>
            <w:tcW w:w="1187" w:type="dxa"/>
            <w:vAlign w:val="center"/>
          </w:tcPr>
          <w:p w14:paraId="5D6708EB" w14:textId="77777777" w:rsidR="00EA68C0" w:rsidRPr="00156850" w:rsidRDefault="00EA68C0" w:rsidP="006E444F">
            <w:pPr>
              <w:jc w:val="center"/>
            </w:pPr>
            <w:r w:rsidRPr="00156850">
              <w:t>0</w:t>
            </w:r>
          </w:p>
        </w:tc>
        <w:tc>
          <w:tcPr>
            <w:tcW w:w="1187" w:type="dxa"/>
            <w:vAlign w:val="center"/>
          </w:tcPr>
          <w:p w14:paraId="54CE03D9" w14:textId="77777777" w:rsidR="00EA68C0" w:rsidRPr="00156850" w:rsidRDefault="00EA68C0" w:rsidP="006E444F">
            <w:pPr>
              <w:jc w:val="center"/>
            </w:pPr>
            <w:r w:rsidRPr="00156850">
              <w:t>0</w:t>
            </w:r>
          </w:p>
        </w:tc>
        <w:tc>
          <w:tcPr>
            <w:tcW w:w="1187" w:type="dxa"/>
            <w:vAlign w:val="center"/>
          </w:tcPr>
          <w:p w14:paraId="7E768BEC" w14:textId="77777777" w:rsidR="00EA68C0" w:rsidRPr="00156850" w:rsidRDefault="00EA68C0" w:rsidP="006E444F">
            <w:pPr>
              <w:jc w:val="center"/>
            </w:pPr>
            <w:r w:rsidRPr="00156850">
              <w:t>0</w:t>
            </w:r>
          </w:p>
        </w:tc>
        <w:tc>
          <w:tcPr>
            <w:tcW w:w="1187" w:type="dxa"/>
            <w:vAlign w:val="center"/>
          </w:tcPr>
          <w:p w14:paraId="24E2D2C0" w14:textId="77777777" w:rsidR="00EA68C0" w:rsidRPr="00156850" w:rsidRDefault="00EA68C0" w:rsidP="006E444F">
            <w:pPr>
              <w:jc w:val="center"/>
            </w:pPr>
            <w:r w:rsidRPr="00156850">
              <w:t>0</w:t>
            </w:r>
          </w:p>
        </w:tc>
        <w:tc>
          <w:tcPr>
            <w:tcW w:w="1187" w:type="dxa"/>
            <w:vAlign w:val="center"/>
          </w:tcPr>
          <w:p w14:paraId="2CBBC686" w14:textId="77777777" w:rsidR="00EA68C0" w:rsidRPr="00156850" w:rsidRDefault="00EA68C0" w:rsidP="006E444F">
            <w:pPr>
              <w:jc w:val="center"/>
            </w:pPr>
            <w:r w:rsidRPr="00156850">
              <w:t>1</w:t>
            </w:r>
          </w:p>
        </w:tc>
        <w:tc>
          <w:tcPr>
            <w:tcW w:w="1167" w:type="dxa"/>
            <w:vAlign w:val="center"/>
          </w:tcPr>
          <w:p w14:paraId="3ABBD40D" w14:textId="77777777" w:rsidR="00EA68C0" w:rsidRPr="00156850" w:rsidRDefault="00EA68C0" w:rsidP="006E444F">
            <w:pPr>
              <w:jc w:val="center"/>
            </w:pPr>
            <w:r w:rsidRPr="00156850">
              <w:t>0</w:t>
            </w:r>
          </w:p>
        </w:tc>
        <w:tc>
          <w:tcPr>
            <w:tcW w:w="2248" w:type="dxa"/>
          </w:tcPr>
          <w:p w14:paraId="52C2DA9A" w14:textId="77777777" w:rsidR="00EA68C0" w:rsidRPr="00156850" w:rsidRDefault="00EA68C0" w:rsidP="006E444F">
            <w:r w:rsidRPr="00156850">
              <w:t>&lt;keyword=string&gt; pairs</w:t>
            </w:r>
          </w:p>
        </w:tc>
      </w:tr>
    </w:tbl>
    <w:p w14:paraId="49100B49" w14:textId="77777777" w:rsidR="00EA68C0" w:rsidRPr="00156850" w:rsidRDefault="00EA68C0" w:rsidP="00EA68C0">
      <w:r>
        <w:rPr>
          <w:noProof/>
        </w:rPr>
        <mc:AlternateContent>
          <mc:Choice Requires="wpg">
            <w:drawing>
              <wp:anchor distT="0" distB="0" distL="114300" distR="114300" simplePos="0" relativeHeight="251705344" behindDoc="0" locked="0" layoutInCell="1" allowOverlap="1" wp14:anchorId="0D39B7E6" wp14:editId="0A603C8F">
                <wp:simplePos x="0" y="0"/>
                <wp:positionH relativeFrom="margin">
                  <wp:posOffset>47501</wp:posOffset>
                </wp:positionH>
                <wp:positionV relativeFrom="paragraph">
                  <wp:posOffset>14753</wp:posOffset>
                </wp:positionV>
                <wp:extent cx="5830797" cy="859179"/>
                <wp:effectExtent l="0" t="0" r="17780" b="17145"/>
                <wp:wrapNone/>
                <wp:docPr id="44" name="Group 44"/>
                <wp:cNvGraphicFramePr/>
                <a:graphic xmlns:a="http://schemas.openxmlformats.org/drawingml/2006/main">
                  <a:graphicData uri="http://schemas.microsoft.com/office/word/2010/wordprocessingGroup">
                    <wpg:wgp>
                      <wpg:cNvGrpSpPr/>
                      <wpg:grpSpPr>
                        <a:xfrm>
                          <a:off x="0" y="0"/>
                          <a:ext cx="5830797" cy="859179"/>
                          <a:chOff x="47565" y="0"/>
                          <a:chExt cx="5830797" cy="859179"/>
                        </a:xfrm>
                      </wpg:grpSpPr>
                      <wps:wsp>
                        <wps:cNvPr id="45" name="Left Brace 45"/>
                        <wps:cNvSpPr>
                          <a:spLocks/>
                        </wps:cNvSpPr>
                        <wps:spPr bwMode="auto">
                          <a:xfrm rot="16200000">
                            <a:off x="1341212" y="-1234288"/>
                            <a:ext cx="322112" cy="2909406"/>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9FF19D" w14:textId="77777777" w:rsidR="008D387C" w:rsidRDefault="008D387C" w:rsidP="00EA68C0"/>
                            <w:p w14:paraId="210501CF" w14:textId="77777777" w:rsidR="008D387C" w:rsidRDefault="008D387C" w:rsidP="00EA68C0"/>
                            <w:p w14:paraId="582319A5" w14:textId="77777777" w:rsidR="008D387C" w:rsidRDefault="008D387C" w:rsidP="00EA68C0"/>
                            <w:p w14:paraId="559BB8AA" w14:textId="77777777" w:rsidR="008D387C" w:rsidRDefault="008D387C" w:rsidP="00EA68C0"/>
                            <w:p w14:paraId="520836E9" w14:textId="77777777" w:rsidR="008D387C" w:rsidRDefault="008D387C" w:rsidP="00EA68C0"/>
                            <w:p w14:paraId="202F6ABA" w14:textId="77777777" w:rsidR="008D387C" w:rsidRDefault="008D387C" w:rsidP="00EA68C0"/>
                            <w:p w14:paraId="561E327E" w14:textId="77777777" w:rsidR="008D387C" w:rsidRDefault="008D387C" w:rsidP="00EA68C0"/>
                            <w:p w14:paraId="5F83EC34" w14:textId="77777777" w:rsidR="008D387C" w:rsidRDefault="008D387C" w:rsidP="00EA68C0"/>
                            <w:p w14:paraId="63097E53" w14:textId="77777777" w:rsidR="008D387C" w:rsidRDefault="008D387C" w:rsidP="00EA68C0"/>
                            <w:p w14:paraId="7E402485" w14:textId="77777777" w:rsidR="008D387C" w:rsidRDefault="008D387C" w:rsidP="00EA68C0"/>
                            <w:p w14:paraId="7DC5F182" w14:textId="77777777" w:rsidR="008D387C" w:rsidRDefault="008D387C" w:rsidP="00EA68C0"/>
                            <w:p w14:paraId="2DCEF759" w14:textId="77777777" w:rsidR="008D387C" w:rsidRDefault="008D387C" w:rsidP="00EA68C0"/>
                            <w:p w14:paraId="77F3D331" w14:textId="77777777" w:rsidR="008D387C" w:rsidRDefault="008D387C" w:rsidP="00EA68C0"/>
                            <w:p w14:paraId="5FF9F20A" w14:textId="77777777" w:rsidR="008D387C" w:rsidRDefault="008D387C" w:rsidP="00EA68C0"/>
                            <w:p w14:paraId="12C75190" w14:textId="77777777" w:rsidR="008D387C" w:rsidRDefault="008D387C" w:rsidP="00EA68C0"/>
                            <w:p w14:paraId="0390B252" w14:textId="77777777" w:rsidR="008D387C" w:rsidRDefault="008D387C" w:rsidP="00EA68C0"/>
                            <w:p w14:paraId="61159F52" w14:textId="77777777" w:rsidR="008D387C" w:rsidRDefault="008D387C" w:rsidP="00EA68C0"/>
                            <w:p w14:paraId="158DFB16" w14:textId="77777777" w:rsidR="008D387C" w:rsidRDefault="008D387C" w:rsidP="00EA68C0"/>
                            <w:p w14:paraId="02E63CDC" w14:textId="77777777" w:rsidR="008D387C" w:rsidRDefault="008D387C" w:rsidP="00EA68C0"/>
                          </w:txbxContent>
                        </wps:txbx>
                        <wps:bodyPr rot="0" vert="horz" wrap="square" lIns="91440" tIns="45720" rIns="91440" bIns="45720" anchor="t" anchorCtr="0" upright="1">
                          <a:noAutofit/>
                        </wps:bodyPr>
                      </wps:wsp>
                      <wps:wsp>
                        <wps:cNvPr id="46" name="Left Brace 46"/>
                        <wps:cNvSpPr>
                          <a:spLocks/>
                        </wps:cNvSpPr>
                        <wps:spPr bwMode="auto">
                          <a:xfrm rot="16200000">
                            <a:off x="3287300" y="-211347"/>
                            <a:ext cx="190500" cy="64770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5B96A6F" w14:textId="77777777" w:rsidR="008D387C" w:rsidRDefault="008D387C" w:rsidP="00EA68C0"/>
                            <w:p w14:paraId="45350C1A" w14:textId="77777777" w:rsidR="008D387C" w:rsidRDefault="008D387C" w:rsidP="00EA68C0"/>
                            <w:p w14:paraId="1F1E21E1" w14:textId="77777777" w:rsidR="008D387C" w:rsidRDefault="008D387C" w:rsidP="00EA68C0"/>
                            <w:p w14:paraId="620685CF" w14:textId="77777777" w:rsidR="008D387C" w:rsidRDefault="008D387C" w:rsidP="00EA68C0"/>
                            <w:p w14:paraId="2F484492" w14:textId="77777777" w:rsidR="008D387C" w:rsidRDefault="008D387C" w:rsidP="00EA68C0"/>
                            <w:p w14:paraId="027B5DE0" w14:textId="77777777" w:rsidR="008D387C" w:rsidRDefault="008D387C" w:rsidP="00EA68C0"/>
                          </w:txbxContent>
                        </wps:txbx>
                        <wps:bodyPr rot="0" vert="horz" wrap="square" lIns="91440" tIns="45720" rIns="91440" bIns="45720" anchor="t" anchorCtr="0" upright="1">
                          <a:noAutofit/>
                        </wps:bodyPr>
                      </wps:wsp>
                      <wps:wsp>
                        <wps:cNvPr id="47" name="Left Brace 47"/>
                        <wps:cNvSpPr>
                          <a:spLocks/>
                        </wps:cNvSpPr>
                        <wps:spPr bwMode="auto">
                          <a:xfrm rot="16200000">
                            <a:off x="4565140" y="-454043"/>
                            <a:ext cx="600075" cy="2026369"/>
                          </a:xfrm>
                          <a:prstGeom prst="leftBrace">
                            <a:avLst>
                              <a:gd name="adj1" fmla="val 3002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1CCFCC4" w14:textId="77777777" w:rsidR="008D387C" w:rsidRDefault="008D387C" w:rsidP="00EA68C0"/>
                            <w:p w14:paraId="4009D35B" w14:textId="77777777" w:rsidR="008D387C" w:rsidRDefault="008D387C" w:rsidP="00EA68C0"/>
                            <w:p w14:paraId="53FE26F8" w14:textId="77777777" w:rsidR="008D387C" w:rsidRDefault="008D387C" w:rsidP="00EA68C0"/>
                            <w:p w14:paraId="5829DAEC" w14:textId="77777777" w:rsidR="008D387C" w:rsidRDefault="008D387C" w:rsidP="00EA68C0"/>
                            <w:p w14:paraId="58C07FFA" w14:textId="77777777" w:rsidR="008D387C" w:rsidRDefault="008D387C" w:rsidP="00EA68C0"/>
                            <w:p w14:paraId="6BFA7767" w14:textId="77777777" w:rsidR="008D387C" w:rsidRDefault="008D387C" w:rsidP="00EA68C0"/>
                          </w:txbxContent>
                        </wps:txbx>
                        <wps:bodyPr rot="0" vert="horz" wrap="square" lIns="91440" tIns="45720" rIns="91440" bIns="45720" anchor="t" anchorCtr="0" upright="1">
                          <a:noAutofit/>
                        </wps:bodyPr>
                      </wps:wsp>
                      <wps:wsp>
                        <wps:cNvPr id="48" name="Left Brace 48"/>
                        <wps:cNvSpPr>
                          <a:spLocks/>
                        </wps:cNvSpPr>
                        <wps:spPr bwMode="auto">
                          <a:xfrm rot="16200000">
                            <a:off x="4036679" y="-228600"/>
                            <a:ext cx="190500" cy="64770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2C3A59B" w14:textId="77777777" w:rsidR="008D387C" w:rsidRDefault="008D387C" w:rsidP="00EA68C0"/>
                            <w:p w14:paraId="26B4D01A" w14:textId="77777777" w:rsidR="008D387C" w:rsidRDefault="008D387C" w:rsidP="00EA68C0"/>
                            <w:p w14:paraId="01A0300C" w14:textId="77777777" w:rsidR="008D387C" w:rsidRDefault="008D387C" w:rsidP="00EA68C0"/>
                            <w:p w14:paraId="795FE21F" w14:textId="77777777" w:rsidR="008D387C" w:rsidRDefault="008D387C" w:rsidP="00EA68C0"/>
                            <w:p w14:paraId="6E72AE14" w14:textId="77777777" w:rsidR="008D387C" w:rsidRDefault="008D387C" w:rsidP="00EA68C0"/>
                            <w:p w14:paraId="408D3385" w14:textId="77777777" w:rsidR="008D387C" w:rsidRDefault="008D387C" w:rsidP="00EA68C0"/>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D39B7E6" id="Group 44" o:spid="_x0000_s1026" style="position:absolute;margin-left:3.75pt;margin-top:1.15pt;width:459.1pt;height:67.65pt;z-index:251705344;mso-position-horizontal-relative:margin;mso-width-relative:margin" coordorigin="475" coordsize="58307,8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27" type="#_x0000_t87" style="position:absolute;left:13411;top:-12343;width:3221;height:290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" adj="1776,10813">
                  <v:textbox>
                    <w:txbxContent>
                      <w:p w14:paraId="669FF19D" w14:textId="77777777" w:rsidR="008D387C" w:rsidRDefault="008D387C" w:rsidP="00EA68C0"/>
                      <w:p w14:paraId="210501CF" w14:textId="77777777" w:rsidR="008D387C" w:rsidRDefault="008D387C" w:rsidP="00EA68C0"/>
                      <w:p w14:paraId="582319A5" w14:textId="77777777" w:rsidR="008D387C" w:rsidRDefault="008D387C" w:rsidP="00EA68C0"/>
                      <w:p w14:paraId="559BB8AA" w14:textId="77777777" w:rsidR="008D387C" w:rsidRDefault="008D387C" w:rsidP="00EA68C0"/>
                      <w:p w14:paraId="520836E9" w14:textId="77777777" w:rsidR="008D387C" w:rsidRDefault="008D387C" w:rsidP="00EA68C0"/>
                      <w:p w14:paraId="202F6ABA" w14:textId="77777777" w:rsidR="008D387C" w:rsidRDefault="008D387C" w:rsidP="00EA68C0"/>
                      <w:p w14:paraId="561E327E" w14:textId="77777777" w:rsidR="008D387C" w:rsidRDefault="008D387C" w:rsidP="00EA68C0"/>
                      <w:p w14:paraId="5F83EC34" w14:textId="77777777" w:rsidR="008D387C" w:rsidRDefault="008D387C" w:rsidP="00EA68C0"/>
                      <w:p w14:paraId="63097E53" w14:textId="77777777" w:rsidR="008D387C" w:rsidRDefault="008D387C" w:rsidP="00EA68C0"/>
                      <w:p w14:paraId="7E402485" w14:textId="77777777" w:rsidR="008D387C" w:rsidRDefault="008D387C" w:rsidP="00EA68C0"/>
                      <w:p w14:paraId="7DC5F182" w14:textId="77777777" w:rsidR="008D387C" w:rsidRDefault="008D387C" w:rsidP="00EA68C0"/>
                      <w:p w14:paraId="2DCEF759" w14:textId="77777777" w:rsidR="008D387C" w:rsidRDefault="008D387C" w:rsidP="00EA68C0"/>
                      <w:p w14:paraId="77F3D331" w14:textId="77777777" w:rsidR="008D387C" w:rsidRDefault="008D387C" w:rsidP="00EA68C0"/>
                      <w:p w14:paraId="5FF9F20A" w14:textId="77777777" w:rsidR="008D387C" w:rsidRDefault="008D387C" w:rsidP="00EA68C0"/>
                      <w:p w14:paraId="12C75190" w14:textId="77777777" w:rsidR="008D387C" w:rsidRDefault="008D387C" w:rsidP="00EA68C0"/>
                      <w:p w14:paraId="0390B252" w14:textId="77777777" w:rsidR="008D387C" w:rsidRDefault="008D387C" w:rsidP="00EA68C0"/>
                      <w:p w14:paraId="61159F52" w14:textId="77777777" w:rsidR="008D387C" w:rsidRDefault="008D387C" w:rsidP="00EA68C0"/>
                      <w:p w14:paraId="158DFB16" w14:textId="77777777" w:rsidR="008D387C" w:rsidRDefault="008D387C" w:rsidP="00EA68C0"/>
                      <w:p w14:paraId="02E63CDC" w14:textId="77777777" w:rsidR="008D387C" w:rsidRDefault="008D387C" w:rsidP="00EA68C0"/>
                    </w:txbxContent>
                  </v:textbox>
                </v:shape>
                <v:shape id="Left Brace 46" o:spid="_x0000_s1028" type="#_x0000_t87" style="position:absolute;left:32873;top:-2114;width:1905;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" adj=",10813">
                  <v:textbox>
                    <w:txbxContent>
                      <w:p w14:paraId="55B96A6F" w14:textId="77777777" w:rsidR="008D387C" w:rsidRDefault="008D387C" w:rsidP="00EA68C0"/>
                      <w:p w14:paraId="45350C1A" w14:textId="77777777" w:rsidR="008D387C" w:rsidRDefault="008D387C" w:rsidP="00EA68C0"/>
                      <w:p w14:paraId="1F1E21E1" w14:textId="77777777" w:rsidR="008D387C" w:rsidRDefault="008D387C" w:rsidP="00EA68C0"/>
                      <w:p w14:paraId="620685CF" w14:textId="77777777" w:rsidR="008D387C" w:rsidRDefault="008D387C" w:rsidP="00EA68C0"/>
                      <w:p w14:paraId="2F484492" w14:textId="77777777" w:rsidR="008D387C" w:rsidRDefault="008D387C" w:rsidP="00EA68C0"/>
                      <w:p w14:paraId="027B5DE0" w14:textId="77777777" w:rsidR="008D387C" w:rsidRDefault="008D387C" w:rsidP="00EA68C0"/>
                    </w:txbxContent>
                  </v:textbox>
                </v:shape>
                <v:shape id="Left Brace 47" o:spid="_x0000_s1029" type="#_x0000_t87" style="position:absolute;left:45651;top:-4541;width:6000;height:202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" adj="1921,10813">
                  <v:textbox>
                    <w:txbxContent>
                      <w:p w14:paraId="51CCFCC4" w14:textId="77777777" w:rsidR="008D387C" w:rsidRDefault="008D387C" w:rsidP="00EA68C0"/>
                      <w:p w14:paraId="4009D35B" w14:textId="77777777" w:rsidR="008D387C" w:rsidRDefault="008D387C" w:rsidP="00EA68C0"/>
                      <w:p w14:paraId="53FE26F8" w14:textId="77777777" w:rsidR="008D387C" w:rsidRDefault="008D387C" w:rsidP="00EA68C0"/>
                      <w:p w14:paraId="5829DAEC" w14:textId="77777777" w:rsidR="008D387C" w:rsidRDefault="008D387C" w:rsidP="00EA68C0"/>
                      <w:p w14:paraId="58C07FFA" w14:textId="77777777" w:rsidR="008D387C" w:rsidRDefault="008D387C" w:rsidP="00EA68C0"/>
                      <w:p w14:paraId="6BFA7767" w14:textId="77777777" w:rsidR="008D387C" w:rsidRDefault="008D387C" w:rsidP="00EA68C0"/>
                    </w:txbxContent>
                  </v:textbox>
                </v:shape>
                <v:shape id="Left Brace 48" o:spid="_x0000_s1030" type="#_x0000_t87" style="position:absolute;left:40366;top:-2286;width:1905;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" adj=",10813">
                  <v:textbox>
                    <w:txbxContent>
                      <w:p w14:paraId="02C3A59B" w14:textId="77777777" w:rsidR="008D387C" w:rsidRDefault="008D387C" w:rsidP="00EA68C0"/>
                      <w:p w14:paraId="26B4D01A" w14:textId="77777777" w:rsidR="008D387C" w:rsidRDefault="008D387C" w:rsidP="00EA68C0"/>
                      <w:p w14:paraId="01A0300C" w14:textId="77777777" w:rsidR="008D387C" w:rsidRDefault="008D387C" w:rsidP="00EA68C0"/>
                      <w:p w14:paraId="795FE21F" w14:textId="77777777" w:rsidR="008D387C" w:rsidRDefault="008D387C" w:rsidP="00EA68C0"/>
                      <w:p w14:paraId="6E72AE14" w14:textId="77777777" w:rsidR="008D387C" w:rsidRDefault="008D387C" w:rsidP="00EA68C0"/>
                      <w:p w14:paraId="408D3385" w14:textId="77777777" w:rsidR="008D387C" w:rsidRDefault="008D387C" w:rsidP="00EA68C0"/>
                    </w:txbxContent>
                  </v:textbox>
                </v:shape>
                <w10:wrap anchorx="margin"/>
              </v:group>
            </w:pict>
          </mc:Fallback>
        </mc:AlternateContent>
      </w:r>
    </w:p>
    <w:p w14:paraId="078DC996" w14:textId="73809537" w:rsidR="00EA68C0" w:rsidRPr="00156850" w:rsidRDefault="00915153" w:rsidP="00EA68C0">
      <w:r w:rsidRPr="00156850">
        <w:rPr>
          <w:noProof/>
        </w:rPr>
        <mc:AlternateContent>
          <mc:Choice Requires="wps">
            <w:drawing>
              <wp:anchor distT="0" distB="0" distL="114300" distR="114300" simplePos="0" relativeHeight="251704320" behindDoc="0" locked="0" layoutInCell="1" allowOverlap="1" wp14:anchorId="21728BE6" wp14:editId="335A2012">
                <wp:simplePos x="0" y="0"/>
                <wp:positionH relativeFrom="column">
                  <wp:posOffset>3879809</wp:posOffset>
                </wp:positionH>
                <wp:positionV relativeFrom="paragraph">
                  <wp:posOffset>30983</wp:posOffset>
                </wp:positionV>
                <wp:extent cx="552450" cy="342900"/>
                <wp:effectExtent l="0" t="635"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34B90" w14:textId="77777777" w:rsidR="008D387C" w:rsidRPr="004B753D" w:rsidRDefault="008D387C" w:rsidP="00EA68C0">
                            <w:pPr>
                              <w:rPr>
                                <w:rFonts w:cs="Courier New"/>
                                <w:sz w:val="24"/>
                                <w:szCs w:val="36"/>
                              </w:rPr>
                            </w:pPr>
                            <w:r w:rsidRPr="004B753D">
                              <w:rPr>
                                <w:rFonts w:cs="Courier New"/>
                                <w:sz w:val="24"/>
                                <w:szCs w:val="36"/>
                              </w:rPr>
                              <w:t>cmd</w:t>
                            </w:r>
                          </w:p>
                          <w:p w14:paraId="2616AE47" w14:textId="77777777" w:rsidR="008D387C" w:rsidRDefault="008D387C" w:rsidP="00EA68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28BE6" id="_x0000_t202" coordsize="21600,21600" o:spt="202" path="m,l,21600r21600,l21600,xe">
                <v:stroke joinstyle="miter"/>
                <v:path gradientshapeok="t" o:connecttype="rect"/>
              </v:shapetype>
              <v:shape id="Text Box 50" o:spid="_x0000_s1031" type="#_x0000_t202" style="position:absolute;margin-left:305.5pt;margin-top:2.45pt;width:43.5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" stroked="f">
                <v:textbox>
                  <w:txbxContent>
                    <w:p w14:paraId="35234B90" w14:textId="77777777" w:rsidR="008D387C" w:rsidRPr="004B753D" w:rsidRDefault="008D387C" w:rsidP="00EA68C0">
                      <w:pPr>
                        <w:rPr>
                          <w:rFonts w:cs="Courier New"/>
                          <w:sz w:val="24"/>
                          <w:szCs w:val="36"/>
                        </w:rPr>
                      </w:pPr>
                      <w:r w:rsidRPr="004B753D">
                        <w:rPr>
                          <w:rFonts w:cs="Courier New"/>
                          <w:sz w:val="24"/>
                          <w:szCs w:val="36"/>
                        </w:rPr>
                        <w:t>cmd</w:t>
                      </w:r>
                    </w:p>
                    <w:p w14:paraId="2616AE47" w14:textId="77777777" w:rsidR="008D387C" w:rsidRDefault="008D387C" w:rsidP="00EA68C0"/>
                  </w:txbxContent>
                </v:textbox>
              </v:shape>
            </w:pict>
          </mc:Fallback>
        </mc:AlternateContent>
      </w:r>
      <w:r w:rsidR="00EA68C0" w:rsidRPr="00156850">
        <w:rPr>
          <w:noProof/>
        </w:rPr>
        <mc:AlternateContent>
          <mc:Choice Requires="wps">
            <w:drawing>
              <wp:anchor distT="0" distB="0" distL="114300" distR="114300" simplePos="0" relativeHeight="251702272" behindDoc="0" locked="0" layoutInCell="1" allowOverlap="1" wp14:anchorId="04E41CBA" wp14:editId="43C14E93">
                <wp:simplePos x="0" y="0"/>
                <wp:positionH relativeFrom="column">
                  <wp:posOffset>3045476</wp:posOffset>
                </wp:positionH>
                <wp:positionV relativeFrom="paragraph">
                  <wp:posOffset>25202</wp:posOffset>
                </wp:positionV>
                <wp:extent cx="657225" cy="247650"/>
                <wp:effectExtent l="0" t="0" r="952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E51B5" w14:textId="77777777" w:rsidR="008D387C" w:rsidRPr="004B753D" w:rsidRDefault="008D387C" w:rsidP="00EA68C0">
                            <w:pPr>
                              <w:rPr>
                                <w:rFonts w:cs="Courier New"/>
                                <w:sz w:val="24"/>
                                <w:szCs w:val="36"/>
                              </w:rPr>
                            </w:pPr>
                            <w:r w:rsidRPr="004B753D">
                              <w:rPr>
                                <w:rFonts w:cs="Courier New"/>
                                <w:sz w:val="24"/>
                                <w:szCs w:val="36"/>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41CBA" id="Text Box 49" o:spid="_x0000_s1032" type="#_x0000_t202" style="position:absolute;margin-left:239.8pt;margin-top:2pt;width:51.75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" stroked="f">
                <v:textbox>
                  <w:txbxContent>
                    <w:p w14:paraId="03FE51B5" w14:textId="77777777" w:rsidR="008D387C" w:rsidRPr="004B753D" w:rsidRDefault="008D387C" w:rsidP="00EA68C0">
                      <w:pPr>
                        <w:rPr>
                          <w:rFonts w:cs="Courier New"/>
                          <w:sz w:val="24"/>
                          <w:szCs w:val="36"/>
                        </w:rPr>
                      </w:pPr>
                      <w:r w:rsidRPr="004B753D">
                        <w:rPr>
                          <w:rFonts w:cs="Courier New"/>
                          <w:sz w:val="24"/>
                          <w:szCs w:val="36"/>
                        </w:rPr>
                        <w:t>port</w:t>
                      </w:r>
                    </w:p>
                  </w:txbxContent>
                </v:textbox>
              </v:shape>
            </w:pict>
          </mc:Fallback>
        </mc:AlternateContent>
      </w:r>
    </w:p>
    <w:p w14:paraId="657B3FB4" w14:textId="23A761E0" w:rsidR="00EA68C0" w:rsidRPr="00156850" w:rsidRDefault="00915153" w:rsidP="00EA68C0">
      <w:r w:rsidRPr="00156850">
        <w:rPr>
          <w:noProof/>
        </w:rPr>
        <mc:AlternateContent>
          <mc:Choice Requires="wps">
            <w:drawing>
              <wp:anchor distT="0" distB="0" distL="114300" distR="114300" simplePos="0" relativeHeight="251701248" behindDoc="0" locked="0" layoutInCell="1" allowOverlap="1" wp14:anchorId="043205CE" wp14:editId="047A40DE">
                <wp:simplePos x="0" y="0"/>
                <wp:positionH relativeFrom="column">
                  <wp:posOffset>905741</wp:posOffset>
                </wp:positionH>
                <wp:positionV relativeFrom="paragraph">
                  <wp:posOffset>26035</wp:posOffset>
                </wp:positionV>
                <wp:extent cx="1228725" cy="266700"/>
                <wp:effectExtent l="0" t="635"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17FDA" w14:textId="77777777" w:rsidR="008D387C" w:rsidRPr="004B753D" w:rsidRDefault="008D387C" w:rsidP="00EA68C0">
                            <w:pPr>
                              <w:rPr>
                                <w:rFonts w:cs="Courier New"/>
                                <w:sz w:val="24"/>
                                <w:szCs w:val="24"/>
                              </w:rPr>
                            </w:pPr>
                            <w:r w:rsidRPr="004B753D">
                              <w:rPr>
                                <w:rFonts w:cs="Courier New"/>
                                <w:sz w:val="24"/>
                                <w:szCs w:val="24"/>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205CE" id="Text Box 51" o:spid="_x0000_s1033" type="#_x0000_t202" style="position:absolute;margin-left:71.3pt;margin-top:2.05pt;width:96.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" stroked="f">
                <v:textbox>
                  <w:txbxContent>
                    <w:p w14:paraId="64B17FDA" w14:textId="77777777" w:rsidR="008D387C" w:rsidRPr="004B753D" w:rsidRDefault="008D387C" w:rsidP="00EA68C0">
                      <w:pPr>
                        <w:rPr>
                          <w:rFonts w:cs="Courier New"/>
                          <w:sz w:val="24"/>
                          <w:szCs w:val="24"/>
                        </w:rPr>
                      </w:pPr>
                      <w:r w:rsidRPr="004B753D">
                        <w:rPr>
                          <w:rFonts w:cs="Courier New"/>
                          <w:sz w:val="24"/>
                          <w:szCs w:val="24"/>
                        </w:rPr>
                        <w:t>sequenceNum</w:t>
                      </w:r>
                    </w:p>
                  </w:txbxContent>
                </v:textbox>
              </v:shape>
            </w:pict>
          </mc:Fallback>
        </mc:AlternateContent>
      </w:r>
    </w:p>
    <w:p w14:paraId="4447CFC8" w14:textId="20241787" w:rsidR="00EA68C0" w:rsidRPr="00156850" w:rsidRDefault="00915153" w:rsidP="00EA68C0">
      <w:r w:rsidRPr="00156850">
        <w:rPr>
          <w:noProof/>
        </w:rPr>
        <mc:AlternateContent>
          <mc:Choice Requires="wps">
            <w:drawing>
              <wp:anchor distT="0" distB="0" distL="114300" distR="114300" simplePos="0" relativeHeight="251703296" behindDoc="0" locked="0" layoutInCell="1" allowOverlap="1" wp14:anchorId="6789AEF9" wp14:editId="1A40E678">
                <wp:simplePos x="0" y="0"/>
                <wp:positionH relativeFrom="column">
                  <wp:posOffset>4618017</wp:posOffset>
                </wp:positionH>
                <wp:positionV relativeFrom="paragraph">
                  <wp:posOffset>17050</wp:posOffset>
                </wp:positionV>
                <wp:extent cx="638175" cy="314325"/>
                <wp:effectExtent l="0" t="0" r="9525" b="952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EFB13" w14:textId="77777777" w:rsidR="008D387C" w:rsidRPr="004B753D" w:rsidRDefault="008D387C" w:rsidP="00EA68C0">
                            <w:pPr>
                              <w:rPr>
                                <w:rFonts w:cs="Courier New"/>
                              </w:rPr>
                            </w:pPr>
                            <w:r w:rsidRPr="004B753D">
                              <w:rPr>
                                <w:rFonts w:cs="Courier New"/>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9AEF9" id="Text Box 52" o:spid="_x0000_s1034" type="#_x0000_t202" style="position:absolute;margin-left:363.6pt;margin-top:1.35pt;width:50.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" stroked="f">
                <v:textbox>
                  <w:txbxContent>
                    <w:p w14:paraId="1C4EFB13" w14:textId="77777777" w:rsidR="008D387C" w:rsidRPr="004B753D" w:rsidRDefault="008D387C" w:rsidP="00EA68C0">
                      <w:pPr>
                        <w:rPr>
                          <w:rFonts w:cs="Courier New"/>
                        </w:rPr>
                      </w:pPr>
                      <w:r w:rsidRPr="004B753D">
                        <w:rPr>
                          <w:rFonts w:cs="Courier New"/>
                        </w:rPr>
                        <w:t>data</w:t>
                      </w:r>
                    </w:p>
                  </w:txbxContent>
                </v:textbox>
              </v:shape>
            </w:pict>
          </mc:Fallback>
        </mc:AlternateContent>
      </w:r>
    </w:p>
    <w:p w14:paraId="760C1943" w14:textId="19C4325C" w:rsidR="00C04A5B" w:rsidRPr="00156850" w:rsidRDefault="006E3C86" w:rsidP="00C04A5B">
      <w:pPr>
        <w:rPr>
          <w:b/>
          <w:bCs/>
        </w:rPr>
      </w:pPr>
      <w:r>
        <w:rPr>
          <w:noProof/>
        </w:rPr>
        <mc:AlternateContent>
          <mc:Choice Requires="wpg">
            <w:drawing>
              <wp:anchor distT="0" distB="0" distL="114300" distR="114300" simplePos="0" relativeHeight="251699200" behindDoc="0" locked="0" layoutInCell="1" allowOverlap="1" wp14:anchorId="3C832542" wp14:editId="48B032EF">
                <wp:simplePos x="0" y="0"/>
                <wp:positionH relativeFrom="column">
                  <wp:posOffset>748030</wp:posOffset>
                </wp:positionH>
                <wp:positionV relativeFrom="paragraph">
                  <wp:posOffset>659575</wp:posOffset>
                </wp:positionV>
                <wp:extent cx="4431665" cy="356870"/>
                <wp:effectExtent l="0" t="0" r="26035" b="24130"/>
                <wp:wrapNone/>
                <wp:docPr id="27" name="Group 27"/>
                <wp:cNvGraphicFramePr/>
                <a:graphic xmlns:a="http://schemas.openxmlformats.org/drawingml/2006/main">
                  <a:graphicData uri="http://schemas.microsoft.com/office/word/2010/wordprocessingGroup">
                    <wpg:wgp>
                      <wpg:cNvGrpSpPr/>
                      <wpg:grpSpPr>
                        <a:xfrm>
                          <a:off x="0" y="0"/>
                          <a:ext cx="4431665" cy="356870"/>
                          <a:chOff x="203222" y="24068"/>
                          <a:chExt cx="4345085" cy="357188"/>
                        </a:xfrm>
                      </wpg:grpSpPr>
                      <wps:wsp>
                        <wps:cNvPr id="28" name="Left Brace 28"/>
                        <wps:cNvSpPr>
                          <a:spLocks/>
                        </wps:cNvSpPr>
                        <wps:spPr bwMode="auto">
                          <a:xfrm rot="16200000">
                            <a:off x="1506220" y="-1278930"/>
                            <a:ext cx="357188" cy="2963183"/>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0A57B1" w14:textId="77777777" w:rsidR="008D387C" w:rsidRDefault="008D387C" w:rsidP="00C04A5B"/>
                            <w:p w14:paraId="35D2FE23" w14:textId="77777777" w:rsidR="008D387C" w:rsidRDefault="008D387C" w:rsidP="00C04A5B"/>
                            <w:p w14:paraId="7A6C6093" w14:textId="77777777" w:rsidR="008D387C" w:rsidRDefault="008D387C" w:rsidP="00C04A5B"/>
                            <w:p w14:paraId="2AC1DBC5" w14:textId="77777777" w:rsidR="008D387C" w:rsidRDefault="008D387C" w:rsidP="00C04A5B"/>
                            <w:p w14:paraId="6A18CB7D" w14:textId="77777777" w:rsidR="008D387C" w:rsidRDefault="008D387C" w:rsidP="00C04A5B"/>
                            <w:p w14:paraId="544359B8" w14:textId="77777777" w:rsidR="008D387C" w:rsidRDefault="008D387C" w:rsidP="00C04A5B"/>
                            <w:p w14:paraId="36D5C37B" w14:textId="77777777" w:rsidR="008D387C" w:rsidRDefault="008D387C" w:rsidP="00C04A5B"/>
                            <w:p w14:paraId="41B92524" w14:textId="77777777" w:rsidR="008D387C" w:rsidRDefault="008D387C" w:rsidP="00C04A5B"/>
                            <w:p w14:paraId="76D2BFA6" w14:textId="77777777" w:rsidR="008D387C" w:rsidRDefault="008D387C" w:rsidP="00C04A5B"/>
                            <w:p w14:paraId="0E0F40E3" w14:textId="77777777" w:rsidR="008D387C" w:rsidRDefault="008D387C" w:rsidP="00C04A5B"/>
                            <w:p w14:paraId="7A39086C" w14:textId="77777777" w:rsidR="008D387C" w:rsidRDefault="008D387C" w:rsidP="00C04A5B"/>
                            <w:p w14:paraId="79050DC5" w14:textId="77777777" w:rsidR="008D387C" w:rsidRDefault="008D387C" w:rsidP="00C04A5B"/>
                            <w:p w14:paraId="51EE2631" w14:textId="77777777" w:rsidR="008D387C" w:rsidRDefault="008D387C" w:rsidP="00C04A5B"/>
                            <w:p w14:paraId="383C07BC" w14:textId="77777777" w:rsidR="008D387C" w:rsidRDefault="008D387C" w:rsidP="00C04A5B"/>
                            <w:p w14:paraId="72017A48" w14:textId="77777777" w:rsidR="008D387C" w:rsidRDefault="008D387C" w:rsidP="00C04A5B"/>
                            <w:p w14:paraId="3DBD04D5" w14:textId="77777777" w:rsidR="008D387C" w:rsidRDefault="008D387C" w:rsidP="00C04A5B"/>
                            <w:p w14:paraId="176F2FC8" w14:textId="77777777" w:rsidR="008D387C" w:rsidRDefault="008D387C" w:rsidP="00C04A5B"/>
                            <w:p w14:paraId="1F88BB50" w14:textId="77777777" w:rsidR="008D387C" w:rsidRDefault="008D387C" w:rsidP="00C04A5B"/>
                            <w:p w14:paraId="5B86B39E" w14:textId="77777777" w:rsidR="008D387C" w:rsidRDefault="008D387C" w:rsidP="00C04A5B"/>
                          </w:txbxContent>
                        </wps:txbx>
                        <wps:bodyPr rot="0" vert="horz" wrap="square" lIns="91440" tIns="45720" rIns="91440" bIns="45720" anchor="t" anchorCtr="0" upright="1">
                          <a:noAutofit/>
                        </wps:bodyPr>
                      </wps:wsp>
                      <wps:wsp>
                        <wps:cNvPr id="30" name="Left Brace 30"/>
                        <wps:cNvSpPr>
                          <a:spLocks/>
                        </wps:cNvSpPr>
                        <wps:spPr bwMode="auto">
                          <a:xfrm rot="16200000">
                            <a:off x="3395006" y="-147797"/>
                            <a:ext cx="190500" cy="64770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9A5A025" w14:textId="77777777" w:rsidR="008D387C" w:rsidRDefault="008D387C" w:rsidP="00C04A5B"/>
                            <w:p w14:paraId="41FD8CEC" w14:textId="77777777" w:rsidR="008D387C" w:rsidRDefault="008D387C" w:rsidP="00C04A5B"/>
                            <w:p w14:paraId="37141FA3" w14:textId="77777777" w:rsidR="008D387C" w:rsidRDefault="008D387C" w:rsidP="00C04A5B"/>
                            <w:p w14:paraId="1A0E8B41" w14:textId="77777777" w:rsidR="008D387C" w:rsidRDefault="008D387C" w:rsidP="00C04A5B"/>
                            <w:p w14:paraId="3B010AB0" w14:textId="77777777" w:rsidR="008D387C" w:rsidRDefault="008D387C" w:rsidP="00C04A5B"/>
                            <w:p w14:paraId="3203E61E" w14:textId="77777777" w:rsidR="008D387C" w:rsidRDefault="008D387C" w:rsidP="00C04A5B"/>
                          </w:txbxContent>
                        </wps:txbx>
                        <wps:bodyPr rot="0" vert="horz" wrap="square" lIns="91440" tIns="45720" rIns="91440" bIns="45720" anchor="t" anchorCtr="0" upright="1">
                          <a:noAutofit/>
                        </wps:bodyPr>
                      </wps:wsp>
                      <wps:wsp>
                        <wps:cNvPr id="34" name="Left Brace 34"/>
                        <wps:cNvSpPr>
                          <a:spLocks/>
                        </wps:cNvSpPr>
                        <wps:spPr bwMode="auto">
                          <a:xfrm rot="16200000">
                            <a:off x="4129207" y="-165048"/>
                            <a:ext cx="190500" cy="64770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9FE11E" w14:textId="77777777" w:rsidR="008D387C" w:rsidRDefault="008D387C" w:rsidP="00C04A5B"/>
                            <w:p w14:paraId="428C1C08" w14:textId="77777777" w:rsidR="008D387C" w:rsidRDefault="008D387C" w:rsidP="00C04A5B"/>
                            <w:p w14:paraId="141C3A79" w14:textId="77777777" w:rsidR="008D387C" w:rsidRDefault="008D387C" w:rsidP="00C04A5B"/>
                            <w:p w14:paraId="19FBE616" w14:textId="77777777" w:rsidR="008D387C" w:rsidRDefault="008D387C" w:rsidP="00C04A5B"/>
                            <w:p w14:paraId="6FB6A152" w14:textId="77777777" w:rsidR="008D387C" w:rsidRDefault="008D387C" w:rsidP="00C04A5B"/>
                            <w:p w14:paraId="4C57C3FE" w14:textId="77777777" w:rsidR="008D387C" w:rsidRDefault="008D387C" w:rsidP="00C04A5B"/>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832542" id="Group 27" o:spid="_x0000_s1035" style="position:absolute;margin-left:58.9pt;margin-top:51.95pt;width:348.95pt;height:28.1pt;z-index:251699200;mso-width-relative:margin;mso-height-relative:margin" coordorigin="2032,240" coordsize="43450,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">
                <v:shape id="Left Brace 28" o:spid="_x0000_s1036" type="#_x0000_t87" style="position:absolute;left:15062;top:-12790;width:3572;height:29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" adj="1934,10813">
                  <v:textbox>
                    <w:txbxContent>
                      <w:p w14:paraId="660A57B1" w14:textId="77777777" w:rsidR="008D387C" w:rsidRDefault="008D387C" w:rsidP="00C04A5B"/>
                      <w:p w14:paraId="35D2FE23" w14:textId="77777777" w:rsidR="008D387C" w:rsidRDefault="008D387C" w:rsidP="00C04A5B"/>
                      <w:p w14:paraId="7A6C6093" w14:textId="77777777" w:rsidR="008D387C" w:rsidRDefault="008D387C" w:rsidP="00C04A5B"/>
                      <w:p w14:paraId="2AC1DBC5" w14:textId="77777777" w:rsidR="008D387C" w:rsidRDefault="008D387C" w:rsidP="00C04A5B"/>
                      <w:p w14:paraId="6A18CB7D" w14:textId="77777777" w:rsidR="008D387C" w:rsidRDefault="008D387C" w:rsidP="00C04A5B"/>
                      <w:p w14:paraId="544359B8" w14:textId="77777777" w:rsidR="008D387C" w:rsidRDefault="008D387C" w:rsidP="00C04A5B"/>
                      <w:p w14:paraId="36D5C37B" w14:textId="77777777" w:rsidR="008D387C" w:rsidRDefault="008D387C" w:rsidP="00C04A5B"/>
                      <w:p w14:paraId="41B92524" w14:textId="77777777" w:rsidR="008D387C" w:rsidRDefault="008D387C" w:rsidP="00C04A5B"/>
                      <w:p w14:paraId="76D2BFA6" w14:textId="77777777" w:rsidR="008D387C" w:rsidRDefault="008D387C" w:rsidP="00C04A5B"/>
                      <w:p w14:paraId="0E0F40E3" w14:textId="77777777" w:rsidR="008D387C" w:rsidRDefault="008D387C" w:rsidP="00C04A5B"/>
                      <w:p w14:paraId="7A39086C" w14:textId="77777777" w:rsidR="008D387C" w:rsidRDefault="008D387C" w:rsidP="00C04A5B"/>
                      <w:p w14:paraId="79050DC5" w14:textId="77777777" w:rsidR="008D387C" w:rsidRDefault="008D387C" w:rsidP="00C04A5B"/>
                      <w:p w14:paraId="51EE2631" w14:textId="77777777" w:rsidR="008D387C" w:rsidRDefault="008D387C" w:rsidP="00C04A5B"/>
                      <w:p w14:paraId="383C07BC" w14:textId="77777777" w:rsidR="008D387C" w:rsidRDefault="008D387C" w:rsidP="00C04A5B"/>
                      <w:p w14:paraId="72017A48" w14:textId="77777777" w:rsidR="008D387C" w:rsidRDefault="008D387C" w:rsidP="00C04A5B"/>
                      <w:p w14:paraId="3DBD04D5" w14:textId="77777777" w:rsidR="008D387C" w:rsidRDefault="008D387C" w:rsidP="00C04A5B"/>
                      <w:p w14:paraId="176F2FC8" w14:textId="77777777" w:rsidR="008D387C" w:rsidRDefault="008D387C" w:rsidP="00C04A5B"/>
                      <w:p w14:paraId="1F88BB50" w14:textId="77777777" w:rsidR="008D387C" w:rsidRDefault="008D387C" w:rsidP="00C04A5B"/>
                      <w:p w14:paraId="5B86B39E" w14:textId="77777777" w:rsidR="008D387C" w:rsidRDefault="008D387C" w:rsidP="00C04A5B"/>
                    </w:txbxContent>
                  </v:textbox>
                </v:shape>
                <v:shape id="Left Brace 30" o:spid="_x0000_s1037" type="#_x0000_t87" style="position:absolute;left:33950;top:-1478;width:1905;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" adj=",10813">
                  <v:textbox>
                    <w:txbxContent>
                      <w:p w14:paraId="59A5A025" w14:textId="77777777" w:rsidR="008D387C" w:rsidRDefault="008D387C" w:rsidP="00C04A5B"/>
                      <w:p w14:paraId="41FD8CEC" w14:textId="77777777" w:rsidR="008D387C" w:rsidRDefault="008D387C" w:rsidP="00C04A5B"/>
                      <w:p w14:paraId="37141FA3" w14:textId="77777777" w:rsidR="008D387C" w:rsidRDefault="008D387C" w:rsidP="00C04A5B"/>
                      <w:p w14:paraId="1A0E8B41" w14:textId="77777777" w:rsidR="008D387C" w:rsidRDefault="008D387C" w:rsidP="00C04A5B"/>
                      <w:p w14:paraId="3B010AB0" w14:textId="77777777" w:rsidR="008D387C" w:rsidRDefault="008D387C" w:rsidP="00C04A5B"/>
                      <w:p w14:paraId="3203E61E" w14:textId="77777777" w:rsidR="008D387C" w:rsidRDefault="008D387C" w:rsidP="00C04A5B"/>
                    </w:txbxContent>
                  </v:textbox>
                </v:shape>
                <v:shape id="Left Brace 34" o:spid="_x0000_s1038" type="#_x0000_t87" style="position:absolute;left:41292;top:-1651;width:1905;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" adj=",10813">
                  <v:textbox>
                    <w:txbxContent>
                      <w:p w14:paraId="5A9FE11E" w14:textId="77777777" w:rsidR="008D387C" w:rsidRDefault="008D387C" w:rsidP="00C04A5B"/>
                      <w:p w14:paraId="428C1C08" w14:textId="77777777" w:rsidR="008D387C" w:rsidRDefault="008D387C" w:rsidP="00C04A5B"/>
                      <w:p w14:paraId="141C3A79" w14:textId="77777777" w:rsidR="008D387C" w:rsidRDefault="008D387C" w:rsidP="00C04A5B"/>
                      <w:p w14:paraId="19FBE616" w14:textId="77777777" w:rsidR="008D387C" w:rsidRDefault="008D387C" w:rsidP="00C04A5B"/>
                      <w:p w14:paraId="6FB6A152" w14:textId="77777777" w:rsidR="008D387C" w:rsidRDefault="008D387C" w:rsidP="00C04A5B"/>
                      <w:p w14:paraId="4C57C3FE" w14:textId="77777777" w:rsidR="008D387C" w:rsidRDefault="008D387C" w:rsidP="00C04A5B"/>
                    </w:txbxContent>
                  </v:textbox>
                </v:shape>
              </v:group>
            </w:pict>
          </mc:Fallback>
        </mc:AlternateContent>
      </w:r>
      <w:r w:rsidR="00910B3A">
        <w:rPr>
          <w:sz w:val="24"/>
          <w:szCs w:val="24"/>
        </w:rPr>
        <w:t>T</w:t>
      </w:r>
      <w:r w:rsidR="006F008C" w:rsidRPr="00910B3A">
        <w:rPr>
          <w:sz w:val="24"/>
          <w:szCs w:val="24"/>
        </w:rPr>
        <w:t xml:space="preserve">he instrument will not attempt to send any other messages over the serial port until it receives a response from the </w:t>
      </w:r>
      <w:r w:rsidR="006F008C" w:rsidRPr="00910B3A">
        <w:rPr>
          <w:i/>
          <w:sz w:val="24"/>
          <w:szCs w:val="24"/>
        </w:rPr>
        <w:t>open</w:t>
      </w:r>
      <w:r w:rsidR="006F008C" w:rsidRPr="00910B3A">
        <w:rPr>
          <w:sz w:val="24"/>
          <w:szCs w:val="24"/>
        </w:rPr>
        <w:t xml:space="preserve"> message.</w:t>
      </w:r>
    </w:p>
    <w:tbl>
      <w:tblPr>
        <w:tblStyle w:val="TableGrid"/>
        <w:tblW w:w="0" w:type="auto"/>
        <w:jc w:val="center"/>
        <w:tblLook w:val="04A0" w:firstRow="1" w:lastRow="0" w:firstColumn="1" w:lastColumn="0" w:noHBand="0" w:noVBand="1"/>
      </w:tblPr>
      <w:tblGrid>
        <w:gridCol w:w="1187"/>
        <w:gridCol w:w="1187"/>
        <w:gridCol w:w="1187"/>
        <w:gridCol w:w="1187"/>
        <w:gridCol w:w="1167"/>
        <w:gridCol w:w="1010"/>
      </w:tblGrid>
      <w:tr w:rsidR="00C04A5B" w:rsidRPr="00156850" w14:paraId="7A5137A1" w14:textId="77777777" w:rsidTr="006E444F">
        <w:trPr>
          <w:jc w:val="center"/>
        </w:trPr>
        <w:tc>
          <w:tcPr>
            <w:tcW w:w="1187" w:type="dxa"/>
            <w:vAlign w:val="center"/>
          </w:tcPr>
          <w:p w14:paraId="493213DA" w14:textId="77777777" w:rsidR="00C04A5B" w:rsidRPr="009660B9" w:rsidRDefault="00C04A5B" w:rsidP="006E444F">
            <w:pPr>
              <w:jc w:val="center"/>
              <w:rPr>
                <w:sz w:val="24"/>
                <w:szCs w:val="24"/>
              </w:rPr>
            </w:pPr>
            <w:r>
              <w:rPr>
                <w:sz w:val="24"/>
                <w:szCs w:val="24"/>
              </w:rPr>
              <w:t>x</w:t>
            </w:r>
          </w:p>
        </w:tc>
        <w:tc>
          <w:tcPr>
            <w:tcW w:w="1187" w:type="dxa"/>
            <w:vAlign w:val="center"/>
          </w:tcPr>
          <w:p w14:paraId="21307D6B" w14:textId="77777777" w:rsidR="00C04A5B" w:rsidRPr="009660B9" w:rsidRDefault="00C04A5B" w:rsidP="006E444F">
            <w:pPr>
              <w:jc w:val="center"/>
              <w:rPr>
                <w:sz w:val="24"/>
                <w:szCs w:val="24"/>
              </w:rPr>
            </w:pPr>
            <w:r>
              <w:rPr>
                <w:sz w:val="24"/>
                <w:szCs w:val="24"/>
              </w:rPr>
              <w:t>x</w:t>
            </w:r>
          </w:p>
        </w:tc>
        <w:tc>
          <w:tcPr>
            <w:tcW w:w="1187" w:type="dxa"/>
            <w:vAlign w:val="center"/>
          </w:tcPr>
          <w:p w14:paraId="5C4848F0" w14:textId="77777777" w:rsidR="00C04A5B" w:rsidRPr="009660B9" w:rsidRDefault="00C04A5B" w:rsidP="006E444F">
            <w:pPr>
              <w:jc w:val="center"/>
              <w:rPr>
                <w:sz w:val="24"/>
                <w:szCs w:val="24"/>
              </w:rPr>
            </w:pPr>
            <w:r>
              <w:rPr>
                <w:sz w:val="24"/>
                <w:szCs w:val="24"/>
              </w:rPr>
              <w:t>x</w:t>
            </w:r>
          </w:p>
        </w:tc>
        <w:tc>
          <w:tcPr>
            <w:tcW w:w="1187" w:type="dxa"/>
            <w:vAlign w:val="center"/>
          </w:tcPr>
          <w:p w14:paraId="5C22FB93" w14:textId="77777777" w:rsidR="00C04A5B" w:rsidRPr="009660B9" w:rsidRDefault="00C04A5B" w:rsidP="006E444F">
            <w:pPr>
              <w:jc w:val="center"/>
              <w:rPr>
                <w:sz w:val="24"/>
                <w:szCs w:val="24"/>
              </w:rPr>
            </w:pPr>
            <w:r>
              <w:rPr>
                <w:sz w:val="24"/>
                <w:szCs w:val="24"/>
              </w:rPr>
              <w:t>x</w:t>
            </w:r>
          </w:p>
        </w:tc>
        <w:tc>
          <w:tcPr>
            <w:tcW w:w="1167" w:type="dxa"/>
            <w:vAlign w:val="center"/>
          </w:tcPr>
          <w:p w14:paraId="451A0ED1" w14:textId="77777777" w:rsidR="00C04A5B" w:rsidRPr="009660B9" w:rsidRDefault="00C04A5B" w:rsidP="006E444F">
            <w:pPr>
              <w:jc w:val="center"/>
              <w:rPr>
                <w:sz w:val="24"/>
                <w:szCs w:val="24"/>
              </w:rPr>
            </w:pPr>
            <w:r>
              <w:rPr>
                <w:sz w:val="24"/>
                <w:szCs w:val="24"/>
              </w:rPr>
              <w:t>1</w:t>
            </w:r>
          </w:p>
        </w:tc>
        <w:tc>
          <w:tcPr>
            <w:tcW w:w="1010" w:type="dxa"/>
          </w:tcPr>
          <w:p w14:paraId="13B74EA8" w14:textId="77777777" w:rsidR="00C04A5B" w:rsidRPr="009660B9" w:rsidRDefault="00C04A5B" w:rsidP="006E444F">
            <w:pPr>
              <w:rPr>
                <w:sz w:val="24"/>
                <w:szCs w:val="24"/>
              </w:rPr>
            </w:pPr>
            <w:r>
              <w:rPr>
                <w:sz w:val="24"/>
                <w:szCs w:val="24"/>
              </w:rPr>
              <w:t>0</w:t>
            </w:r>
          </w:p>
        </w:tc>
      </w:tr>
    </w:tbl>
    <w:p w14:paraId="18D008F6" w14:textId="77777777" w:rsidR="00C04A5B" w:rsidRPr="00156850" w:rsidRDefault="00C04A5B" w:rsidP="00C04A5B">
      <w:r w:rsidRPr="00156850">
        <w:rPr>
          <w:noProof/>
        </w:rPr>
        <mc:AlternateContent>
          <mc:Choice Requires="wps">
            <w:drawing>
              <wp:anchor distT="0" distB="0" distL="114300" distR="114300" simplePos="0" relativeHeight="251697152" behindDoc="0" locked="0" layoutInCell="1" allowOverlap="1" wp14:anchorId="406D14A1" wp14:editId="33BD28D3">
                <wp:simplePos x="0" y="0"/>
                <wp:positionH relativeFrom="column">
                  <wp:posOffset>3784600</wp:posOffset>
                </wp:positionH>
                <wp:positionV relativeFrom="paragraph">
                  <wp:posOffset>286385</wp:posOffset>
                </wp:positionV>
                <wp:extent cx="657225" cy="29210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6D531" w14:textId="77777777" w:rsidR="008D387C" w:rsidRPr="004B753D" w:rsidRDefault="008D387C" w:rsidP="00C04A5B">
                            <w:pPr>
                              <w:rPr>
                                <w:rFonts w:cs="Courier New"/>
                                <w:sz w:val="24"/>
                                <w:szCs w:val="36"/>
                              </w:rPr>
                            </w:pPr>
                            <w:r w:rsidRPr="004B753D">
                              <w:rPr>
                                <w:rFonts w:cs="Courier New"/>
                                <w:sz w:val="24"/>
                                <w:szCs w:val="36"/>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D14A1" id="Text Box 31" o:spid="_x0000_s1039" type="#_x0000_t202" style="position:absolute;margin-left:298pt;margin-top:22.55pt;width:51.7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" stroked="f">
                <v:textbox>
                  <w:txbxContent>
                    <w:p w14:paraId="5E06D531" w14:textId="77777777" w:rsidR="008D387C" w:rsidRPr="004B753D" w:rsidRDefault="008D387C" w:rsidP="00C04A5B">
                      <w:pPr>
                        <w:rPr>
                          <w:rFonts w:cs="Courier New"/>
                          <w:sz w:val="24"/>
                          <w:szCs w:val="36"/>
                        </w:rPr>
                      </w:pPr>
                      <w:r w:rsidRPr="004B753D">
                        <w:rPr>
                          <w:rFonts w:cs="Courier New"/>
                          <w:sz w:val="24"/>
                          <w:szCs w:val="36"/>
                        </w:rPr>
                        <w:t>port</w:t>
                      </w:r>
                    </w:p>
                  </w:txbxContent>
                </v:textbox>
              </v:shape>
            </w:pict>
          </mc:Fallback>
        </mc:AlternateContent>
      </w:r>
    </w:p>
    <w:p w14:paraId="7FF48760" w14:textId="77777777" w:rsidR="00C04A5B" w:rsidRDefault="00C04A5B" w:rsidP="00C04A5B">
      <w:r w:rsidRPr="00156850">
        <w:rPr>
          <w:noProof/>
        </w:rPr>
        <mc:AlternateContent>
          <mc:Choice Requires="wps">
            <w:drawing>
              <wp:anchor distT="0" distB="0" distL="114300" distR="114300" simplePos="0" relativeHeight="251696128" behindDoc="0" locked="0" layoutInCell="1" allowOverlap="1" wp14:anchorId="7AD3F34D" wp14:editId="3029CA35">
                <wp:simplePos x="0" y="0"/>
                <wp:positionH relativeFrom="column">
                  <wp:posOffset>1581150</wp:posOffset>
                </wp:positionH>
                <wp:positionV relativeFrom="paragraph">
                  <wp:posOffset>71755</wp:posOffset>
                </wp:positionV>
                <wp:extent cx="1228725" cy="266700"/>
                <wp:effectExtent l="0" t="635"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2DA48C" w14:textId="77777777" w:rsidR="008D387C" w:rsidRPr="004B753D" w:rsidRDefault="008D387C" w:rsidP="00C04A5B">
                            <w:pPr>
                              <w:rPr>
                                <w:rFonts w:cs="Courier New"/>
                                <w:sz w:val="24"/>
                                <w:szCs w:val="24"/>
                              </w:rPr>
                            </w:pPr>
                            <w:r w:rsidRPr="004B753D">
                              <w:rPr>
                                <w:rFonts w:cs="Courier New"/>
                                <w:sz w:val="24"/>
                                <w:szCs w:val="24"/>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3F34D" id="Text Box 20" o:spid="_x0000_s1040" type="#_x0000_t202" style="position:absolute;margin-left:124.5pt;margin-top:5.65pt;width:96.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" stroked="f">
                <v:textbox>
                  <w:txbxContent>
                    <w:p w14:paraId="472DA48C" w14:textId="77777777" w:rsidR="008D387C" w:rsidRPr="004B753D" w:rsidRDefault="008D387C" w:rsidP="00C04A5B">
                      <w:pPr>
                        <w:rPr>
                          <w:rFonts w:cs="Courier New"/>
                          <w:sz w:val="24"/>
                          <w:szCs w:val="24"/>
                        </w:rPr>
                      </w:pPr>
                      <w:r w:rsidRPr="004B753D">
                        <w:rPr>
                          <w:rFonts w:cs="Courier New"/>
                          <w:sz w:val="24"/>
                          <w:szCs w:val="24"/>
                        </w:rPr>
                        <w:t>sequenceNum</w:t>
                      </w:r>
                    </w:p>
                  </w:txbxContent>
                </v:textbox>
              </v:shape>
            </w:pict>
          </mc:Fallback>
        </mc:AlternateContent>
      </w:r>
      <w:r w:rsidRPr="00156850">
        <w:rPr>
          <w:noProof/>
        </w:rPr>
        <mc:AlternateContent>
          <mc:Choice Requires="wps">
            <w:drawing>
              <wp:anchor distT="0" distB="0" distL="114300" distR="114300" simplePos="0" relativeHeight="251698176" behindDoc="0" locked="0" layoutInCell="1" allowOverlap="1" wp14:anchorId="4E3F2932" wp14:editId="681C4A1D">
                <wp:simplePos x="0" y="0"/>
                <wp:positionH relativeFrom="column">
                  <wp:posOffset>4495800</wp:posOffset>
                </wp:positionH>
                <wp:positionV relativeFrom="paragraph">
                  <wp:posOffset>13335</wp:posOffset>
                </wp:positionV>
                <wp:extent cx="1104900" cy="34290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E7057" w14:textId="77777777" w:rsidR="008D387C" w:rsidRPr="004B753D" w:rsidRDefault="008D387C" w:rsidP="00C04A5B">
                            <w:pPr>
                              <w:rPr>
                                <w:rFonts w:cs="Courier New"/>
                                <w:sz w:val="24"/>
                                <w:szCs w:val="36"/>
                              </w:rPr>
                            </w:pPr>
                            <w:r>
                              <w:rPr>
                                <w:rFonts w:cs="Courier New"/>
                                <w:sz w:val="24"/>
                                <w:szCs w:val="36"/>
                              </w:rPr>
                              <w:t>c</w:t>
                            </w:r>
                            <w:r w:rsidRPr="004B753D">
                              <w:rPr>
                                <w:rFonts w:cs="Courier New"/>
                                <w:sz w:val="24"/>
                                <w:szCs w:val="36"/>
                              </w:rPr>
                              <w:t>md</w:t>
                            </w:r>
                            <w:r>
                              <w:rPr>
                                <w:rFonts w:cs="Courier New"/>
                                <w:sz w:val="24"/>
                                <w:szCs w:val="36"/>
                              </w:rPr>
                              <w:t>=data [0]</w:t>
                            </w:r>
                          </w:p>
                          <w:p w14:paraId="6DF89F81" w14:textId="77777777" w:rsidR="008D387C" w:rsidRDefault="008D387C" w:rsidP="00C04A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F2932" id="Text Box 32" o:spid="_x0000_s1041" type="#_x0000_t202" style="position:absolute;margin-left:354pt;margin-top:1.05pt;width:8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" stroked="f">
                <v:textbox>
                  <w:txbxContent>
                    <w:p w14:paraId="3D0E7057" w14:textId="77777777" w:rsidR="008D387C" w:rsidRPr="004B753D" w:rsidRDefault="008D387C" w:rsidP="00C04A5B">
                      <w:pPr>
                        <w:rPr>
                          <w:rFonts w:cs="Courier New"/>
                          <w:sz w:val="24"/>
                          <w:szCs w:val="36"/>
                        </w:rPr>
                      </w:pPr>
                      <w:r>
                        <w:rPr>
                          <w:rFonts w:cs="Courier New"/>
                          <w:sz w:val="24"/>
                          <w:szCs w:val="36"/>
                        </w:rPr>
                        <w:t>c</w:t>
                      </w:r>
                      <w:r w:rsidRPr="004B753D">
                        <w:rPr>
                          <w:rFonts w:cs="Courier New"/>
                          <w:sz w:val="24"/>
                          <w:szCs w:val="36"/>
                        </w:rPr>
                        <w:t>md</w:t>
                      </w:r>
                      <w:r>
                        <w:rPr>
                          <w:rFonts w:cs="Courier New"/>
                          <w:sz w:val="24"/>
                          <w:szCs w:val="36"/>
                        </w:rPr>
                        <w:t>=data [0]</w:t>
                      </w:r>
                    </w:p>
                    <w:p w14:paraId="6DF89F81" w14:textId="77777777" w:rsidR="008D387C" w:rsidRDefault="008D387C" w:rsidP="00C04A5B"/>
                  </w:txbxContent>
                </v:textbox>
              </v:shape>
            </w:pict>
          </mc:Fallback>
        </mc:AlternateContent>
      </w:r>
    </w:p>
    <w:p w14:paraId="62FA6F0D" w14:textId="77777777" w:rsidR="00C04A5B" w:rsidRDefault="00C04A5B" w:rsidP="00C04A5B"/>
    <w:p w14:paraId="6EFA5264" w14:textId="73C7955A" w:rsidR="00ED448F" w:rsidRDefault="006F008C">
      <w:pPr>
        <w:rPr>
          <w:sz w:val="24"/>
          <w:szCs w:val="24"/>
        </w:rPr>
      </w:pPr>
      <w:r>
        <w:t>T</w:t>
      </w:r>
      <w:r w:rsidR="00B92FFE" w:rsidRPr="00B92FFE">
        <w:rPr>
          <w:sz w:val="24"/>
          <w:szCs w:val="24"/>
        </w:rPr>
        <w:t xml:space="preserve">he instrument always sends this record first when started from a power-up. It will try every 30 seconds to send the record until it gets a reply. The instrument will not consider the network as usable until it receives a valid reply. Any data to be sent over the interface before this period will be discarded. Any interfacing program must re-synchronize its sequence number and discard any unprocessed data when it receives the Open record. An opposite condition can exist when the instrument has been using the interface and the interfacing program has been restarted. In this case, the interfacing program should send a Status request record to the instrument to obtain the serial number, </w:t>
      </w:r>
      <w:r w:rsidR="00B92FFE" w:rsidRPr="00B92FFE">
        <w:rPr>
          <w:i/>
          <w:iCs/>
          <w:sz w:val="24"/>
          <w:szCs w:val="24"/>
        </w:rPr>
        <w:t>etc</w:t>
      </w:r>
      <w:r w:rsidR="00B92FFE" w:rsidRPr="00B92FFE">
        <w:rPr>
          <w:sz w:val="24"/>
          <w:szCs w:val="24"/>
        </w:rPr>
        <w:t>.</w:t>
      </w:r>
    </w:p>
    <w:p w14:paraId="2E58BCE7" w14:textId="40E6CD2D" w:rsidR="00B92FFE" w:rsidRPr="00A151DD" w:rsidRDefault="00F86F36" w:rsidP="009D69E2">
      <w:pPr>
        <w:pStyle w:val="Heading1"/>
        <w:numPr>
          <w:ilvl w:val="2"/>
          <w:numId w:val="8"/>
        </w:numPr>
        <w:rPr>
          <w:b/>
          <w:bCs/>
          <w:color w:val="auto"/>
          <w:sz w:val="28"/>
          <w:szCs w:val="28"/>
        </w:rPr>
      </w:pPr>
      <w:bookmarkStart w:id="22" w:name="_Toc58258130"/>
      <w:r w:rsidRPr="00A151DD">
        <w:rPr>
          <w:b/>
          <w:bCs/>
          <w:color w:val="auto"/>
          <w:sz w:val="28"/>
          <w:szCs w:val="28"/>
        </w:rPr>
        <w:t>Ack (Acknowledgement)</w:t>
      </w:r>
      <w:bookmarkEnd w:id="22"/>
    </w:p>
    <w:p w14:paraId="3BA6A57C" w14:textId="30CF66CB" w:rsidR="00CB45CC" w:rsidRPr="00156850" w:rsidRDefault="005F14D3" w:rsidP="00CB45CC">
      <w:pPr>
        <w:rPr>
          <w:b/>
          <w:bCs/>
        </w:rPr>
      </w:pPr>
      <w:r>
        <w:rPr>
          <w:noProof/>
        </w:rPr>
        <mc:AlternateContent>
          <mc:Choice Requires="wpg">
            <w:drawing>
              <wp:anchor distT="0" distB="0" distL="114300" distR="114300" simplePos="0" relativeHeight="251694080" behindDoc="0" locked="0" layoutInCell="1" allowOverlap="1" wp14:anchorId="2B840C08" wp14:editId="6D836F95">
                <wp:simplePos x="0" y="0"/>
                <wp:positionH relativeFrom="column">
                  <wp:posOffset>1009015</wp:posOffset>
                </wp:positionH>
                <wp:positionV relativeFrom="paragraph">
                  <wp:posOffset>663385</wp:posOffset>
                </wp:positionV>
                <wp:extent cx="3893185" cy="356235"/>
                <wp:effectExtent l="0" t="0" r="12065" b="24765"/>
                <wp:wrapNone/>
                <wp:docPr id="35" name="Group 35"/>
                <wp:cNvGraphicFramePr/>
                <a:graphic xmlns:a="http://schemas.openxmlformats.org/drawingml/2006/main">
                  <a:graphicData uri="http://schemas.microsoft.com/office/word/2010/wordprocessingGroup">
                    <wpg:wgp>
                      <wpg:cNvGrpSpPr/>
                      <wpg:grpSpPr>
                        <a:xfrm>
                          <a:off x="0" y="0"/>
                          <a:ext cx="3893185" cy="356235"/>
                          <a:chOff x="1048419" y="-48104"/>
                          <a:chExt cx="3893585" cy="357188"/>
                        </a:xfrm>
                      </wpg:grpSpPr>
                      <wps:wsp>
                        <wps:cNvPr id="36" name="Left Brace 36"/>
                        <wps:cNvSpPr>
                          <a:spLocks/>
                        </wps:cNvSpPr>
                        <wps:spPr bwMode="auto">
                          <a:xfrm rot="16200000">
                            <a:off x="2175240" y="-1174925"/>
                            <a:ext cx="357188" cy="2610829"/>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1EC3F9A" w14:textId="77777777" w:rsidR="008D387C" w:rsidRDefault="008D387C" w:rsidP="00CB45CC"/>
                            <w:p w14:paraId="2F50AB52" w14:textId="77777777" w:rsidR="008D387C" w:rsidRDefault="008D387C" w:rsidP="00CB45CC"/>
                            <w:p w14:paraId="44C9415B" w14:textId="77777777" w:rsidR="008D387C" w:rsidRDefault="008D387C" w:rsidP="00CB45CC"/>
                            <w:p w14:paraId="77DD0E5B" w14:textId="77777777" w:rsidR="008D387C" w:rsidRDefault="008D387C" w:rsidP="00CB45CC"/>
                            <w:p w14:paraId="767CB224" w14:textId="77777777" w:rsidR="008D387C" w:rsidRDefault="008D387C" w:rsidP="00CB45CC"/>
                            <w:p w14:paraId="28CAFD4D" w14:textId="77777777" w:rsidR="008D387C" w:rsidRDefault="008D387C" w:rsidP="00CB45CC"/>
                            <w:p w14:paraId="0E642DF2" w14:textId="77777777" w:rsidR="008D387C" w:rsidRDefault="008D387C" w:rsidP="00CB45CC"/>
                            <w:p w14:paraId="34434E85" w14:textId="77777777" w:rsidR="008D387C" w:rsidRDefault="008D387C" w:rsidP="00CB45CC"/>
                            <w:p w14:paraId="1528013C" w14:textId="77777777" w:rsidR="008D387C" w:rsidRDefault="008D387C" w:rsidP="00CB45CC"/>
                            <w:p w14:paraId="3AC42820" w14:textId="77777777" w:rsidR="008D387C" w:rsidRDefault="008D387C" w:rsidP="00CB45CC"/>
                            <w:p w14:paraId="1244187D" w14:textId="77777777" w:rsidR="008D387C" w:rsidRDefault="008D387C" w:rsidP="00CB45CC"/>
                            <w:p w14:paraId="596C241D" w14:textId="77777777" w:rsidR="008D387C" w:rsidRDefault="008D387C" w:rsidP="00CB45CC"/>
                            <w:p w14:paraId="24B248EC" w14:textId="77777777" w:rsidR="008D387C" w:rsidRDefault="008D387C" w:rsidP="00CB45CC"/>
                            <w:p w14:paraId="66A45E26" w14:textId="77777777" w:rsidR="008D387C" w:rsidRDefault="008D387C" w:rsidP="00CB45CC"/>
                            <w:p w14:paraId="4ABCBE88" w14:textId="77777777" w:rsidR="008D387C" w:rsidRDefault="008D387C" w:rsidP="00CB45CC"/>
                            <w:p w14:paraId="45E6425F" w14:textId="77777777" w:rsidR="008D387C" w:rsidRDefault="008D387C" w:rsidP="00CB45CC"/>
                            <w:p w14:paraId="2D8CFD9F" w14:textId="77777777" w:rsidR="008D387C" w:rsidRDefault="008D387C" w:rsidP="00CB45CC"/>
                            <w:p w14:paraId="14EA7EB4" w14:textId="77777777" w:rsidR="008D387C" w:rsidRDefault="008D387C" w:rsidP="00CB45CC"/>
                            <w:p w14:paraId="030B6CE0" w14:textId="77777777" w:rsidR="008D387C" w:rsidRDefault="008D387C" w:rsidP="00CB45CC"/>
                          </w:txbxContent>
                        </wps:txbx>
                        <wps:bodyPr rot="0" vert="horz" wrap="square" lIns="91440" tIns="45720" rIns="91440" bIns="45720" anchor="t" anchorCtr="0" upright="1">
                          <a:noAutofit/>
                        </wps:bodyPr>
                      </wps:wsp>
                      <wps:wsp>
                        <wps:cNvPr id="37" name="Left Brace 37"/>
                        <wps:cNvSpPr>
                          <a:spLocks/>
                        </wps:cNvSpPr>
                        <wps:spPr bwMode="auto">
                          <a:xfrm rot="16200000">
                            <a:off x="3881350" y="-227802"/>
                            <a:ext cx="190500" cy="604384"/>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1408BEE" w14:textId="77777777" w:rsidR="008D387C" w:rsidRDefault="008D387C" w:rsidP="00CB45CC"/>
                            <w:p w14:paraId="6444F0B7" w14:textId="77777777" w:rsidR="008D387C" w:rsidRDefault="008D387C" w:rsidP="00CB45CC"/>
                            <w:p w14:paraId="43D392B8" w14:textId="77777777" w:rsidR="008D387C" w:rsidRDefault="008D387C" w:rsidP="00CB45CC"/>
                            <w:p w14:paraId="26B06873" w14:textId="77777777" w:rsidR="008D387C" w:rsidRDefault="008D387C" w:rsidP="00CB45CC"/>
                            <w:p w14:paraId="58A3C1D1" w14:textId="77777777" w:rsidR="008D387C" w:rsidRDefault="008D387C" w:rsidP="00CB45CC"/>
                            <w:p w14:paraId="1D4F580D" w14:textId="77777777" w:rsidR="008D387C" w:rsidRDefault="008D387C" w:rsidP="00CB45CC"/>
                          </w:txbxContent>
                        </wps:txbx>
                        <wps:bodyPr rot="0" vert="horz" wrap="square" lIns="91440" tIns="45720" rIns="91440" bIns="45720" anchor="t" anchorCtr="0" upright="1">
                          <a:noAutofit/>
                        </wps:bodyPr>
                      </wps:wsp>
                      <wps:wsp>
                        <wps:cNvPr id="39" name="Left Brace 39"/>
                        <wps:cNvSpPr>
                          <a:spLocks/>
                        </wps:cNvSpPr>
                        <wps:spPr bwMode="auto">
                          <a:xfrm rot="16200000">
                            <a:off x="4522904" y="-228600"/>
                            <a:ext cx="190500" cy="64770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B9C2D5C" w14:textId="77777777" w:rsidR="008D387C" w:rsidRDefault="008D387C" w:rsidP="00CB45CC"/>
                            <w:p w14:paraId="31851C7B" w14:textId="77777777" w:rsidR="008D387C" w:rsidRDefault="008D387C" w:rsidP="00CB45CC"/>
                            <w:p w14:paraId="5AA2707A" w14:textId="77777777" w:rsidR="008D387C" w:rsidRDefault="008D387C" w:rsidP="00CB45CC"/>
                            <w:p w14:paraId="24C1D156" w14:textId="77777777" w:rsidR="008D387C" w:rsidRDefault="008D387C" w:rsidP="00CB45CC"/>
                            <w:p w14:paraId="3A88A1FD" w14:textId="77777777" w:rsidR="008D387C" w:rsidRDefault="008D387C" w:rsidP="00CB45CC"/>
                            <w:p w14:paraId="26BB4745" w14:textId="77777777" w:rsidR="008D387C" w:rsidRDefault="008D387C" w:rsidP="00CB45CC"/>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840C08" id="Group 35" o:spid="_x0000_s1042" style="position:absolute;margin-left:79.45pt;margin-top:52.25pt;width:306.55pt;height:28.05pt;z-index:251694080;mso-width-relative:margin;mso-height-relative:margin" coordorigin="10484,-481" coordsize="38935,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">
                <v:shape id="Left Brace 36" o:spid="_x0000_s1043" type="#_x0000_t87" style="position:absolute;left:21752;top:-11749;width:3571;height:26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" adj="2195,10813">
                  <v:textbox>
                    <w:txbxContent>
                      <w:p w14:paraId="11EC3F9A" w14:textId="77777777" w:rsidR="008D387C" w:rsidRDefault="008D387C" w:rsidP="00CB45CC"/>
                      <w:p w14:paraId="2F50AB52" w14:textId="77777777" w:rsidR="008D387C" w:rsidRDefault="008D387C" w:rsidP="00CB45CC"/>
                      <w:p w14:paraId="44C9415B" w14:textId="77777777" w:rsidR="008D387C" w:rsidRDefault="008D387C" w:rsidP="00CB45CC"/>
                      <w:p w14:paraId="77DD0E5B" w14:textId="77777777" w:rsidR="008D387C" w:rsidRDefault="008D387C" w:rsidP="00CB45CC"/>
                      <w:p w14:paraId="767CB224" w14:textId="77777777" w:rsidR="008D387C" w:rsidRDefault="008D387C" w:rsidP="00CB45CC"/>
                      <w:p w14:paraId="28CAFD4D" w14:textId="77777777" w:rsidR="008D387C" w:rsidRDefault="008D387C" w:rsidP="00CB45CC"/>
                      <w:p w14:paraId="0E642DF2" w14:textId="77777777" w:rsidR="008D387C" w:rsidRDefault="008D387C" w:rsidP="00CB45CC"/>
                      <w:p w14:paraId="34434E85" w14:textId="77777777" w:rsidR="008D387C" w:rsidRDefault="008D387C" w:rsidP="00CB45CC"/>
                      <w:p w14:paraId="1528013C" w14:textId="77777777" w:rsidR="008D387C" w:rsidRDefault="008D387C" w:rsidP="00CB45CC"/>
                      <w:p w14:paraId="3AC42820" w14:textId="77777777" w:rsidR="008D387C" w:rsidRDefault="008D387C" w:rsidP="00CB45CC"/>
                      <w:p w14:paraId="1244187D" w14:textId="77777777" w:rsidR="008D387C" w:rsidRDefault="008D387C" w:rsidP="00CB45CC"/>
                      <w:p w14:paraId="596C241D" w14:textId="77777777" w:rsidR="008D387C" w:rsidRDefault="008D387C" w:rsidP="00CB45CC"/>
                      <w:p w14:paraId="24B248EC" w14:textId="77777777" w:rsidR="008D387C" w:rsidRDefault="008D387C" w:rsidP="00CB45CC"/>
                      <w:p w14:paraId="66A45E26" w14:textId="77777777" w:rsidR="008D387C" w:rsidRDefault="008D387C" w:rsidP="00CB45CC"/>
                      <w:p w14:paraId="4ABCBE88" w14:textId="77777777" w:rsidR="008D387C" w:rsidRDefault="008D387C" w:rsidP="00CB45CC"/>
                      <w:p w14:paraId="45E6425F" w14:textId="77777777" w:rsidR="008D387C" w:rsidRDefault="008D387C" w:rsidP="00CB45CC"/>
                      <w:p w14:paraId="2D8CFD9F" w14:textId="77777777" w:rsidR="008D387C" w:rsidRDefault="008D387C" w:rsidP="00CB45CC"/>
                      <w:p w14:paraId="14EA7EB4" w14:textId="77777777" w:rsidR="008D387C" w:rsidRDefault="008D387C" w:rsidP="00CB45CC"/>
                      <w:p w14:paraId="030B6CE0" w14:textId="77777777" w:rsidR="008D387C" w:rsidRDefault="008D387C" w:rsidP="00CB45CC"/>
                    </w:txbxContent>
                  </v:textbox>
                </v:shape>
                <v:shape id="Left Brace 37" o:spid="_x0000_s1044" type="#_x0000_t87" style="position:absolute;left:38814;top:-2278;width:1904;height:60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" adj="1929,10813">
                  <v:textbox>
                    <w:txbxContent>
                      <w:p w14:paraId="41408BEE" w14:textId="77777777" w:rsidR="008D387C" w:rsidRDefault="008D387C" w:rsidP="00CB45CC"/>
                      <w:p w14:paraId="6444F0B7" w14:textId="77777777" w:rsidR="008D387C" w:rsidRDefault="008D387C" w:rsidP="00CB45CC"/>
                      <w:p w14:paraId="43D392B8" w14:textId="77777777" w:rsidR="008D387C" w:rsidRDefault="008D387C" w:rsidP="00CB45CC"/>
                      <w:p w14:paraId="26B06873" w14:textId="77777777" w:rsidR="008D387C" w:rsidRDefault="008D387C" w:rsidP="00CB45CC"/>
                      <w:p w14:paraId="58A3C1D1" w14:textId="77777777" w:rsidR="008D387C" w:rsidRDefault="008D387C" w:rsidP="00CB45CC"/>
                      <w:p w14:paraId="1D4F580D" w14:textId="77777777" w:rsidR="008D387C" w:rsidRDefault="008D387C" w:rsidP="00CB45CC"/>
                    </w:txbxContent>
                  </v:textbox>
                </v:shape>
                <v:shape id="Left Brace 39" o:spid="_x0000_s1045" type="#_x0000_t87" style="position:absolute;left:45229;top:-2286;width:1905;height:64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" adj=",10813">
                  <v:textbox>
                    <w:txbxContent>
                      <w:p w14:paraId="7B9C2D5C" w14:textId="77777777" w:rsidR="008D387C" w:rsidRDefault="008D387C" w:rsidP="00CB45CC"/>
                      <w:p w14:paraId="31851C7B" w14:textId="77777777" w:rsidR="008D387C" w:rsidRDefault="008D387C" w:rsidP="00CB45CC"/>
                      <w:p w14:paraId="5AA2707A" w14:textId="77777777" w:rsidR="008D387C" w:rsidRDefault="008D387C" w:rsidP="00CB45CC"/>
                      <w:p w14:paraId="24C1D156" w14:textId="77777777" w:rsidR="008D387C" w:rsidRDefault="008D387C" w:rsidP="00CB45CC"/>
                      <w:p w14:paraId="3A88A1FD" w14:textId="77777777" w:rsidR="008D387C" w:rsidRDefault="008D387C" w:rsidP="00CB45CC"/>
                      <w:p w14:paraId="26BB4745" w14:textId="77777777" w:rsidR="008D387C" w:rsidRDefault="008D387C" w:rsidP="00CB45CC"/>
                    </w:txbxContent>
                  </v:textbox>
                </v:shape>
              </v:group>
            </w:pict>
          </mc:Fallback>
        </mc:AlternateContent>
      </w:r>
      <w:r w:rsidR="00893B58" w:rsidRPr="00893B58">
        <w:rPr>
          <w:sz w:val="24"/>
          <w:szCs w:val="24"/>
        </w:rPr>
        <w:t>For the Ack record, the Protocol Packet Sequence Number is the sequence number being acknowledged for successful receipt. The Data packet is empty.</w:t>
      </w:r>
    </w:p>
    <w:tbl>
      <w:tblPr>
        <w:tblStyle w:val="TableGrid"/>
        <w:tblW w:w="0" w:type="auto"/>
        <w:jc w:val="center"/>
        <w:tblLook w:val="04A0" w:firstRow="1" w:lastRow="0" w:firstColumn="1" w:lastColumn="0" w:noHBand="0" w:noVBand="1"/>
      </w:tblPr>
      <w:tblGrid>
        <w:gridCol w:w="1028"/>
        <w:gridCol w:w="1028"/>
        <w:gridCol w:w="1089"/>
        <w:gridCol w:w="965"/>
        <w:gridCol w:w="1027"/>
        <w:gridCol w:w="1011"/>
      </w:tblGrid>
      <w:tr w:rsidR="00037BD7" w:rsidRPr="00156850" w14:paraId="3AD7C6F5" w14:textId="77777777" w:rsidTr="0022293C">
        <w:trPr>
          <w:jc w:val="center"/>
        </w:trPr>
        <w:tc>
          <w:tcPr>
            <w:tcW w:w="1028" w:type="dxa"/>
            <w:vAlign w:val="center"/>
          </w:tcPr>
          <w:p w14:paraId="03275FAB" w14:textId="713AC73F" w:rsidR="00037BD7" w:rsidRPr="009660B9" w:rsidRDefault="00037BD7" w:rsidP="002C5F89">
            <w:pPr>
              <w:jc w:val="center"/>
              <w:rPr>
                <w:sz w:val="24"/>
                <w:szCs w:val="24"/>
              </w:rPr>
            </w:pPr>
            <w:r>
              <w:rPr>
                <w:sz w:val="24"/>
                <w:szCs w:val="24"/>
              </w:rPr>
              <w:t>a</w:t>
            </w:r>
          </w:p>
        </w:tc>
        <w:tc>
          <w:tcPr>
            <w:tcW w:w="1028" w:type="dxa"/>
            <w:vAlign w:val="center"/>
          </w:tcPr>
          <w:p w14:paraId="188DD088" w14:textId="648A04F5" w:rsidR="00037BD7" w:rsidRPr="009660B9" w:rsidRDefault="00037BD7" w:rsidP="002C5F89">
            <w:pPr>
              <w:jc w:val="center"/>
              <w:rPr>
                <w:sz w:val="24"/>
                <w:szCs w:val="24"/>
              </w:rPr>
            </w:pPr>
            <w:r>
              <w:rPr>
                <w:sz w:val="24"/>
                <w:szCs w:val="24"/>
              </w:rPr>
              <w:t>b</w:t>
            </w:r>
          </w:p>
        </w:tc>
        <w:tc>
          <w:tcPr>
            <w:tcW w:w="1089" w:type="dxa"/>
            <w:vAlign w:val="center"/>
          </w:tcPr>
          <w:p w14:paraId="1385A7BC" w14:textId="2E6BA441" w:rsidR="00037BD7" w:rsidRPr="009660B9" w:rsidRDefault="00037BD7" w:rsidP="002C5F89">
            <w:pPr>
              <w:jc w:val="center"/>
              <w:rPr>
                <w:sz w:val="24"/>
                <w:szCs w:val="24"/>
              </w:rPr>
            </w:pPr>
            <w:r>
              <w:rPr>
                <w:sz w:val="24"/>
                <w:szCs w:val="24"/>
              </w:rPr>
              <w:t>c</w:t>
            </w:r>
          </w:p>
        </w:tc>
        <w:tc>
          <w:tcPr>
            <w:tcW w:w="965" w:type="dxa"/>
            <w:vAlign w:val="center"/>
          </w:tcPr>
          <w:p w14:paraId="098095DE" w14:textId="12E1D7FD" w:rsidR="00037BD7" w:rsidRPr="009660B9" w:rsidRDefault="00037BD7" w:rsidP="002C5F89">
            <w:pPr>
              <w:jc w:val="center"/>
              <w:rPr>
                <w:sz w:val="24"/>
                <w:szCs w:val="24"/>
              </w:rPr>
            </w:pPr>
            <w:r>
              <w:rPr>
                <w:sz w:val="24"/>
                <w:szCs w:val="24"/>
              </w:rPr>
              <w:t>d</w:t>
            </w:r>
          </w:p>
        </w:tc>
        <w:tc>
          <w:tcPr>
            <w:tcW w:w="1027" w:type="dxa"/>
            <w:vAlign w:val="center"/>
          </w:tcPr>
          <w:p w14:paraId="25020C77" w14:textId="4FE7BD7F" w:rsidR="00037BD7" w:rsidRPr="009660B9" w:rsidRDefault="00037BD7" w:rsidP="002C5F89">
            <w:pPr>
              <w:jc w:val="center"/>
              <w:rPr>
                <w:sz w:val="24"/>
                <w:szCs w:val="24"/>
              </w:rPr>
            </w:pPr>
            <w:r w:rsidRPr="009660B9">
              <w:rPr>
                <w:sz w:val="24"/>
                <w:szCs w:val="24"/>
              </w:rPr>
              <w:t>1</w:t>
            </w:r>
          </w:p>
        </w:tc>
        <w:tc>
          <w:tcPr>
            <w:tcW w:w="1011" w:type="dxa"/>
            <w:vAlign w:val="center"/>
          </w:tcPr>
          <w:p w14:paraId="5AA4E827" w14:textId="4ADEAB70" w:rsidR="00037BD7" w:rsidRPr="009660B9" w:rsidRDefault="00037BD7" w:rsidP="002C5F89">
            <w:pPr>
              <w:jc w:val="center"/>
              <w:rPr>
                <w:sz w:val="24"/>
                <w:szCs w:val="24"/>
              </w:rPr>
            </w:pPr>
            <w:r>
              <w:rPr>
                <w:sz w:val="24"/>
                <w:szCs w:val="24"/>
              </w:rPr>
              <w:t>1</w:t>
            </w:r>
          </w:p>
        </w:tc>
      </w:tr>
    </w:tbl>
    <w:p w14:paraId="02F88477" w14:textId="0499CCC1" w:rsidR="00CB45CC" w:rsidRPr="00156850" w:rsidRDefault="009804DC" w:rsidP="00CB45CC">
      <w:r w:rsidRPr="00156850">
        <w:rPr>
          <w:noProof/>
        </w:rPr>
        <mc:AlternateContent>
          <mc:Choice Requires="wps">
            <w:drawing>
              <wp:anchor distT="0" distB="0" distL="114300" distR="114300" simplePos="0" relativeHeight="251691008" behindDoc="0" locked="0" layoutInCell="1" allowOverlap="1" wp14:anchorId="3BF12CA4" wp14:editId="71A2AE8C">
                <wp:simplePos x="0" y="0"/>
                <wp:positionH relativeFrom="column">
                  <wp:posOffset>3632025</wp:posOffset>
                </wp:positionH>
                <wp:positionV relativeFrom="paragraph">
                  <wp:posOffset>207702</wp:posOffset>
                </wp:positionV>
                <wp:extent cx="657225" cy="247650"/>
                <wp:effectExtent l="0" t="0" r="952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84A39E" w14:textId="77777777" w:rsidR="008D387C" w:rsidRPr="004B753D" w:rsidRDefault="008D387C" w:rsidP="00CB45CC">
                            <w:pPr>
                              <w:rPr>
                                <w:rFonts w:cs="Courier New"/>
                                <w:sz w:val="24"/>
                                <w:szCs w:val="36"/>
                              </w:rPr>
                            </w:pPr>
                            <w:r w:rsidRPr="004B753D">
                              <w:rPr>
                                <w:rFonts w:cs="Courier New"/>
                                <w:sz w:val="24"/>
                                <w:szCs w:val="36"/>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12CA4" id="Text Box 41" o:spid="_x0000_s1046" type="#_x0000_t202" style="position:absolute;margin-left:286pt;margin-top:16.35pt;width:51.7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" stroked="f">
                <v:textbox>
                  <w:txbxContent>
                    <w:p w14:paraId="1984A39E" w14:textId="77777777" w:rsidR="008D387C" w:rsidRPr="004B753D" w:rsidRDefault="008D387C" w:rsidP="00CB45CC">
                      <w:pPr>
                        <w:rPr>
                          <w:rFonts w:cs="Courier New"/>
                          <w:sz w:val="24"/>
                          <w:szCs w:val="36"/>
                        </w:rPr>
                      </w:pPr>
                      <w:r w:rsidRPr="004B753D">
                        <w:rPr>
                          <w:rFonts w:cs="Courier New"/>
                          <w:sz w:val="24"/>
                          <w:szCs w:val="36"/>
                        </w:rPr>
                        <w:t>port</w:t>
                      </w:r>
                    </w:p>
                  </w:txbxContent>
                </v:textbox>
              </v:shape>
            </w:pict>
          </mc:Fallback>
        </mc:AlternateContent>
      </w:r>
    </w:p>
    <w:p w14:paraId="12FE8C72" w14:textId="26898406" w:rsidR="00CB45CC" w:rsidRDefault="009804DC" w:rsidP="00CB45CC">
      <w:r w:rsidRPr="00156850">
        <w:rPr>
          <w:noProof/>
        </w:rPr>
        <mc:AlternateContent>
          <mc:Choice Requires="wps">
            <w:drawing>
              <wp:anchor distT="0" distB="0" distL="114300" distR="114300" simplePos="0" relativeHeight="251689984" behindDoc="0" locked="0" layoutInCell="1" allowOverlap="1" wp14:anchorId="7553DB37" wp14:editId="685C7C95">
                <wp:simplePos x="0" y="0"/>
                <wp:positionH relativeFrom="column">
                  <wp:posOffset>1715572</wp:posOffset>
                </wp:positionH>
                <wp:positionV relativeFrom="paragraph">
                  <wp:posOffset>165867</wp:posOffset>
                </wp:positionV>
                <wp:extent cx="1228725" cy="266700"/>
                <wp:effectExtent l="0" t="635"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B8177" w14:textId="77777777" w:rsidR="008D387C" w:rsidRPr="004B753D" w:rsidRDefault="008D387C" w:rsidP="00CB45CC">
                            <w:pPr>
                              <w:rPr>
                                <w:rFonts w:cs="Courier New"/>
                                <w:sz w:val="24"/>
                                <w:szCs w:val="24"/>
                              </w:rPr>
                            </w:pPr>
                            <w:r w:rsidRPr="004B753D">
                              <w:rPr>
                                <w:rFonts w:cs="Courier New"/>
                                <w:sz w:val="24"/>
                                <w:szCs w:val="24"/>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3DB37" id="Text Box 42" o:spid="_x0000_s1047" type="#_x0000_t202" style="position:absolute;margin-left:135.1pt;margin-top:13.05pt;width:96.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" stroked="f">
                <v:textbox>
                  <w:txbxContent>
                    <w:p w14:paraId="729B8177" w14:textId="77777777" w:rsidR="008D387C" w:rsidRPr="004B753D" w:rsidRDefault="008D387C" w:rsidP="00CB45CC">
                      <w:pPr>
                        <w:rPr>
                          <w:rFonts w:cs="Courier New"/>
                          <w:sz w:val="24"/>
                          <w:szCs w:val="24"/>
                        </w:rPr>
                      </w:pPr>
                      <w:r w:rsidRPr="004B753D">
                        <w:rPr>
                          <w:rFonts w:cs="Courier New"/>
                          <w:sz w:val="24"/>
                          <w:szCs w:val="24"/>
                        </w:rPr>
                        <w:t>sequenceNum</w:t>
                      </w:r>
                    </w:p>
                  </w:txbxContent>
                </v:textbox>
              </v:shape>
            </w:pict>
          </mc:Fallback>
        </mc:AlternateContent>
      </w:r>
      <w:r w:rsidR="00CB45CC" w:rsidRPr="00156850">
        <w:rPr>
          <w:noProof/>
        </w:rPr>
        <mc:AlternateContent>
          <mc:Choice Requires="wps">
            <w:drawing>
              <wp:anchor distT="0" distB="0" distL="114300" distR="114300" simplePos="0" relativeHeight="251693056" behindDoc="0" locked="0" layoutInCell="1" allowOverlap="1" wp14:anchorId="1DC69964" wp14:editId="108A04B8">
                <wp:simplePos x="0" y="0"/>
                <wp:positionH relativeFrom="column">
                  <wp:posOffset>4066804</wp:posOffset>
                </wp:positionH>
                <wp:positionV relativeFrom="paragraph">
                  <wp:posOffset>169157</wp:posOffset>
                </wp:positionV>
                <wp:extent cx="1651000" cy="342900"/>
                <wp:effectExtent l="0" t="0" r="635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33AF4" w14:textId="439811F3" w:rsidR="008D387C" w:rsidRPr="004B753D" w:rsidRDefault="008D387C" w:rsidP="00037BD7">
                            <w:pPr>
                              <w:rPr>
                                <w:rFonts w:cs="Courier New"/>
                                <w:sz w:val="24"/>
                                <w:szCs w:val="36"/>
                              </w:rPr>
                            </w:pPr>
                            <w:r>
                              <w:rPr>
                                <w:rFonts w:cs="Courier New"/>
                                <w:sz w:val="24"/>
                                <w:szCs w:val="36"/>
                              </w:rPr>
                              <w:t>c</w:t>
                            </w:r>
                            <w:r w:rsidRPr="004B753D">
                              <w:rPr>
                                <w:rFonts w:cs="Courier New"/>
                                <w:sz w:val="24"/>
                                <w:szCs w:val="36"/>
                              </w:rPr>
                              <w:t>md</w:t>
                            </w:r>
                            <w:r>
                              <w:rPr>
                                <w:rFonts w:cs="Courier New"/>
                                <w:sz w:val="24"/>
                                <w:szCs w:val="36"/>
                              </w:rPr>
                              <w:t>=data [0]</w:t>
                            </w:r>
                          </w:p>
                          <w:p w14:paraId="5F9AC0FD" w14:textId="77777777" w:rsidR="008D387C" w:rsidRDefault="008D387C" w:rsidP="00CB45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69964" id="Text Box 40" o:spid="_x0000_s1048" type="#_x0000_t202" style="position:absolute;margin-left:320.2pt;margin-top:13.3pt;width:130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" stroked="f">
                <v:textbox>
                  <w:txbxContent>
                    <w:p w14:paraId="13533AF4" w14:textId="439811F3" w:rsidR="008D387C" w:rsidRPr="004B753D" w:rsidRDefault="008D387C" w:rsidP="00037BD7">
                      <w:pPr>
                        <w:rPr>
                          <w:rFonts w:cs="Courier New"/>
                          <w:sz w:val="24"/>
                          <w:szCs w:val="36"/>
                        </w:rPr>
                      </w:pPr>
                      <w:r>
                        <w:rPr>
                          <w:rFonts w:cs="Courier New"/>
                          <w:sz w:val="24"/>
                          <w:szCs w:val="36"/>
                        </w:rPr>
                        <w:t>c</w:t>
                      </w:r>
                      <w:r w:rsidRPr="004B753D">
                        <w:rPr>
                          <w:rFonts w:cs="Courier New"/>
                          <w:sz w:val="24"/>
                          <w:szCs w:val="36"/>
                        </w:rPr>
                        <w:t>md</w:t>
                      </w:r>
                      <w:r>
                        <w:rPr>
                          <w:rFonts w:cs="Courier New"/>
                          <w:sz w:val="24"/>
                          <w:szCs w:val="36"/>
                        </w:rPr>
                        <w:t>=data [0]</w:t>
                      </w:r>
                    </w:p>
                    <w:p w14:paraId="5F9AC0FD" w14:textId="77777777" w:rsidR="008D387C" w:rsidRDefault="008D387C" w:rsidP="00CB45CC"/>
                  </w:txbxContent>
                </v:textbox>
              </v:shape>
            </w:pict>
          </mc:Fallback>
        </mc:AlternateContent>
      </w:r>
    </w:p>
    <w:p w14:paraId="4A5EA245" w14:textId="39EE6A9C" w:rsidR="00CB45CC" w:rsidRDefault="00CB45CC" w:rsidP="00CB45CC"/>
    <w:p w14:paraId="10A5FCCC" w14:textId="77777777" w:rsidR="00F91B7F" w:rsidRPr="00F91B7F" w:rsidRDefault="00F91B7F" w:rsidP="00F91B7F">
      <w:pPr>
        <w:spacing w:before="120" w:after="120"/>
        <w:ind w:left="288"/>
        <w:rPr>
          <w:sz w:val="24"/>
          <w:szCs w:val="24"/>
        </w:rPr>
      </w:pPr>
      <w:r w:rsidRPr="00F91B7F">
        <w:rPr>
          <w:sz w:val="24"/>
          <w:szCs w:val="24"/>
        </w:rPr>
        <w:t>Any non-control message sent by the instrument is considered “</w:t>
      </w:r>
      <w:proofErr w:type="spellStart"/>
      <w:r w:rsidRPr="00F91B7F">
        <w:rPr>
          <w:sz w:val="24"/>
          <w:szCs w:val="24"/>
        </w:rPr>
        <w:t>ack’d</w:t>
      </w:r>
      <w:proofErr w:type="spellEnd"/>
      <w:r w:rsidRPr="00F91B7F">
        <w:rPr>
          <w:sz w:val="24"/>
          <w:szCs w:val="24"/>
        </w:rPr>
        <w:t xml:space="preserve">” if its sequence number is less than the sequence number of the incoming </w:t>
      </w:r>
      <w:r w:rsidRPr="00F91B7F">
        <w:rPr>
          <w:i/>
          <w:sz w:val="24"/>
          <w:szCs w:val="24"/>
        </w:rPr>
        <w:t>ack</w:t>
      </w:r>
      <w:r w:rsidRPr="00F91B7F">
        <w:rPr>
          <w:sz w:val="24"/>
          <w:szCs w:val="24"/>
        </w:rPr>
        <w:t xml:space="preserve"> message. Thus, a single incoming </w:t>
      </w:r>
      <w:r w:rsidRPr="00F91B7F">
        <w:rPr>
          <w:i/>
          <w:sz w:val="24"/>
          <w:szCs w:val="24"/>
        </w:rPr>
        <w:t>ack</w:t>
      </w:r>
      <w:r w:rsidRPr="00F91B7F">
        <w:rPr>
          <w:sz w:val="24"/>
          <w:szCs w:val="24"/>
        </w:rPr>
        <w:t xml:space="preserve"> message may ack more than one message sent by the instrument.</w:t>
      </w:r>
    </w:p>
    <w:p w14:paraId="32628299" w14:textId="77777777" w:rsidR="00CE3E50" w:rsidRDefault="00F91B7F" w:rsidP="007A6148">
      <w:pPr>
        <w:spacing w:before="120" w:after="120"/>
        <w:ind w:left="288"/>
        <w:rPr>
          <w:sz w:val="24"/>
          <w:szCs w:val="24"/>
        </w:rPr>
        <w:sectPr w:rsidR="00CE3E50" w:rsidSect="0069650D">
          <w:type w:val="continuous"/>
          <w:pgSz w:w="12240" w:h="15840"/>
          <w:pgMar w:top="1350" w:right="1440" w:bottom="1440" w:left="1440" w:header="720" w:footer="720" w:gutter="0"/>
          <w:cols w:space="720"/>
          <w:docGrid w:linePitch="360"/>
        </w:sectPr>
      </w:pPr>
      <w:r w:rsidRPr="00F91B7F">
        <w:rPr>
          <w:sz w:val="24"/>
          <w:szCs w:val="24"/>
        </w:rPr>
        <w:t xml:space="preserve">If the instrument has not received an </w:t>
      </w:r>
      <w:r w:rsidRPr="00F91B7F">
        <w:rPr>
          <w:i/>
          <w:sz w:val="24"/>
          <w:szCs w:val="24"/>
        </w:rPr>
        <w:t>ack</w:t>
      </w:r>
      <w:r w:rsidRPr="00F91B7F">
        <w:rPr>
          <w:sz w:val="24"/>
          <w:szCs w:val="24"/>
        </w:rPr>
        <w:t xml:space="preserve"> message within 3 seconds of transmitting a non-control message, then the non-control message will be re-transmitted one more time.</w:t>
      </w:r>
    </w:p>
    <w:p w14:paraId="2EBDC030" w14:textId="146780A7" w:rsidR="00F905D7" w:rsidRDefault="00C56AD6" w:rsidP="002244F4">
      <w:pPr>
        <w:pStyle w:val="Heading1"/>
        <w:numPr>
          <w:ilvl w:val="0"/>
          <w:numId w:val="16"/>
        </w:numPr>
        <w:rPr>
          <w:b/>
          <w:bCs/>
          <w:color w:val="auto"/>
          <w:sz w:val="28"/>
          <w:szCs w:val="28"/>
        </w:rPr>
      </w:pPr>
      <w:bookmarkStart w:id="23" w:name="_Toc58258131"/>
      <w:r>
        <w:rPr>
          <w:b/>
          <w:bCs/>
          <w:color w:val="auto"/>
          <w:sz w:val="28"/>
          <w:szCs w:val="28"/>
        </w:rPr>
        <w:lastRenderedPageBreak/>
        <w:t>Transmitting “Live” Test Results</w:t>
      </w:r>
      <w:bookmarkEnd w:id="23"/>
    </w:p>
    <w:p w14:paraId="7B72E687" w14:textId="3319821D" w:rsidR="00D10355" w:rsidRPr="00303DCA" w:rsidRDefault="00C74063" w:rsidP="00B46F80">
      <w:pPr>
        <w:ind w:right="-900"/>
        <w:rPr>
          <w:sz w:val="24"/>
          <w:szCs w:val="24"/>
        </w:rPr>
      </w:pPr>
      <w:r w:rsidRPr="002373BD">
        <w:rPr>
          <w:noProof/>
        </w:rPr>
        <mc:AlternateContent>
          <mc:Choice Requires="wps">
            <w:drawing>
              <wp:anchor distT="0" distB="0" distL="114300" distR="114300" simplePos="0" relativeHeight="251711488" behindDoc="0" locked="0" layoutInCell="1" allowOverlap="1" wp14:anchorId="18A91B4F" wp14:editId="43EE2426">
                <wp:simplePos x="0" y="0"/>
                <wp:positionH relativeFrom="column">
                  <wp:posOffset>4215130</wp:posOffset>
                </wp:positionH>
                <wp:positionV relativeFrom="paragraph">
                  <wp:posOffset>498665</wp:posOffset>
                </wp:positionV>
                <wp:extent cx="228600" cy="2914650"/>
                <wp:effectExtent l="9525" t="0" r="28575" b="28575"/>
                <wp:wrapNone/>
                <wp:docPr id="76" name="Left Brac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8600" cy="2914650"/>
                        </a:xfrm>
                        <a:prstGeom prst="leftBrace">
                          <a:avLst>
                            <a:gd name="adj1" fmla="val 12458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656A362" w14:textId="77777777" w:rsidR="008D387C" w:rsidRDefault="008D387C" w:rsidP="008C190E"/>
                          <w:p w14:paraId="04C6D3A0" w14:textId="77777777" w:rsidR="008D387C" w:rsidRDefault="008D387C" w:rsidP="008C190E"/>
                          <w:p w14:paraId="5AB15F9D" w14:textId="77777777" w:rsidR="008D387C" w:rsidRDefault="008D387C" w:rsidP="008C190E"/>
                          <w:p w14:paraId="61ADF69B" w14:textId="77777777" w:rsidR="008D387C" w:rsidRDefault="008D387C" w:rsidP="008C190E"/>
                          <w:p w14:paraId="69DA79B7" w14:textId="77777777" w:rsidR="008D387C" w:rsidRDefault="008D387C" w:rsidP="008C190E"/>
                          <w:p w14:paraId="7D7C4069" w14:textId="77777777" w:rsidR="008D387C" w:rsidRDefault="008D387C" w:rsidP="008C19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1B4F" id="Left Brace 76" o:spid="_x0000_s1049" type="#_x0000_t87" style="position:absolute;margin-left:331.9pt;margin-top:39.25pt;width:18pt;height:229.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" adj="2111,10813">
                <v:textbox>
                  <w:txbxContent>
                    <w:p w14:paraId="4656A362" w14:textId="77777777" w:rsidR="008D387C" w:rsidRDefault="008D387C" w:rsidP="008C190E"/>
                    <w:p w14:paraId="04C6D3A0" w14:textId="77777777" w:rsidR="008D387C" w:rsidRDefault="008D387C" w:rsidP="008C190E"/>
                    <w:p w14:paraId="5AB15F9D" w14:textId="77777777" w:rsidR="008D387C" w:rsidRDefault="008D387C" w:rsidP="008C190E"/>
                    <w:p w14:paraId="61ADF69B" w14:textId="77777777" w:rsidR="008D387C" w:rsidRDefault="008D387C" w:rsidP="008C190E"/>
                    <w:p w14:paraId="69DA79B7" w14:textId="77777777" w:rsidR="008D387C" w:rsidRDefault="008D387C" w:rsidP="008C190E"/>
                    <w:p w14:paraId="7D7C4069" w14:textId="77777777" w:rsidR="008D387C" w:rsidRDefault="008D387C" w:rsidP="008C190E"/>
                  </w:txbxContent>
                </v:textbox>
              </v:shape>
            </w:pict>
          </mc:Fallback>
        </mc:AlternateContent>
      </w:r>
      <w:r w:rsidRPr="002373BD">
        <w:rPr>
          <w:noProof/>
        </w:rPr>
        <mc:AlternateContent>
          <mc:Choice Requires="wps">
            <w:drawing>
              <wp:anchor distT="0" distB="0" distL="114300" distR="114300" simplePos="0" relativeHeight="251707392" behindDoc="0" locked="0" layoutInCell="1" allowOverlap="1" wp14:anchorId="2398DCB0" wp14:editId="74A168DA">
                <wp:simplePos x="0" y="0"/>
                <wp:positionH relativeFrom="column">
                  <wp:posOffset>998220</wp:posOffset>
                </wp:positionH>
                <wp:positionV relativeFrom="paragraph">
                  <wp:posOffset>912050</wp:posOffset>
                </wp:positionV>
                <wp:extent cx="289560" cy="2162810"/>
                <wp:effectExtent l="0" t="3175" r="12065" b="12065"/>
                <wp:wrapNone/>
                <wp:docPr id="74" name="Left Brac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9560" cy="2162810"/>
                        </a:xfrm>
                        <a:prstGeom prst="leftBrace">
                          <a:avLst>
                            <a:gd name="adj1" fmla="val 62500"/>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94DBBA7" w14:textId="77777777" w:rsidR="008D387C" w:rsidRDefault="008D387C" w:rsidP="008C190E"/>
                          <w:p w14:paraId="6624E097" w14:textId="77777777" w:rsidR="008D387C" w:rsidRDefault="008D387C" w:rsidP="008C190E"/>
                          <w:p w14:paraId="2FC8E26A" w14:textId="77777777" w:rsidR="008D387C" w:rsidRDefault="008D387C" w:rsidP="008C190E"/>
                          <w:p w14:paraId="48A2C304" w14:textId="77777777" w:rsidR="008D387C" w:rsidRDefault="008D387C" w:rsidP="008C190E"/>
                          <w:p w14:paraId="2720475F" w14:textId="77777777" w:rsidR="008D387C" w:rsidRDefault="008D387C" w:rsidP="008C190E"/>
                          <w:p w14:paraId="1C5ED5F7" w14:textId="77777777" w:rsidR="008D387C" w:rsidRDefault="008D387C" w:rsidP="008C190E"/>
                          <w:p w14:paraId="7D431F05" w14:textId="77777777" w:rsidR="008D387C" w:rsidRDefault="008D387C" w:rsidP="008C190E"/>
                          <w:p w14:paraId="130A0F29" w14:textId="77777777" w:rsidR="008D387C" w:rsidRDefault="008D387C" w:rsidP="008C190E"/>
                          <w:p w14:paraId="03F4539E" w14:textId="77777777" w:rsidR="008D387C" w:rsidRDefault="008D387C" w:rsidP="008C190E"/>
                          <w:p w14:paraId="4F387EF5" w14:textId="77777777" w:rsidR="008D387C" w:rsidRDefault="008D387C" w:rsidP="008C190E"/>
                          <w:p w14:paraId="456B5D70" w14:textId="77777777" w:rsidR="008D387C" w:rsidRDefault="008D387C" w:rsidP="008C190E"/>
                          <w:p w14:paraId="42EC62C3" w14:textId="77777777" w:rsidR="008D387C" w:rsidRDefault="008D387C" w:rsidP="008C190E"/>
                          <w:p w14:paraId="01959ADA" w14:textId="77777777" w:rsidR="008D387C" w:rsidRDefault="008D387C" w:rsidP="008C190E"/>
                          <w:p w14:paraId="63623FA9" w14:textId="77777777" w:rsidR="008D387C" w:rsidRDefault="008D387C" w:rsidP="008C190E"/>
                          <w:p w14:paraId="4B312584" w14:textId="77777777" w:rsidR="008D387C" w:rsidRDefault="008D387C" w:rsidP="008C190E"/>
                          <w:p w14:paraId="37790634" w14:textId="77777777" w:rsidR="008D387C" w:rsidRDefault="008D387C" w:rsidP="008C190E"/>
                          <w:p w14:paraId="38EFDD25" w14:textId="77777777" w:rsidR="008D387C" w:rsidRDefault="008D387C" w:rsidP="008C190E"/>
                          <w:p w14:paraId="6503AFA1" w14:textId="77777777" w:rsidR="008D387C" w:rsidRDefault="008D387C" w:rsidP="008C190E"/>
                          <w:p w14:paraId="59758F80" w14:textId="77777777" w:rsidR="008D387C" w:rsidRDefault="008D387C" w:rsidP="008C19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8DCB0" id="Left Brace 74" o:spid="_x0000_s1050" type="#_x0000_t87" style="position:absolute;margin-left:78.6pt;margin-top:71.8pt;width:22.8pt;height:170.3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" adj="1807,10813">
                <v:textbox>
                  <w:txbxContent>
                    <w:p w14:paraId="694DBBA7" w14:textId="77777777" w:rsidR="008D387C" w:rsidRDefault="008D387C" w:rsidP="008C190E"/>
                    <w:p w14:paraId="6624E097" w14:textId="77777777" w:rsidR="008D387C" w:rsidRDefault="008D387C" w:rsidP="008C190E"/>
                    <w:p w14:paraId="2FC8E26A" w14:textId="77777777" w:rsidR="008D387C" w:rsidRDefault="008D387C" w:rsidP="008C190E"/>
                    <w:p w14:paraId="48A2C304" w14:textId="77777777" w:rsidR="008D387C" w:rsidRDefault="008D387C" w:rsidP="008C190E"/>
                    <w:p w14:paraId="2720475F" w14:textId="77777777" w:rsidR="008D387C" w:rsidRDefault="008D387C" w:rsidP="008C190E"/>
                    <w:p w14:paraId="1C5ED5F7" w14:textId="77777777" w:rsidR="008D387C" w:rsidRDefault="008D387C" w:rsidP="008C190E"/>
                    <w:p w14:paraId="7D431F05" w14:textId="77777777" w:rsidR="008D387C" w:rsidRDefault="008D387C" w:rsidP="008C190E"/>
                    <w:p w14:paraId="130A0F29" w14:textId="77777777" w:rsidR="008D387C" w:rsidRDefault="008D387C" w:rsidP="008C190E"/>
                    <w:p w14:paraId="03F4539E" w14:textId="77777777" w:rsidR="008D387C" w:rsidRDefault="008D387C" w:rsidP="008C190E"/>
                    <w:p w14:paraId="4F387EF5" w14:textId="77777777" w:rsidR="008D387C" w:rsidRDefault="008D387C" w:rsidP="008C190E"/>
                    <w:p w14:paraId="456B5D70" w14:textId="77777777" w:rsidR="008D387C" w:rsidRDefault="008D387C" w:rsidP="008C190E"/>
                    <w:p w14:paraId="42EC62C3" w14:textId="77777777" w:rsidR="008D387C" w:rsidRDefault="008D387C" w:rsidP="008C190E"/>
                    <w:p w14:paraId="01959ADA" w14:textId="77777777" w:rsidR="008D387C" w:rsidRDefault="008D387C" w:rsidP="008C190E"/>
                    <w:p w14:paraId="63623FA9" w14:textId="77777777" w:rsidR="008D387C" w:rsidRDefault="008D387C" w:rsidP="008C190E"/>
                    <w:p w14:paraId="4B312584" w14:textId="77777777" w:rsidR="008D387C" w:rsidRDefault="008D387C" w:rsidP="008C190E"/>
                    <w:p w14:paraId="37790634" w14:textId="77777777" w:rsidR="008D387C" w:rsidRDefault="008D387C" w:rsidP="008C190E"/>
                    <w:p w14:paraId="38EFDD25" w14:textId="77777777" w:rsidR="008D387C" w:rsidRDefault="008D387C" w:rsidP="008C190E"/>
                    <w:p w14:paraId="6503AFA1" w14:textId="77777777" w:rsidR="008D387C" w:rsidRDefault="008D387C" w:rsidP="008C190E"/>
                    <w:p w14:paraId="59758F80" w14:textId="77777777" w:rsidR="008D387C" w:rsidRDefault="008D387C" w:rsidP="008C190E"/>
                  </w:txbxContent>
                </v:textbox>
              </v:shape>
            </w:pict>
          </mc:Fallback>
        </mc:AlternateContent>
      </w:r>
      <w:r w:rsidR="001846CB" w:rsidRPr="001846CB">
        <w:rPr>
          <w:sz w:val="24"/>
          <w:szCs w:val="24"/>
        </w:rPr>
        <w:t>With serial communication enabled and a communication session established between the instrument and an attached device (</w:t>
      </w:r>
      <w:proofErr w:type="gramStart"/>
      <w:r w:rsidR="001846CB" w:rsidRPr="001846CB">
        <w:rPr>
          <w:sz w:val="24"/>
          <w:szCs w:val="24"/>
        </w:rPr>
        <w:t>i.e.</w:t>
      </w:r>
      <w:proofErr w:type="gramEnd"/>
      <w:r w:rsidR="001846CB" w:rsidRPr="001846CB">
        <w:rPr>
          <w:sz w:val="24"/>
          <w:szCs w:val="24"/>
        </w:rPr>
        <w:t xml:space="preserve"> an </w:t>
      </w:r>
      <w:r w:rsidR="001846CB" w:rsidRPr="001846CB">
        <w:rPr>
          <w:i/>
          <w:sz w:val="24"/>
          <w:szCs w:val="24"/>
        </w:rPr>
        <w:t>open response</w:t>
      </w:r>
      <w:r w:rsidR="001846CB" w:rsidRPr="001846CB">
        <w:rPr>
          <w:sz w:val="24"/>
          <w:szCs w:val="24"/>
        </w:rPr>
        <w:t xml:space="preserve"> message has been received), the instrument will automatically and unconditionally transmit the result of any test it performs over the serial port. This </w:t>
      </w:r>
      <w:r w:rsidR="001846CB" w:rsidRPr="001846CB">
        <w:rPr>
          <w:i/>
          <w:sz w:val="24"/>
          <w:szCs w:val="24"/>
        </w:rPr>
        <w:t>result</w:t>
      </w:r>
      <w:r w:rsidR="001846CB" w:rsidRPr="001846CB">
        <w:rPr>
          <w:sz w:val="24"/>
          <w:szCs w:val="24"/>
        </w:rPr>
        <w:t xml:space="preserve"> message will contain a port number of 0 (NET_RESULTS_PORT) </w:t>
      </w:r>
      <w:r w:rsidR="001846CB" w:rsidRPr="00303DCA">
        <w:rPr>
          <w:sz w:val="24"/>
          <w:szCs w:val="24"/>
        </w:rPr>
        <w:t xml:space="preserve">and a series of keyword=string pairs enclosed by an XML &lt;Result /&gt; tag in the </w:t>
      </w:r>
      <w:r w:rsidR="001846CB" w:rsidRPr="00303DCA">
        <w:rPr>
          <w:rFonts w:cs="Courier New"/>
          <w:sz w:val="24"/>
          <w:szCs w:val="24"/>
        </w:rPr>
        <w:t>data</w:t>
      </w:r>
      <w:r w:rsidR="001846CB" w:rsidRPr="00303DCA">
        <w:rPr>
          <w:sz w:val="24"/>
          <w:szCs w:val="24"/>
        </w:rPr>
        <w:t xml:space="preserve"> field.</w:t>
      </w:r>
    </w:p>
    <w:p w14:paraId="135D279A" w14:textId="5645F97B" w:rsidR="001846CB" w:rsidRPr="00303DCA" w:rsidRDefault="00C74063" w:rsidP="00D10355">
      <w:pPr>
        <w:rPr>
          <w:sz w:val="24"/>
          <w:szCs w:val="24"/>
        </w:rPr>
      </w:pPr>
      <w:r w:rsidRPr="002373BD">
        <w:rPr>
          <w:noProof/>
        </w:rPr>
        <mc:AlternateContent>
          <mc:Choice Requires="wps">
            <w:drawing>
              <wp:anchor distT="0" distB="0" distL="114300" distR="114300" simplePos="0" relativeHeight="251708416" behindDoc="0" locked="0" layoutInCell="1" allowOverlap="1" wp14:anchorId="36B6B580" wp14:editId="0B31C187">
                <wp:simplePos x="0" y="0"/>
                <wp:positionH relativeFrom="column">
                  <wp:posOffset>2496820</wp:posOffset>
                </wp:positionH>
                <wp:positionV relativeFrom="paragraph">
                  <wp:posOffset>572770</wp:posOffset>
                </wp:positionV>
                <wp:extent cx="165735" cy="480695"/>
                <wp:effectExtent l="0" t="5080" r="19685" b="19685"/>
                <wp:wrapNone/>
                <wp:docPr id="75" name="Left Brac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65735" cy="480695"/>
                        </a:xfrm>
                        <a:prstGeom prst="leftBrace">
                          <a:avLst>
                            <a:gd name="adj1" fmla="val 23707"/>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01D86A7" w14:textId="77777777" w:rsidR="008D387C" w:rsidRDefault="008D387C" w:rsidP="008C190E"/>
                          <w:p w14:paraId="37C3B41F" w14:textId="77777777" w:rsidR="008D387C" w:rsidRDefault="008D387C" w:rsidP="008C190E"/>
                          <w:p w14:paraId="69E1E20D" w14:textId="77777777" w:rsidR="008D387C" w:rsidRDefault="008D387C" w:rsidP="008C190E"/>
                          <w:p w14:paraId="19A9EFEE" w14:textId="77777777" w:rsidR="008D387C" w:rsidRDefault="008D387C" w:rsidP="008C190E"/>
                          <w:p w14:paraId="276643D2" w14:textId="77777777" w:rsidR="008D387C" w:rsidRDefault="008D387C" w:rsidP="008C190E"/>
                          <w:p w14:paraId="19449846" w14:textId="77777777" w:rsidR="008D387C" w:rsidRDefault="008D387C" w:rsidP="008C19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6B580" id="Left Brace 75" o:spid="_x0000_s1051" type="#_x0000_t87" style="position:absolute;margin-left:196.6pt;margin-top:45.1pt;width:13.05pt;height:37.8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" adj="1766,10813">
                <v:textbox>
                  <w:txbxContent>
                    <w:p w14:paraId="701D86A7" w14:textId="77777777" w:rsidR="008D387C" w:rsidRDefault="008D387C" w:rsidP="008C190E"/>
                    <w:p w14:paraId="37C3B41F" w14:textId="77777777" w:rsidR="008D387C" w:rsidRDefault="008D387C" w:rsidP="008C190E"/>
                    <w:p w14:paraId="69E1E20D" w14:textId="77777777" w:rsidR="008D387C" w:rsidRDefault="008D387C" w:rsidP="008C190E"/>
                    <w:p w14:paraId="19A9EFEE" w14:textId="77777777" w:rsidR="008D387C" w:rsidRDefault="008D387C" w:rsidP="008C190E"/>
                    <w:p w14:paraId="276643D2" w14:textId="77777777" w:rsidR="008D387C" w:rsidRDefault="008D387C" w:rsidP="008C190E"/>
                    <w:p w14:paraId="19449846" w14:textId="77777777" w:rsidR="008D387C" w:rsidRDefault="008D387C" w:rsidP="008C190E"/>
                  </w:txbxContent>
                </v:textbox>
              </v:shape>
            </w:pict>
          </mc:Fallback>
        </mc:AlternateContent>
      </w:r>
      <w:r w:rsidR="00342961" w:rsidRPr="00303DCA">
        <w:rPr>
          <w:sz w:val="24"/>
          <w:szCs w:val="24"/>
        </w:rPr>
        <w:t xml:space="preserve">The body of the </w:t>
      </w:r>
      <w:r w:rsidR="00342961" w:rsidRPr="00303DCA">
        <w:rPr>
          <w:i/>
          <w:sz w:val="24"/>
          <w:szCs w:val="24"/>
        </w:rPr>
        <w:t>result</w:t>
      </w:r>
      <w:r w:rsidR="00342961" w:rsidRPr="00303DCA">
        <w:rPr>
          <w:sz w:val="24"/>
          <w:szCs w:val="24"/>
        </w:rPr>
        <w:t xml:space="preserve"> message</w:t>
      </w:r>
      <w:r w:rsidR="00303DCA" w:rsidRPr="00303DCA">
        <w:rPr>
          <w:sz w:val="24"/>
          <w:szCs w:val="24"/>
        </w:rPr>
        <w:t>:</w:t>
      </w:r>
    </w:p>
    <w:tbl>
      <w:tblPr>
        <w:tblStyle w:val="TableGrid"/>
        <w:tblW w:w="0" w:type="auto"/>
        <w:tblLayout w:type="fixed"/>
        <w:tblLook w:val="04A0" w:firstRow="1" w:lastRow="0" w:firstColumn="1" w:lastColumn="0" w:noHBand="0" w:noVBand="1"/>
      </w:tblPr>
      <w:tblGrid>
        <w:gridCol w:w="867"/>
        <w:gridCol w:w="868"/>
        <w:gridCol w:w="867"/>
        <w:gridCol w:w="868"/>
        <w:gridCol w:w="868"/>
        <w:gridCol w:w="4680"/>
      </w:tblGrid>
      <w:tr w:rsidR="008C190E" w:rsidRPr="008C190E" w14:paraId="4D42C4EE" w14:textId="77777777" w:rsidTr="006E444F">
        <w:trPr>
          <w:trHeight w:val="620"/>
        </w:trPr>
        <w:tc>
          <w:tcPr>
            <w:tcW w:w="867" w:type="dxa"/>
            <w:vAlign w:val="center"/>
          </w:tcPr>
          <w:p w14:paraId="00FAFFC3" w14:textId="31AAEA72" w:rsidR="008C190E" w:rsidRPr="008C190E" w:rsidRDefault="008C190E" w:rsidP="006E444F">
            <w:pPr>
              <w:ind w:left="288"/>
              <w:rPr>
                <w:sz w:val="24"/>
                <w:szCs w:val="24"/>
              </w:rPr>
            </w:pPr>
            <w:r w:rsidRPr="008C190E">
              <w:rPr>
                <w:sz w:val="24"/>
                <w:szCs w:val="24"/>
              </w:rPr>
              <w:t>a</w:t>
            </w:r>
          </w:p>
        </w:tc>
        <w:tc>
          <w:tcPr>
            <w:tcW w:w="868" w:type="dxa"/>
            <w:vAlign w:val="center"/>
          </w:tcPr>
          <w:p w14:paraId="383291CA" w14:textId="77777777" w:rsidR="008C190E" w:rsidRPr="008C190E" w:rsidRDefault="008C190E" w:rsidP="006E444F">
            <w:pPr>
              <w:ind w:left="288"/>
              <w:rPr>
                <w:sz w:val="24"/>
                <w:szCs w:val="24"/>
              </w:rPr>
            </w:pPr>
            <w:r w:rsidRPr="008C190E">
              <w:rPr>
                <w:sz w:val="24"/>
                <w:szCs w:val="24"/>
              </w:rPr>
              <w:t>b</w:t>
            </w:r>
          </w:p>
        </w:tc>
        <w:tc>
          <w:tcPr>
            <w:tcW w:w="867" w:type="dxa"/>
            <w:vAlign w:val="center"/>
          </w:tcPr>
          <w:p w14:paraId="070FC3D6" w14:textId="77777777" w:rsidR="008C190E" w:rsidRPr="008C190E" w:rsidRDefault="008C190E" w:rsidP="006E444F">
            <w:pPr>
              <w:ind w:left="288"/>
              <w:rPr>
                <w:sz w:val="24"/>
                <w:szCs w:val="24"/>
              </w:rPr>
            </w:pPr>
            <w:r w:rsidRPr="008C190E">
              <w:rPr>
                <w:sz w:val="24"/>
                <w:szCs w:val="24"/>
              </w:rPr>
              <w:t>c</w:t>
            </w:r>
          </w:p>
        </w:tc>
        <w:tc>
          <w:tcPr>
            <w:tcW w:w="868" w:type="dxa"/>
            <w:vAlign w:val="center"/>
          </w:tcPr>
          <w:p w14:paraId="02D89255" w14:textId="77777777" w:rsidR="008C190E" w:rsidRPr="008C190E" w:rsidRDefault="008C190E" w:rsidP="006E444F">
            <w:pPr>
              <w:ind w:left="288"/>
              <w:rPr>
                <w:sz w:val="24"/>
                <w:szCs w:val="24"/>
              </w:rPr>
            </w:pPr>
            <w:r w:rsidRPr="008C190E">
              <w:rPr>
                <w:sz w:val="24"/>
                <w:szCs w:val="24"/>
              </w:rPr>
              <w:t>d</w:t>
            </w:r>
          </w:p>
        </w:tc>
        <w:tc>
          <w:tcPr>
            <w:tcW w:w="868" w:type="dxa"/>
            <w:vAlign w:val="center"/>
          </w:tcPr>
          <w:p w14:paraId="49727316" w14:textId="17DB61DC" w:rsidR="008C190E" w:rsidRPr="008C190E" w:rsidRDefault="008C190E" w:rsidP="006E444F">
            <w:pPr>
              <w:ind w:left="288"/>
              <w:rPr>
                <w:sz w:val="24"/>
                <w:szCs w:val="24"/>
              </w:rPr>
            </w:pPr>
            <w:r w:rsidRPr="008C190E">
              <w:rPr>
                <w:sz w:val="24"/>
                <w:szCs w:val="24"/>
              </w:rPr>
              <w:t>0</w:t>
            </w:r>
          </w:p>
        </w:tc>
        <w:tc>
          <w:tcPr>
            <w:tcW w:w="4680" w:type="dxa"/>
            <w:vAlign w:val="center"/>
          </w:tcPr>
          <w:p w14:paraId="46B5F347" w14:textId="77777777" w:rsidR="008C190E" w:rsidRPr="008C190E" w:rsidRDefault="008C190E" w:rsidP="006E444F">
            <w:pPr>
              <w:ind w:left="288"/>
              <w:jc w:val="center"/>
              <w:rPr>
                <w:sz w:val="24"/>
                <w:szCs w:val="24"/>
              </w:rPr>
            </w:pPr>
            <w:r w:rsidRPr="008C190E">
              <w:rPr>
                <w:sz w:val="24"/>
                <w:szCs w:val="24"/>
              </w:rPr>
              <w:t xml:space="preserve">“&lt;Result “, keyword=string pairs, </w:t>
            </w:r>
            <w:proofErr w:type="gramStart"/>
            <w:r w:rsidRPr="008C190E">
              <w:rPr>
                <w:sz w:val="24"/>
                <w:szCs w:val="24"/>
              </w:rPr>
              <w:t>“ /</w:t>
            </w:r>
            <w:proofErr w:type="gramEnd"/>
            <w:r w:rsidRPr="008C190E">
              <w:rPr>
                <w:sz w:val="24"/>
                <w:szCs w:val="24"/>
              </w:rPr>
              <w:t>&gt;”</w:t>
            </w:r>
          </w:p>
        </w:tc>
      </w:tr>
    </w:tbl>
    <w:p w14:paraId="1589CC02" w14:textId="2EB0F6E8" w:rsidR="008C190E" w:rsidRPr="008C190E" w:rsidRDefault="008C190E" w:rsidP="008C190E">
      <w:pPr>
        <w:ind w:left="288"/>
        <w:rPr>
          <w:sz w:val="24"/>
          <w:szCs w:val="24"/>
        </w:rPr>
      </w:pPr>
      <w:r w:rsidRPr="008C190E">
        <w:rPr>
          <w:noProof/>
          <w:sz w:val="24"/>
          <w:szCs w:val="24"/>
        </w:rPr>
        <mc:AlternateContent>
          <mc:Choice Requires="wps">
            <w:drawing>
              <wp:anchor distT="0" distB="0" distL="114300" distR="114300" simplePos="0" relativeHeight="251712512" behindDoc="0" locked="0" layoutInCell="1" allowOverlap="1" wp14:anchorId="74B5A7EB" wp14:editId="73B847CE">
                <wp:simplePos x="0" y="0"/>
                <wp:positionH relativeFrom="column">
                  <wp:posOffset>4078927</wp:posOffset>
                </wp:positionH>
                <wp:positionV relativeFrom="paragraph">
                  <wp:posOffset>238537</wp:posOffset>
                </wp:positionV>
                <wp:extent cx="523875" cy="314325"/>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CCAF9" w14:textId="77777777" w:rsidR="008D387C" w:rsidRPr="008C190E" w:rsidRDefault="008D387C" w:rsidP="008C190E">
                            <w:pPr>
                              <w:rPr>
                                <w:rFonts w:cs="Courier New"/>
                                <w:sz w:val="24"/>
                                <w:szCs w:val="24"/>
                              </w:rPr>
                            </w:pPr>
                            <w:r w:rsidRPr="008C190E">
                              <w:rPr>
                                <w:rFonts w:cs="Courier New"/>
                                <w:sz w:val="24"/>
                                <w:szCs w:val="24"/>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A7EB" id="Text Box 73" o:spid="_x0000_s1052" type="#_x0000_t202" style="position:absolute;left:0;text-align:left;margin-left:321.2pt;margin-top:18.8pt;width:41.25pt;height:2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" stroked="f">
                <v:textbox>
                  <w:txbxContent>
                    <w:p w14:paraId="3B0CCAF9" w14:textId="77777777" w:rsidR="008D387C" w:rsidRPr="008C190E" w:rsidRDefault="008D387C" w:rsidP="008C190E">
                      <w:pPr>
                        <w:rPr>
                          <w:rFonts w:cs="Courier New"/>
                          <w:sz w:val="24"/>
                          <w:szCs w:val="24"/>
                        </w:rPr>
                      </w:pPr>
                      <w:r w:rsidRPr="008C190E">
                        <w:rPr>
                          <w:rFonts w:cs="Courier New"/>
                          <w:sz w:val="24"/>
                          <w:szCs w:val="24"/>
                        </w:rPr>
                        <w:t>data</w:t>
                      </w:r>
                    </w:p>
                  </w:txbxContent>
                </v:textbox>
              </v:shape>
            </w:pict>
          </mc:Fallback>
        </mc:AlternateContent>
      </w:r>
    </w:p>
    <w:p w14:paraId="626431A1" w14:textId="05797741" w:rsidR="008C190E" w:rsidRPr="008C190E" w:rsidRDefault="00C74063" w:rsidP="008C190E">
      <w:pPr>
        <w:ind w:left="288"/>
        <w:rPr>
          <w:sz w:val="24"/>
          <w:szCs w:val="24"/>
        </w:rPr>
      </w:pPr>
      <w:r w:rsidRPr="008C190E">
        <w:rPr>
          <w:noProof/>
          <w:sz w:val="24"/>
          <w:szCs w:val="24"/>
        </w:rPr>
        <mc:AlternateContent>
          <mc:Choice Requires="wps">
            <w:drawing>
              <wp:anchor distT="0" distB="0" distL="114300" distR="114300" simplePos="0" relativeHeight="251710464" behindDoc="0" locked="0" layoutInCell="1" allowOverlap="1" wp14:anchorId="7AB09F40" wp14:editId="63046CA5">
                <wp:simplePos x="0" y="0"/>
                <wp:positionH relativeFrom="column">
                  <wp:posOffset>2315818</wp:posOffset>
                </wp:positionH>
                <wp:positionV relativeFrom="paragraph">
                  <wp:posOffset>6917</wp:posOffset>
                </wp:positionV>
                <wp:extent cx="533400" cy="24765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4C383" w14:textId="77777777" w:rsidR="008D387C" w:rsidRPr="008C190E" w:rsidRDefault="008D387C" w:rsidP="008C190E">
                            <w:pPr>
                              <w:rPr>
                                <w:rFonts w:cs="Courier New"/>
                                <w:sz w:val="24"/>
                                <w:szCs w:val="24"/>
                              </w:rPr>
                            </w:pPr>
                            <w:r w:rsidRPr="008C190E">
                              <w:rPr>
                                <w:rFonts w:cs="Courier New"/>
                                <w:sz w:val="24"/>
                                <w:szCs w:val="24"/>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09F40" id="Text Box 72" o:spid="_x0000_s1053" type="#_x0000_t202" style="position:absolute;left:0;text-align:left;margin-left:182.35pt;margin-top:.55pt;width:42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" stroked="f">
                <v:textbox>
                  <w:txbxContent>
                    <w:p w14:paraId="7124C383" w14:textId="77777777" w:rsidR="008D387C" w:rsidRPr="008C190E" w:rsidRDefault="008D387C" w:rsidP="008C190E">
                      <w:pPr>
                        <w:rPr>
                          <w:rFonts w:cs="Courier New"/>
                          <w:sz w:val="24"/>
                          <w:szCs w:val="24"/>
                        </w:rPr>
                      </w:pPr>
                      <w:r w:rsidRPr="008C190E">
                        <w:rPr>
                          <w:rFonts w:cs="Courier New"/>
                          <w:sz w:val="24"/>
                          <w:szCs w:val="24"/>
                        </w:rPr>
                        <w:t>port</w:t>
                      </w:r>
                    </w:p>
                  </w:txbxContent>
                </v:textbox>
              </v:shape>
            </w:pict>
          </mc:Fallback>
        </mc:AlternateContent>
      </w:r>
      <w:r w:rsidR="008C190E" w:rsidRPr="008C190E">
        <w:rPr>
          <w:noProof/>
          <w:sz w:val="24"/>
          <w:szCs w:val="24"/>
        </w:rPr>
        <mc:AlternateContent>
          <mc:Choice Requires="wps">
            <w:drawing>
              <wp:anchor distT="0" distB="0" distL="114300" distR="114300" simplePos="0" relativeHeight="251709440" behindDoc="0" locked="0" layoutInCell="1" allowOverlap="1" wp14:anchorId="24071158" wp14:editId="02BD37FF">
                <wp:simplePos x="0" y="0"/>
                <wp:positionH relativeFrom="column">
                  <wp:posOffset>516255</wp:posOffset>
                </wp:positionH>
                <wp:positionV relativeFrom="paragraph">
                  <wp:posOffset>5080</wp:posOffset>
                </wp:positionV>
                <wp:extent cx="1143000" cy="371475"/>
                <wp:effectExtent l="0" t="0" r="0" b="254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90C71" w14:textId="77777777" w:rsidR="008D387C" w:rsidRPr="008C190E" w:rsidRDefault="008D387C" w:rsidP="008C190E">
                            <w:pPr>
                              <w:rPr>
                                <w:rFonts w:cs="Courier New"/>
                                <w:sz w:val="24"/>
                                <w:szCs w:val="24"/>
                              </w:rPr>
                            </w:pPr>
                            <w:r w:rsidRPr="008C190E">
                              <w:rPr>
                                <w:rFonts w:cs="Courier New"/>
                                <w:sz w:val="24"/>
                                <w:szCs w:val="24"/>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71158" id="Text Box 71" o:spid="_x0000_s1054" type="#_x0000_t202" style="position:absolute;left:0;text-align:left;margin-left:40.65pt;margin-top:.4pt;width:90pt;height: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" stroked="f">
                <v:textbox>
                  <w:txbxContent>
                    <w:p w14:paraId="45890C71" w14:textId="77777777" w:rsidR="008D387C" w:rsidRPr="008C190E" w:rsidRDefault="008D387C" w:rsidP="008C190E">
                      <w:pPr>
                        <w:rPr>
                          <w:rFonts w:cs="Courier New"/>
                          <w:sz w:val="24"/>
                          <w:szCs w:val="24"/>
                        </w:rPr>
                      </w:pPr>
                      <w:r w:rsidRPr="008C190E">
                        <w:rPr>
                          <w:rFonts w:cs="Courier New"/>
                          <w:sz w:val="24"/>
                          <w:szCs w:val="24"/>
                        </w:rPr>
                        <w:t>sequenceNum</w:t>
                      </w:r>
                    </w:p>
                  </w:txbxContent>
                </v:textbox>
              </v:shape>
            </w:pict>
          </mc:Fallback>
        </mc:AlternateContent>
      </w:r>
    </w:p>
    <w:p w14:paraId="79488083" w14:textId="77777777" w:rsidR="00FE45EB" w:rsidRDefault="00FE45EB" w:rsidP="002244F4">
      <w:pPr>
        <w:pStyle w:val="Heading1"/>
        <w:numPr>
          <w:ilvl w:val="1"/>
          <w:numId w:val="19"/>
        </w:numPr>
        <w:rPr>
          <w:b/>
          <w:bCs/>
          <w:color w:val="auto"/>
          <w:sz w:val="28"/>
          <w:szCs w:val="28"/>
        </w:rPr>
      </w:pPr>
      <w:bookmarkStart w:id="24" w:name="_Toc58258132"/>
      <w:r w:rsidRPr="00A151DD">
        <w:rPr>
          <w:b/>
          <w:bCs/>
          <w:color w:val="auto"/>
          <w:sz w:val="28"/>
          <w:szCs w:val="28"/>
        </w:rPr>
        <w:t>Status</w:t>
      </w:r>
      <w:bookmarkEnd w:id="24"/>
    </w:p>
    <w:p w14:paraId="6D7722FD" w14:textId="77777777" w:rsidR="00FE45EB" w:rsidRPr="00D211E9" w:rsidRDefault="00FE45EB" w:rsidP="00FE45EB">
      <w:pPr>
        <w:rPr>
          <w:sz w:val="24"/>
          <w:szCs w:val="24"/>
        </w:rPr>
      </w:pPr>
      <w:r w:rsidRPr="00D211E9">
        <w:rPr>
          <w:sz w:val="24"/>
          <w:szCs w:val="24"/>
        </w:rPr>
        <w:t xml:space="preserve">The Status record is used by the remote software to request status information from the instrument, the reply will be sent on this stream. The </w:t>
      </w:r>
      <w:proofErr w:type="gramStart"/>
      <w:r w:rsidRPr="00D211E9">
        <w:rPr>
          <w:sz w:val="24"/>
          <w:szCs w:val="24"/>
        </w:rPr>
        <w:t>reply</w:t>
      </w:r>
      <w:proofErr w:type="gramEnd"/>
      <w:r w:rsidRPr="00D211E9">
        <w:rPr>
          <w:sz w:val="24"/>
          <w:szCs w:val="24"/>
        </w:rPr>
        <w:t xml:space="preserve"> Status record contains the same data fields as the open request.</w:t>
      </w:r>
    </w:p>
    <w:p w14:paraId="0E86386D" w14:textId="77777777" w:rsidR="00FE45EB" w:rsidRPr="00A151DD" w:rsidRDefault="00FE45EB" w:rsidP="002244F4">
      <w:pPr>
        <w:pStyle w:val="Heading1"/>
        <w:numPr>
          <w:ilvl w:val="1"/>
          <w:numId w:val="19"/>
        </w:numPr>
        <w:rPr>
          <w:b/>
          <w:bCs/>
          <w:color w:val="auto"/>
          <w:sz w:val="28"/>
          <w:szCs w:val="28"/>
        </w:rPr>
      </w:pPr>
      <w:bookmarkStart w:id="25" w:name="_Toc58258133"/>
      <w:r w:rsidRPr="00A151DD">
        <w:rPr>
          <w:b/>
          <w:bCs/>
          <w:color w:val="auto"/>
          <w:sz w:val="28"/>
          <w:szCs w:val="28"/>
        </w:rPr>
        <w:t>Result Port (</w:t>
      </w:r>
      <w:r w:rsidRPr="00A151DD">
        <w:rPr>
          <w:b/>
          <w:bCs/>
          <w:i/>
          <w:iCs/>
          <w:color w:val="auto"/>
          <w:sz w:val="28"/>
          <w:szCs w:val="28"/>
        </w:rPr>
        <w:t>NET_RESULT_PORT</w:t>
      </w:r>
      <w:r w:rsidRPr="00A151DD">
        <w:rPr>
          <w:b/>
          <w:bCs/>
          <w:color w:val="auto"/>
          <w:sz w:val="28"/>
          <w:szCs w:val="28"/>
        </w:rPr>
        <w:t>)</w:t>
      </w:r>
      <w:bookmarkEnd w:id="25"/>
    </w:p>
    <w:p w14:paraId="4E2F7275" w14:textId="77777777" w:rsidR="00FE45EB" w:rsidRDefault="00FE45EB" w:rsidP="00FE45EB">
      <w:pPr>
        <w:rPr>
          <w:i/>
          <w:iCs/>
          <w:sz w:val="24"/>
          <w:szCs w:val="24"/>
        </w:rPr>
      </w:pPr>
      <w:r w:rsidRPr="00143290">
        <w:rPr>
          <w:sz w:val="24"/>
          <w:szCs w:val="24"/>
        </w:rPr>
        <w:t xml:space="preserve">During live operation, the data content can contain patient results, EQC results, or WQC result records. They are structured as XML records as described in the instrument DTD below. The instrument can also function in re-transmit mode where all past assay, alarm, error, miscellaneous, and statistical records are transmitted over this port. To manually invoke re- transmission, within the instrument maintenance screens, the Net Results folder function exists. Activation of this function will send all retained past assay, EQC, WQC, Alarm, and Error records to the host over the NET_RESULTS_PORT in an xml structured </w:t>
      </w:r>
      <w:proofErr w:type="spellStart"/>
      <w:r w:rsidRPr="00143290">
        <w:rPr>
          <w:sz w:val="24"/>
          <w:szCs w:val="24"/>
        </w:rPr>
        <w:t>DumpRecords</w:t>
      </w:r>
      <w:proofErr w:type="spellEnd"/>
      <w:r w:rsidRPr="00143290">
        <w:rPr>
          <w:sz w:val="24"/>
          <w:szCs w:val="24"/>
        </w:rPr>
        <w:t xml:space="preserve"> element. </w:t>
      </w:r>
      <w:r w:rsidRPr="002D5B80">
        <w:rPr>
          <w:i/>
          <w:iCs/>
          <w:sz w:val="24"/>
          <w:szCs w:val="24"/>
        </w:rPr>
        <w:t>See the instrument DTD below</w:t>
      </w:r>
    </w:p>
    <w:p w14:paraId="0D46C993" w14:textId="77777777" w:rsidR="00FE45EB" w:rsidRPr="00A151DD" w:rsidRDefault="00FE45EB" w:rsidP="002244F4">
      <w:pPr>
        <w:pStyle w:val="Heading1"/>
        <w:numPr>
          <w:ilvl w:val="1"/>
          <w:numId w:val="19"/>
        </w:numPr>
        <w:rPr>
          <w:b/>
          <w:bCs/>
          <w:color w:val="auto"/>
          <w:sz w:val="28"/>
          <w:szCs w:val="28"/>
        </w:rPr>
      </w:pPr>
      <w:bookmarkStart w:id="26" w:name="_Toc58258134"/>
      <w:r w:rsidRPr="00A151DD">
        <w:rPr>
          <w:b/>
          <w:bCs/>
          <w:color w:val="auto"/>
          <w:sz w:val="28"/>
          <w:szCs w:val="28"/>
        </w:rPr>
        <w:t>Command Port (</w:t>
      </w:r>
      <w:r w:rsidRPr="00A151DD">
        <w:rPr>
          <w:b/>
          <w:bCs/>
          <w:i/>
          <w:iCs/>
          <w:color w:val="auto"/>
          <w:sz w:val="28"/>
          <w:szCs w:val="28"/>
        </w:rPr>
        <w:t>NET_COMMAND_PORT</w:t>
      </w:r>
      <w:r w:rsidRPr="00A151DD">
        <w:rPr>
          <w:b/>
          <w:bCs/>
          <w:color w:val="auto"/>
          <w:sz w:val="28"/>
          <w:szCs w:val="28"/>
        </w:rPr>
        <w:t>)</w:t>
      </w:r>
      <w:bookmarkEnd w:id="26"/>
    </w:p>
    <w:p w14:paraId="105DD51B" w14:textId="2E90CE64" w:rsidR="003D0D23" w:rsidRDefault="00FE45EB" w:rsidP="00FE45EB">
      <w:pPr>
        <w:rPr>
          <w:sz w:val="24"/>
          <w:szCs w:val="24"/>
        </w:rPr>
        <w:sectPr w:rsidR="003D0D23" w:rsidSect="009B74B4">
          <w:type w:val="continuous"/>
          <w:pgSz w:w="12240" w:h="15840"/>
          <w:pgMar w:top="1350" w:right="1440" w:bottom="1440" w:left="1440" w:header="720" w:footer="720" w:gutter="0"/>
          <w:cols w:space="720"/>
          <w:docGrid w:linePitch="360"/>
        </w:sectPr>
      </w:pPr>
      <w:r w:rsidRPr="00B7598B">
        <w:rPr>
          <w:sz w:val="24"/>
          <w:szCs w:val="24"/>
        </w:rPr>
        <w:t xml:space="preserve">The instrument has a command processor task which receives </w:t>
      </w:r>
      <w:r w:rsidR="00FA2C74">
        <w:rPr>
          <w:sz w:val="24"/>
          <w:szCs w:val="24"/>
        </w:rPr>
        <w:t>commands</w:t>
      </w:r>
      <w:r w:rsidRPr="00B7598B">
        <w:rPr>
          <w:sz w:val="24"/>
          <w:szCs w:val="24"/>
        </w:rPr>
        <w:t xml:space="preserve"> sent on this stream. The commands that can be used are limited. While several commands are used for system testing/diagnostic purposes, only one has been implemented in the supplied sample program. This is the ‘dump records results’ command. This command will place the instrument into re-transmit mode as described above in the NET_RESULT_PORT section and reply with a NET_CONTROL_PORT status record, “Dump Complete’ when the re-transmission is complete. For instrument integrity, limit any command interfacing to this command</w:t>
      </w:r>
      <w:r>
        <w:rPr>
          <w:sz w:val="24"/>
          <w:szCs w:val="24"/>
        </w:rPr>
        <w:t>.</w:t>
      </w:r>
    </w:p>
    <w:p w14:paraId="5CB06734" w14:textId="49DDF6B4" w:rsidR="00FE45EB" w:rsidRDefault="00FE45EB" w:rsidP="002244F4">
      <w:pPr>
        <w:pStyle w:val="Heading1"/>
        <w:numPr>
          <w:ilvl w:val="0"/>
          <w:numId w:val="22"/>
        </w:numPr>
        <w:rPr>
          <w:b/>
          <w:bCs/>
          <w:color w:val="auto"/>
          <w:sz w:val="28"/>
          <w:szCs w:val="28"/>
        </w:rPr>
      </w:pPr>
      <w:bookmarkStart w:id="27" w:name="_Toc58258135"/>
      <w:r>
        <w:rPr>
          <w:b/>
          <w:bCs/>
          <w:color w:val="auto"/>
          <w:sz w:val="28"/>
          <w:szCs w:val="28"/>
        </w:rPr>
        <w:lastRenderedPageBreak/>
        <w:t>Data Element Attributes</w:t>
      </w:r>
      <w:bookmarkEnd w:id="27"/>
    </w:p>
    <w:tbl>
      <w:tblPr>
        <w:tblStyle w:val="TableGrid"/>
        <w:tblW w:w="8910" w:type="dxa"/>
        <w:jc w:val="center"/>
        <w:tblLook w:val="04A0" w:firstRow="1" w:lastRow="0" w:firstColumn="1" w:lastColumn="0" w:noHBand="0" w:noVBand="1"/>
      </w:tblPr>
      <w:tblGrid>
        <w:gridCol w:w="2520"/>
        <w:gridCol w:w="6390"/>
      </w:tblGrid>
      <w:tr w:rsidR="0050425E" w:rsidRPr="000534A5" w14:paraId="13816BE3" w14:textId="77777777" w:rsidTr="00A66704">
        <w:trPr>
          <w:jc w:val="center"/>
        </w:trPr>
        <w:tc>
          <w:tcPr>
            <w:tcW w:w="2520" w:type="dxa"/>
            <w:vAlign w:val="center"/>
          </w:tcPr>
          <w:p w14:paraId="3AD3B5BB" w14:textId="77777777" w:rsidR="0050425E" w:rsidRPr="000534A5" w:rsidRDefault="0050425E" w:rsidP="006E444F">
            <w:pPr>
              <w:jc w:val="center"/>
              <w:rPr>
                <w:rFonts w:cstheme="minorHAnsi"/>
                <w:sz w:val="24"/>
                <w:szCs w:val="24"/>
              </w:rPr>
            </w:pPr>
            <w:r w:rsidRPr="000534A5">
              <w:rPr>
                <w:rFonts w:cstheme="minorHAnsi"/>
                <w:b/>
                <w:bCs/>
                <w:color w:val="000000"/>
                <w:sz w:val="24"/>
                <w:szCs w:val="24"/>
              </w:rPr>
              <w:t>Data Element</w:t>
            </w:r>
          </w:p>
        </w:tc>
        <w:tc>
          <w:tcPr>
            <w:tcW w:w="6390" w:type="dxa"/>
            <w:vAlign w:val="center"/>
          </w:tcPr>
          <w:p w14:paraId="66EFAB09" w14:textId="77777777" w:rsidR="0050425E" w:rsidRPr="000534A5" w:rsidRDefault="0050425E" w:rsidP="006E444F">
            <w:pPr>
              <w:jc w:val="center"/>
              <w:rPr>
                <w:rFonts w:cstheme="minorHAnsi"/>
                <w:sz w:val="24"/>
                <w:szCs w:val="24"/>
              </w:rPr>
            </w:pPr>
            <w:r w:rsidRPr="000534A5">
              <w:rPr>
                <w:rFonts w:cstheme="minorHAnsi"/>
                <w:b/>
                <w:bCs/>
                <w:color w:val="000000"/>
                <w:sz w:val="24"/>
                <w:szCs w:val="24"/>
              </w:rPr>
              <w:t>Description</w:t>
            </w:r>
          </w:p>
        </w:tc>
      </w:tr>
      <w:tr w:rsidR="0050425E" w:rsidRPr="000534A5" w14:paraId="2B797BE6" w14:textId="77777777" w:rsidTr="00A66704">
        <w:trPr>
          <w:jc w:val="center"/>
        </w:trPr>
        <w:tc>
          <w:tcPr>
            <w:tcW w:w="2520" w:type="dxa"/>
            <w:vAlign w:val="center"/>
          </w:tcPr>
          <w:p w14:paraId="6714A15B" w14:textId="77777777" w:rsidR="0050425E" w:rsidRPr="000534A5" w:rsidRDefault="0050425E" w:rsidP="006E444F">
            <w:pPr>
              <w:jc w:val="center"/>
              <w:rPr>
                <w:rFonts w:cstheme="minorHAnsi"/>
                <w:b/>
                <w:bCs/>
                <w:sz w:val="24"/>
                <w:szCs w:val="24"/>
                <w:u w:val="single"/>
              </w:rPr>
            </w:pPr>
            <w:r w:rsidRPr="000534A5">
              <w:rPr>
                <w:rFonts w:cstheme="minorHAnsi"/>
                <w:b/>
                <w:bCs/>
                <w:color w:val="000000"/>
                <w:sz w:val="24"/>
                <w:szCs w:val="24"/>
                <w:u w:val="single"/>
              </w:rPr>
              <w:t>state</w:t>
            </w:r>
          </w:p>
        </w:tc>
        <w:tc>
          <w:tcPr>
            <w:tcW w:w="6390" w:type="dxa"/>
            <w:vAlign w:val="center"/>
          </w:tcPr>
          <w:p w14:paraId="1D7EFB40" w14:textId="77777777" w:rsidR="0050425E" w:rsidRPr="000534A5" w:rsidRDefault="0050425E" w:rsidP="006E444F">
            <w:pPr>
              <w:rPr>
                <w:rFonts w:cstheme="minorHAnsi"/>
                <w:sz w:val="24"/>
                <w:szCs w:val="24"/>
              </w:rPr>
            </w:pPr>
            <w:r w:rsidRPr="000534A5">
              <w:rPr>
                <w:rFonts w:cstheme="minorHAnsi"/>
                <w:b/>
                <w:bCs/>
                <w:sz w:val="24"/>
                <w:szCs w:val="24"/>
                <w:u w:val="single"/>
              </w:rPr>
              <w:t>state</w:t>
            </w:r>
            <w:r w:rsidRPr="000534A5">
              <w:rPr>
                <w:rFonts w:cstheme="minorHAnsi"/>
                <w:sz w:val="24"/>
                <w:szCs w:val="24"/>
              </w:rPr>
              <w:t>:  Alarm and Error records only. This indicates the instrument state when the alarm or error occurred. It can have a single character value with the values interpreted below:</w:t>
            </w:r>
          </w:p>
        </w:tc>
      </w:tr>
      <w:tr w:rsidR="0050425E" w:rsidRPr="000534A5" w14:paraId="02990244" w14:textId="77777777" w:rsidTr="00A66704">
        <w:trPr>
          <w:jc w:val="center"/>
        </w:trPr>
        <w:tc>
          <w:tcPr>
            <w:tcW w:w="2520" w:type="dxa"/>
            <w:vAlign w:val="center"/>
          </w:tcPr>
          <w:p w14:paraId="6E93027D" w14:textId="77777777" w:rsidR="0050425E" w:rsidRPr="000534A5" w:rsidRDefault="0050425E" w:rsidP="006E444F">
            <w:pPr>
              <w:jc w:val="center"/>
              <w:rPr>
                <w:rFonts w:cstheme="minorHAnsi"/>
                <w:sz w:val="24"/>
                <w:szCs w:val="24"/>
              </w:rPr>
            </w:pPr>
            <w:r w:rsidRPr="000534A5">
              <w:rPr>
                <w:rFonts w:cstheme="minorHAnsi"/>
                <w:color w:val="000000"/>
                <w:sz w:val="24"/>
                <w:szCs w:val="24"/>
              </w:rPr>
              <w:t>I</w:t>
            </w:r>
          </w:p>
        </w:tc>
        <w:tc>
          <w:tcPr>
            <w:tcW w:w="6390" w:type="dxa"/>
            <w:vAlign w:val="center"/>
          </w:tcPr>
          <w:p w14:paraId="18D370BF" w14:textId="77777777" w:rsidR="0050425E" w:rsidRPr="000534A5" w:rsidRDefault="0050425E" w:rsidP="006E444F">
            <w:pPr>
              <w:jc w:val="center"/>
              <w:rPr>
                <w:rFonts w:cstheme="minorHAnsi"/>
                <w:sz w:val="24"/>
                <w:szCs w:val="24"/>
              </w:rPr>
            </w:pPr>
            <w:r w:rsidRPr="000534A5">
              <w:rPr>
                <w:rFonts w:cstheme="minorHAnsi"/>
                <w:color w:val="000000"/>
                <w:sz w:val="24"/>
                <w:szCs w:val="24"/>
              </w:rPr>
              <w:t>Idle</w:t>
            </w:r>
          </w:p>
        </w:tc>
      </w:tr>
      <w:tr w:rsidR="0050425E" w:rsidRPr="000534A5" w14:paraId="0B2B874D" w14:textId="77777777" w:rsidTr="00A66704">
        <w:trPr>
          <w:jc w:val="center"/>
        </w:trPr>
        <w:tc>
          <w:tcPr>
            <w:tcW w:w="2520" w:type="dxa"/>
            <w:vAlign w:val="center"/>
          </w:tcPr>
          <w:p w14:paraId="42F8AAFE" w14:textId="77777777" w:rsidR="0050425E" w:rsidRPr="000534A5" w:rsidRDefault="0050425E" w:rsidP="006E444F">
            <w:pPr>
              <w:jc w:val="center"/>
              <w:rPr>
                <w:rFonts w:cstheme="minorHAnsi"/>
                <w:sz w:val="24"/>
                <w:szCs w:val="24"/>
              </w:rPr>
            </w:pPr>
            <w:r w:rsidRPr="000534A5">
              <w:rPr>
                <w:rFonts w:cstheme="minorHAnsi"/>
                <w:color w:val="000000"/>
                <w:sz w:val="24"/>
                <w:szCs w:val="24"/>
              </w:rPr>
              <w:t>S</w:t>
            </w:r>
          </w:p>
        </w:tc>
        <w:tc>
          <w:tcPr>
            <w:tcW w:w="6390" w:type="dxa"/>
            <w:vAlign w:val="center"/>
          </w:tcPr>
          <w:p w14:paraId="58C4A645" w14:textId="77777777" w:rsidR="0050425E" w:rsidRPr="000534A5" w:rsidRDefault="0050425E" w:rsidP="006E444F">
            <w:pPr>
              <w:jc w:val="center"/>
              <w:rPr>
                <w:rFonts w:cstheme="minorHAnsi"/>
                <w:sz w:val="24"/>
                <w:szCs w:val="24"/>
              </w:rPr>
            </w:pPr>
            <w:r w:rsidRPr="000534A5">
              <w:rPr>
                <w:rFonts w:cstheme="minorHAnsi"/>
                <w:color w:val="000000"/>
                <w:sz w:val="24"/>
                <w:szCs w:val="24"/>
              </w:rPr>
              <w:t>Startup</w:t>
            </w:r>
          </w:p>
        </w:tc>
      </w:tr>
      <w:tr w:rsidR="0050425E" w:rsidRPr="000534A5" w14:paraId="73C70CD7" w14:textId="77777777" w:rsidTr="00A66704">
        <w:trPr>
          <w:jc w:val="center"/>
        </w:trPr>
        <w:tc>
          <w:tcPr>
            <w:tcW w:w="2520" w:type="dxa"/>
            <w:vAlign w:val="center"/>
          </w:tcPr>
          <w:p w14:paraId="1FF24D79" w14:textId="77777777" w:rsidR="0050425E" w:rsidRPr="000534A5" w:rsidRDefault="0050425E" w:rsidP="006E444F">
            <w:pPr>
              <w:jc w:val="center"/>
              <w:rPr>
                <w:rFonts w:cstheme="minorHAnsi"/>
                <w:sz w:val="24"/>
                <w:szCs w:val="24"/>
              </w:rPr>
            </w:pPr>
            <w:r w:rsidRPr="000534A5">
              <w:rPr>
                <w:rFonts w:cstheme="minorHAnsi"/>
                <w:color w:val="000000"/>
                <w:sz w:val="24"/>
                <w:szCs w:val="24"/>
              </w:rPr>
              <w:t>A</w:t>
            </w:r>
          </w:p>
        </w:tc>
        <w:tc>
          <w:tcPr>
            <w:tcW w:w="6390" w:type="dxa"/>
            <w:vAlign w:val="center"/>
          </w:tcPr>
          <w:p w14:paraId="2D92CCC9" w14:textId="77777777" w:rsidR="0050425E" w:rsidRPr="000534A5" w:rsidRDefault="0050425E" w:rsidP="006E444F">
            <w:pPr>
              <w:jc w:val="center"/>
              <w:rPr>
                <w:rFonts w:cstheme="minorHAnsi"/>
                <w:sz w:val="24"/>
                <w:szCs w:val="24"/>
              </w:rPr>
            </w:pPr>
            <w:r w:rsidRPr="000534A5">
              <w:rPr>
                <w:rFonts w:cstheme="minorHAnsi"/>
                <w:color w:val="000000"/>
                <w:sz w:val="24"/>
                <w:szCs w:val="24"/>
              </w:rPr>
              <w:t>Assay</w:t>
            </w:r>
          </w:p>
        </w:tc>
      </w:tr>
      <w:tr w:rsidR="0050425E" w:rsidRPr="000534A5" w14:paraId="41CDDE12" w14:textId="77777777" w:rsidTr="00A66704">
        <w:trPr>
          <w:jc w:val="center"/>
        </w:trPr>
        <w:tc>
          <w:tcPr>
            <w:tcW w:w="2520" w:type="dxa"/>
            <w:vAlign w:val="center"/>
          </w:tcPr>
          <w:p w14:paraId="36447B6F"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Q</w:t>
            </w:r>
          </w:p>
        </w:tc>
        <w:tc>
          <w:tcPr>
            <w:tcW w:w="6390" w:type="dxa"/>
            <w:vAlign w:val="center"/>
          </w:tcPr>
          <w:p w14:paraId="7C401761"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QC</w:t>
            </w:r>
          </w:p>
        </w:tc>
      </w:tr>
      <w:tr w:rsidR="0050425E" w:rsidRPr="000534A5" w14:paraId="53042C5A" w14:textId="77777777" w:rsidTr="00A66704">
        <w:trPr>
          <w:jc w:val="center"/>
        </w:trPr>
        <w:tc>
          <w:tcPr>
            <w:tcW w:w="2520" w:type="dxa"/>
            <w:vAlign w:val="center"/>
          </w:tcPr>
          <w:p w14:paraId="11CD3FDE"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E</w:t>
            </w:r>
          </w:p>
        </w:tc>
        <w:tc>
          <w:tcPr>
            <w:tcW w:w="6390" w:type="dxa"/>
            <w:vAlign w:val="center"/>
          </w:tcPr>
          <w:p w14:paraId="0A17EDA3"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EQC</w:t>
            </w:r>
          </w:p>
        </w:tc>
      </w:tr>
      <w:tr w:rsidR="0050425E" w:rsidRPr="000534A5" w14:paraId="5027DFF7" w14:textId="77777777" w:rsidTr="00A66704">
        <w:trPr>
          <w:jc w:val="center"/>
        </w:trPr>
        <w:tc>
          <w:tcPr>
            <w:tcW w:w="2520" w:type="dxa"/>
            <w:vAlign w:val="center"/>
          </w:tcPr>
          <w:p w14:paraId="622663FE"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W</w:t>
            </w:r>
          </w:p>
        </w:tc>
        <w:tc>
          <w:tcPr>
            <w:tcW w:w="6390" w:type="dxa"/>
            <w:vAlign w:val="center"/>
          </w:tcPr>
          <w:p w14:paraId="75D6E54E"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WQC</w:t>
            </w:r>
          </w:p>
        </w:tc>
      </w:tr>
      <w:tr w:rsidR="0050425E" w:rsidRPr="000534A5" w14:paraId="0330B2D3" w14:textId="77777777" w:rsidTr="00A66704">
        <w:trPr>
          <w:jc w:val="center"/>
        </w:trPr>
        <w:tc>
          <w:tcPr>
            <w:tcW w:w="2520" w:type="dxa"/>
            <w:vAlign w:val="center"/>
          </w:tcPr>
          <w:p w14:paraId="24C7DFAC"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R</w:t>
            </w:r>
          </w:p>
        </w:tc>
        <w:tc>
          <w:tcPr>
            <w:tcW w:w="6390" w:type="dxa"/>
            <w:vAlign w:val="center"/>
          </w:tcPr>
          <w:p w14:paraId="22DC9444"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Recall</w:t>
            </w:r>
          </w:p>
        </w:tc>
      </w:tr>
      <w:tr w:rsidR="0050425E" w:rsidRPr="000534A5" w14:paraId="03C3084C" w14:textId="77777777" w:rsidTr="00A66704">
        <w:trPr>
          <w:jc w:val="center"/>
        </w:trPr>
        <w:tc>
          <w:tcPr>
            <w:tcW w:w="2520" w:type="dxa"/>
            <w:vAlign w:val="center"/>
          </w:tcPr>
          <w:p w14:paraId="7E48EC04"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M</w:t>
            </w:r>
          </w:p>
        </w:tc>
        <w:tc>
          <w:tcPr>
            <w:tcW w:w="6390" w:type="dxa"/>
            <w:vAlign w:val="center"/>
          </w:tcPr>
          <w:p w14:paraId="4E934B78"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Maintenance</w:t>
            </w:r>
          </w:p>
        </w:tc>
      </w:tr>
      <w:tr w:rsidR="0050425E" w:rsidRPr="000534A5" w14:paraId="462598FF" w14:textId="77777777" w:rsidTr="00A66704">
        <w:trPr>
          <w:jc w:val="center"/>
        </w:trPr>
        <w:tc>
          <w:tcPr>
            <w:tcW w:w="2520" w:type="dxa"/>
            <w:vAlign w:val="center"/>
          </w:tcPr>
          <w:p w14:paraId="6C220CF2"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U</w:t>
            </w:r>
          </w:p>
        </w:tc>
        <w:tc>
          <w:tcPr>
            <w:tcW w:w="6390" w:type="dxa"/>
            <w:vAlign w:val="center"/>
          </w:tcPr>
          <w:p w14:paraId="715788BC"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Unknown</w:t>
            </w:r>
          </w:p>
        </w:tc>
      </w:tr>
      <w:tr w:rsidR="0050425E" w:rsidRPr="000534A5" w14:paraId="2A965829" w14:textId="77777777" w:rsidTr="00A66704">
        <w:trPr>
          <w:jc w:val="center"/>
        </w:trPr>
        <w:tc>
          <w:tcPr>
            <w:tcW w:w="2520" w:type="dxa"/>
            <w:vAlign w:val="center"/>
          </w:tcPr>
          <w:p w14:paraId="2B6B3C7D" w14:textId="44A17A0B" w:rsidR="0050425E" w:rsidRPr="000534A5" w:rsidRDefault="0050425E" w:rsidP="006E444F">
            <w:pPr>
              <w:jc w:val="center"/>
              <w:rPr>
                <w:rFonts w:cstheme="minorHAnsi"/>
                <w:color w:val="000000"/>
                <w:sz w:val="24"/>
                <w:szCs w:val="24"/>
              </w:rPr>
            </w:pPr>
            <w:proofErr w:type="spellStart"/>
            <w:proofErr w:type="gramStart"/>
            <w:r w:rsidRPr="000534A5">
              <w:rPr>
                <w:rFonts w:cstheme="minorHAnsi"/>
                <w:b/>
                <w:bCs/>
                <w:color w:val="000000"/>
                <w:sz w:val="24"/>
                <w:szCs w:val="24"/>
                <w:u w:val="single"/>
              </w:rPr>
              <w:t>Alarm:type</w:t>
            </w:r>
            <w:proofErr w:type="spellEnd"/>
            <w:proofErr w:type="gramEnd"/>
          </w:p>
        </w:tc>
        <w:tc>
          <w:tcPr>
            <w:tcW w:w="6390" w:type="dxa"/>
            <w:vAlign w:val="center"/>
          </w:tcPr>
          <w:p w14:paraId="4BFC56AF"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Class of alarm as one of the following strings:</w:t>
            </w:r>
          </w:p>
        </w:tc>
      </w:tr>
      <w:tr w:rsidR="0050425E" w:rsidRPr="000534A5" w14:paraId="54CCF542" w14:textId="77777777" w:rsidTr="00A66704">
        <w:trPr>
          <w:jc w:val="center"/>
        </w:trPr>
        <w:tc>
          <w:tcPr>
            <w:tcW w:w="8910" w:type="dxa"/>
            <w:gridSpan w:val="2"/>
            <w:vAlign w:val="center"/>
          </w:tcPr>
          <w:p w14:paraId="64C0D58A" w14:textId="77777777" w:rsidR="0050425E" w:rsidRPr="000534A5" w:rsidRDefault="0050425E" w:rsidP="006E444F">
            <w:pPr>
              <w:jc w:val="center"/>
              <w:rPr>
                <w:rFonts w:cstheme="minorHAnsi"/>
                <w:color w:val="000000"/>
                <w:sz w:val="24"/>
                <w:szCs w:val="24"/>
              </w:rPr>
            </w:pPr>
            <w:proofErr w:type="spellStart"/>
            <w:r w:rsidRPr="000534A5">
              <w:rPr>
                <w:rFonts w:cstheme="minorHAnsi"/>
                <w:color w:val="000000"/>
                <w:sz w:val="24"/>
                <w:szCs w:val="24"/>
              </w:rPr>
              <w:t>UnspecifiedType</w:t>
            </w:r>
            <w:proofErr w:type="spellEnd"/>
          </w:p>
        </w:tc>
      </w:tr>
      <w:tr w:rsidR="0050425E" w:rsidRPr="000534A5" w14:paraId="069A2373" w14:textId="77777777" w:rsidTr="00A66704">
        <w:trPr>
          <w:jc w:val="center"/>
        </w:trPr>
        <w:tc>
          <w:tcPr>
            <w:tcW w:w="8910" w:type="dxa"/>
            <w:gridSpan w:val="2"/>
            <w:vAlign w:val="center"/>
          </w:tcPr>
          <w:p w14:paraId="55E9D4EB"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Logic</w:t>
            </w:r>
          </w:p>
        </w:tc>
      </w:tr>
      <w:tr w:rsidR="0050425E" w:rsidRPr="000534A5" w14:paraId="0004A981" w14:textId="77777777" w:rsidTr="00A66704">
        <w:trPr>
          <w:jc w:val="center"/>
        </w:trPr>
        <w:tc>
          <w:tcPr>
            <w:tcW w:w="8910" w:type="dxa"/>
            <w:gridSpan w:val="2"/>
            <w:vAlign w:val="center"/>
          </w:tcPr>
          <w:p w14:paraId="624EB1B7"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Heater</w:t>
            </w:r>
          </w:p>
        </w:tc>
      </w:tr>
      <w:tr w:rsidR="0050425E" w:rsidRPr="000534A5" w14:paraId="3FC831E5" w14:textId="77777777" w:rsidTr="00A66704">
        <w:trPr>
          <w:jc w:val="center"/>
        </w:trPr>
        <w:tc>
          <w:tcPr>
            <w:tcW w:w="8910" w:type="dxa"/>
            <w:gridSpan w:val="2"/>
            <w:vAlign w:val="center"/>
          </w:tcPr>
          <w:p w14:paraId="4DE75C2E"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Resource</w:t>
            </w:r>
          </w:p>
        </w:tc>
      </w:tr>
      <w:tr w:rsidR="0050425E" w:rsidRPr="000534A5" w14:paraId="6AA35FF0" w14:textId="77777777" w:rsidTr="00A66704">
        <w:trPr>
          <w:jc w:val="center"/>
        </w:trPr>
        <w:tc>
          <w:tcPr>
            <w:tcW w:w="8910" w:type="dxa"/>
            <w:gridSpan w:val="2"/>
            <w:vAlign w:val="center"/>
          </w:tcPr>
          <w:p w14:paraId="7E2EF614"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Mechanical</w:t>
            </w:r>
          </w:p>
        </w:tc>
      </w:tr>
      <w:tr w:rsidR="0050425E" w:rsidRPr="000534A5" w14:paraId="77B62E7B" w14:textId="77777777" w:rsidTr="00A66704">
        <w:trPr>
          <w:jc w:val="center"/>
        </w:trPr>
        <w:tc>
          <w:tcPr>
            <w:tcW w:w="8910" w:type="dxa"/>
            <w:gridSpan w:val="2"/>
            <w:vAlign w:val="center"/>
          </w:tcPr>
          <w:p w14:paraId="18A47200"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Cartridge</w:t>
            </w:r>
          </w:p>
        </w:tc>
      </w:tr>
      <w:tr w:rsidR="0050425E" w:rsidRPr="000534A5" w14:paraId="700AA8EA" w14:textId="77777777" w:rsidTr="00A66704">
        <w:trPr>
          <w:jc w:val="center"/>
        </w:trPr>
        <w:tc>
          <w:tcPr>
            <w:tcW w:w="8910" w:type="dxa"/>
            <w:gridSpan w:val="2"/>
            <w:vAlign w:val="center"/>
          </w:tcPr>
          <w:p w14:paraId="232225A3"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Open</w:t>
            </w:r>
          </w:p>
        </w:tc>
      </w:tr>
      <w:tr w:rsidR="0050425E" w:rsidRPr="000534A5" w14:paraId="4D03D7F4" w14:textId="77777777" w:rsidTr="00A66704">
        <w:trPr>
          <w:jc w:val="center"/>
        </w:trPr>
        <w:tc>
          <w:tcPr>
            <w:tcW w:w="8910" w:type="dxa"/>
            <w:gridSpan w:val="2"/>
            <w:vAlign w:val="center"/>
          </w:tcPr>
          <w:p w14:paraId="63FF1CE1"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Timeout</w:t>
            </w:r>
          </w:p>
        </w:tc>
      </w:tr>
      <w:tr w:rsidR="0050425E" w:rsidRPr="000534A5" w14:paraId="06F84398" w14:textId="77777777" w:rsidTr="00A66704">
        <w:trPr>
          <w:jc w:val="center"/>
        </w:trPr>
        <w:tc>
          <w:tcPr>
            <w:tcW w:w="8910" w:type="dxa"/>
            <w:gridSpan w:val="2"/>
            <w:vAlign w:val="center"/>
          </w:tcPr>
          <w:p w14:paraId="27807AEB"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Data</w:t>
            </w:r>
          </w:p>
        </w:tc>
      </w:tr>
      <w:tr w:rsidR="0050425E" w:rsidRPr="000534A5" w14:paraId="7B50C269" w14:textId="77777777" w:rsidTr="00A66704">
        <w:trPr>
          <w:jc w:val="center"/>
        </w:trPr>
        <w:tc>
          <w:tcPr>
            <w:tcW w:w="8910" w:type="dxa"/>
            <w:gridSpan w:val="2"/>
            <w:vAlign w:val="center"/>
          </w:tcPr>
          <w:p w14:paraId="7D45D6DC"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Test</w:t>
            </w:r>
          </w:p>
        </w:tc>
      </w:tr>
      <w:tr w:rsidR="0050425E" w:rsidRPr="000534A5" w14:paraId="7496753D" w14:textId="77777777" w:rsidTr="00A66704">
        <w:trPr>
          <w:jc w:val="center"/>
        </w:trPr>
        <w:tc>
          <w:tcPr>
            <w:tcW w:w="2520" w:type="dxa"/>
            <w:vAlign w:val="center"/>
          </w:tcPr>
          <w:p w14:paraId="643F2629" w14:textId="77777777" w:rsidR="0050425E" w:rsidRPr="000534A5" w:rsidRDefault="0050425E" w:rsidP="006E444F">
            <w:pPr>
              <w:jc w:val="center"/>
              <w:rPr>
                <w:rFonts w:cstheme="minorHAnsi"/>
                <w:color w:val="000000"/>
                <w:sz w:val="24"/>
                <w:szCs w:val="24"/>
              </w:rPr>
            </w:pPr>
            <w:proofErr w:type="spellStart"/>
            <w:r w:rsidRPr="000534A5">
              <w:rPr>
                <w:rFonts w:cstheme="minorHAnsi"/>
                <w:color w:val="000000"/>
                <w:sz w:val="24"/>
                <w:szCs w:val="24"/>
              </w:rPr>
              <w:t>pn</w:t>
            </w:r>
            <w:proofErr w:type="spellEnd"/>
          </w:p>
        </w:tc>
        <w:tc>
          <w:tcPr>
            <w:tcW w:w="6390" w:type="dxa"/>
            <w:vAlign w:val="center"/>
          </w:tcPr>
          <w:p w14:paraId="65A7E203" w14:textId="77777777" w:rsidR="0050425E" w:rsidRPr="000534A5" w:rsidRDefault="0050425E" w:rsidP="006E444F">
            <w:pPr>
              <w:jc w:val="center"/>
              <w:rPr>
                <w:rFonts w:cstheme="minorHAnsi"/>
                <w:color w:val="000000"/>
                <w:sz w:val="24"/>
                <w:szCs w:val="24"/>
              </w:rPr>
            </w:pPr>
            <w:r w:rsidRPr="000534A5">
              <w:rPr>
                <w:rFonts w:cstheme="minorHAnsi"/>
                <w:sz w:val="24"/>
                <w:szCs w:val="24"/>
              </w:rPr>
              <w:t>the part number for the software in the instrument. Normal production has a part number of XXXX. rev – is the Revision of the software part number</w:t>
            </w:r>
          </w:p>
        </w:tc>
      </w:tr>
      <w:tr w:rsidR="0050425E" w:rsidRPr="000534A5" w14:paraId="578F325F" w14:textId="77777777" w:rsidTr="00A66704">
        <w:trPr>
          <w:jc w:val="center"/>
        </w:trPr>
        <w:tc>
          <w:tcPr>
            <w:tcW w:w="2520" w:type="dxa"/>
            <w:vAlign w:val="center"/>
          </w:tcPr>
          <w:p w14:paraId="4B1C916E"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version</w:t>
            </w:r>
          </w:p>
        </w:tc>
        <w:tc>
          <w:tcPr>
            <w:tcW w:w="6390" w:type="dxa"/>
            <w:vAlign w:val="center"/>
          </w:tcPr>
          <w:p w14:paraId="220414EF"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Revision of the software part number.</w:t>
            </w:r>
          </w:p>
          <w:p w14:paraId="11A3E4DA"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version – is the Release number of the software as ‘</w:t>
            </w:r>
            <w:proofErr w:type="spellStart"/>
            <w:r w:rsidRPr="000534A5">
              <w:rPr>
                <w:rFonts w:cstheme="minorHAnsi"/>
                <w:color w:val="000000"/>
                <w:sz w:val="24"/>
                <w:szCs w:val="24"/>
              </w:rPr>
              <w:t>Snnn</w:t>
            </w:r>
            <w:proofErr w:type="spellEnd"/>
            <w:r w:rsidRPr="000534A5">
              <w:rPr>
                <w:rFonts w:cstheme="minorHAnsi"/>
                <w:color w:val="000000"/>
                <w:sz w:val="24"/>
                <w:szCs w:val="24"/>
              </w:rPr>
              <w:t>’</w:t>
            </w:r>
          </w:p>
        </w:tc>
      </w:tr>
      <w:tr w:rsidR="0050425E" w:rsidRPr="000534A5" w14:paraId="32225826" w14:textId="77777777" w:rsidTr="00A66704">
        <w:trPr>
          <w:jc w:val="center"/>
        </w:trPr>
        <w:tc>
          <w:tcPr>
            <w:tcW w:w="2520" w:type="dxa"/>
            <w:vAlign w:val="center"/>
          </w:tcPr>
          <w:p w14:paraId="2B8C42AD"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build</w:t>
            </w:r>
          </w:p>
        </w:tc>
        <w:tc>
          <w:tcPr>
            <w:tcW w:w="6390" w:type="dxa"/>
            <w:vAlign w:val="center"/>
          </w:tcPr>
          <w:p w14:paraId="3EE6AA5C" w14:textId="77777777" w:rsidR="0050425E" w:rsidRPr="000534A5" w:rsidRDefault="0050425E" w:rsidP="006E444F">
            <w:pPr>
              <w:jc w:val="center"/>
              <w:rPr>
                <w:rFonts w:cstheme="minorHAnsi"/>
                <w:color w:val="000000"/>
                <w:sz w:val="24"/>
                <w:szCs w:val="24"/>
              </w:rPr>
            </w:pPr>
            <w:r w:rsidRPr="000534A5">
              <w:rPr>
                <w:rFonts w:cstheme="minorHAnsi"/>
                <w:color w:val="000000"/>
                <w:sz w:val="24"/>
                <w:szCs w:val="24"/>
              </w:rPr>
              <w:t>is a date and time string when the software release was built.</w:t>
            </w:r>
          </w:p>
        </w:tc>
      </w:tr>
    </w:tbl>
    <w:p w14:paraId="1F54B5FF" w14:textId="77777777" w:rsidR="00647F52" w:rsidRPr="000534A5" w:rsidRDefault="00647F52">
      <w:pPr>
        <w:rPr>
          <w:rFonts w:cstheme="minorHAnsi"/>
          <w:sz w:val="24"/>
          <w:szCs w:val="24"/>
        </w:rPr>
      </w:pPr>
      <w:r w:rsidRPr="000534A5">
        <w:rPr>
          <w:rFonts w:cstheme="minorHAnsi"/>
          <w:sz w:val="24"/>
          <w:szCs w:val="24"/>
        </w:rPr>
        <w:br w:type="page"/>
      </w:r>
    </w:p>
    <w:tbl>
      <w:tblPr>
        <w:tblStyle w:val="TableGrid"/>
        <w:tblW w:w="10800" w:type="dxa"/>
        <w:tblInd w:w="-725" w:type="dxa"/>
        <w:tblLook w:val="04A0" w:firstRow="1" w:lastRow="0" w:firstColumn="1" w:lastColumn="0" w:noHBand="0" w:noVBand="1"/>
      </w:tblPr>
      <w:tblGrid>
        <w:gridCol w:w="2430"/>
        <w:gridCol w:w="4320"/>
        <w:gridCol w:w="4050"/>
      </w:tblGrid>
      <w:tr w:rsidR="00761564" w14:paraId="0B4BC1B6" w14:textId="77777777" w:rsidTr="00647F52">
        <w:tc>
          <w:tcPr>
            <w:tcW w:w="2430" w:type="dxa"/>
            <w:vAlign w:val="center"/>
          </w:tcPr>
          <w:p w14:paraId="309879BF" w14:textId="77777777" w:rsidR="00761564" w:rsidRPr="006E1750" w:rsidRDefault="00761564" w:rsidP="006E444F">
            <w:pPr>
              <w:jc w:val="center"/>
              <w:rPr>
                <w:sz w:val="24"/>
                <w:szCs w:val="24"/>
              </w:rPr>
            </w:pPr>
            <w:r w:rsidRPr="006E1750">
              <w:rPr>
                <w:rFonts w:ascii="Calibri" w:hAnsi="Calibri" w:cs="Calibri"/>
                <w:b/>
                <w:bCs/>
                <w:color w:val="000000"/>
                <w:sz w:val="24"/>
                <w:szCs w:val="24"/>
              </w:rPr>
              <w:lastRenderedPageBreak/>
              <w:t>Data Element</w:t>
            </w:r>
          </w:p>
        </w:tc>
        <w:tc>
          <w:tcPr>
            <w:tcW w:w="4320" w:type="dxa"/>
            <w:vAlign w:val="center"/>
          </w:tcPr>
          <w:p w14:paraId="648367DB" w14:textId="77777777" w:rsidR="00761564" w:rsidRPr="006E1750" w:rsidRDefault="00761564" w:rsidP="006E444F">
            <w:pPr>
              <w:jc w:val="center"/>
              <w:rPr>
                <w:sz w:val="24"/>
                <w:szCs w:val="24"/>
              </w:rPr>
            </w:pPr>
            <w:r w:rsidRPr="006E1750">
              <w:rPr>
                <w:rFonts w:ascii="Calibri" w:hAnsi="Calibri" w:cs="Calibri"/>
                <w:b/>
                <w:bCs/>
                <w:color w:val="000000"/>
                <w:sz w:val="24"/>
                <w:szCs w:val="24"/>
              </w:rPr>
              <w:t>Description</w:t>
            </w:r>
          </w:p>
        </w:tc>
        <w:tc>
          <w:tcPr>
            <w:tcW w:w="4050" w:type="dxa"/>
            <w:vAlign w:val="center"/>
          </w:tcPr>
          <w:p w14:paraId="203423BD" w14:textId="77777777" w:rsidR="00761564" w:rsidRPr="006E1750" w:rsidRDefault="00761564" w:rsidP="006E444F">
            <w:pPr>
              <w:jc w:val="center"/>
              <w:rPr>
                <w:sz w:val="24"/>
                <w:szCs w:val="24"/>
              </w:rPr>
            </w:pPr>
            <w:r w:rsidRPr="006E1750">
              <w:rPr>
                <w:rFonts w:ascii="Calibri" w:hAnsi="Calibri" w:cs="Calibri"/>
                <w:b/>
                <w:bCs/>
                <w:color w:val="000000"/>
                <w:sz w:val="24"/>
                <w:szCs w:val="24"/>
              </w:rPr>
              <w:t>Output Example</w:t>
            </w:r>
          </w:p>
        </w:tc>
      </w:tr>
      <w:tr w:rsidR="00761564" w14:paraId="647BDE85" w14:textId="77777777" w:rsidTr="00647F52">
        <w:tc>
          <w:tcPr>
            <w:tcW w:w="2430" w:type="dxa"/>
            <w:vAlign w:val="center"/>
          </w:tcPr>
          <w:p w14:paraId="7453117F" w14:textId="77777777" w:rsidR="00761564" w:rsidRPr="00E5795E" w:rsidRDefault="00761564" w:rsidP="006E444F">
            <w:pPr>
              <w:jc w:val="right"/>
              <w:rPr>
                <w:rFonts w:cstheme="minorHAnsi"/>
                <w:sz w:val="20"/>
                <w:szCs w:val="20"/>
              </w:rPr>
            </w:pPr>
            <w:r w:rsidRPr="00E5795E">
              <w:rPr>
                <w:rFonts w:cstheme="minorHAnsi"/>
                <w:color w:val="000000"/>
                <w:sz w:val="20"/>
                <w:szCs w:val="20"/>
              </w:rPr>
              <w:t>VerifyNow instrument type</w:t>
            </w:r>
          </w:p>
        </w:tc>
        <w:tc>
          <w:tcPr>
            <w:tcW w:w="4320" w:type="dxa"/>
            <w:vAlign w:val="center"/>
          </w:tcPr>
          <w:p w14:paraId="31D31FB0" w14:textId="77777777" w:rsidR="00761564" w:rsidRPr="00E5795E" w:rsidRDefault="00761564" w:rsidP="006E444F">
            <w:pPr>
              <w:rPr>
                <w:rFonts w:cstheme="minorHAnsi"/>
                <w:sz w:val="20"/>
                <w:szCs w:val="20"/>
              </w:rPr>
            </w:pPr>
            <w:r w:rsidRPr="00E5795E">
              <w:rPr>
                <w:rFonts w:cstheme="minorHAnsi"/>
                <w:color w:val="000000"/>
                <w:sz w:val="20"/>
                <w:szCs w:val="20"/>
              </w:rPr>
              <w:t xml:space="preserve">For clinical use - </w:t>
            </w:r>
            <w:r w:rsidRPr="00E5795E">
              <w:rPr>
                <w:rFonts w:cstheme="minorHAnsi"/>
                <w:b/>
                <w:bCs/>
                <w:i/>
                <w:iCs/>
                <w:color w:val="FF0000"/>
                <w:sz w:val="20"/>
                <w:szCs w:val="20"/>
              </w:rPr>
              <w:t>not for RUO (research use only) use</w:t>
            </w:r>
          </w:p>
        </w:tc>
        <w:tc>
          <w:tcPr>
            <w:tcW w:w="4050" w:type="dxa"/>
            <w:vAlign w:val="center"/>
          </w:tcPr>
          <w:p w14:paraId="0B7361CE" w14:textId="77777777" w:rsidR="00761564" w:rsidRPr="00E5795E" w:rsidRDefault="00761564" w:rsidP="006E444F">
            <w:pPr>
              <w:rPr>
                <w:rFonts w:cstheme="minorHAnsi"/>
                <w:sz w:val="20"/>
                <w:szCs w:val="20"/>
              </w:rPr>
            </w:pPr>
            <w:proofErr w:type="spellStart"/>
            <w:r w:rsidRPr="00E5795E">
              <w:rPr>
                <w:rFonts w:cstheme="minorHAnsi"/>
                <w:color w:val="000000"/>
                <w:sz w:val="20"/>
                <w:szCs w:val="20"/>
              </w:rPr>
              <w:t>ruo</w:t>
            </w:r>
            <w:proofErr w:type="spellEnd"/>
            <w:r w:rsidRPr="00E5795E">
              <w:rPr>
                <w:rFonts w:cstheme="minorHAnsi"/>
                <w:color w:val="000000"/>
                <w:sz w:val="20"/>
                <w:szCs w:val="20"/>
              </w:rPr>
              <w:t>="no"</w:t>
            </w:r>
          </w:p>
        </w:tc>
      </w:tr>
      <w:tr w:rsidR="00761564" w14:paraId="4D5C86EA" w14:textId="77777777" w:rsidTr="00647F52">
        <w:tc>
          <w:tcPr>
            <w:tcW w:w="2430" w:type="dxa"/>
            <w:vAlign w:val="center"/>
          </w:tcPr>
          <w:p w14:paraId="7F14877A" w14:textId="77777777" w:rsidR="00761564" w:rsidRPr="00E5795E" w:rsidRDefault="00761564" w:rsidP="006E444F">
            <w:pPr>
              <w:jc w:val="right"/>
              <w:rPr>
                <w:rFonts w:cstheme="minorHAnsi"/>
                <w:sz w:val="20"/>
                <w:szCs w:val="20"/>
              </w:rPr>
            </w:pPr>
            <w:r w:rsidRPr="00E5795E">
              <w:rPr>
                <w:rFonts w:cstheme="minorHAnsi"/>
                <w:color w:val="000000"/>
                <w:sz w:val="20"/>
                <w:szCs w:val="20"/>
              </w:rPr>
              <w:t xml:space="preserve">type (or </w:t>
            </w:r>
            <w:r w:rsidRPr="00E5795E">
              <w:rPr>
                <w:rFonts w:cstheme="minorHAnsi"/>
                <w:i/>
                <w:iCs/>
                <w:color w:val="FF0000"/>
                <w:sz w:val="20"/>
                <w:szCs w:val="20"/>
              </w:rPr>
              <w:t>Assay type</w:t>
            </w:r>
            <w:r w:rsidRPr="00E5795E">
              <w:rPr>
                <w:rFonts w:cstheme="minorHAnsi"/>
                <w:color w:val="000000"/>
                <w:sz w:val="20"/>
                <w:szCs w:val="20"/>
              </w:rPr>
              <w:t>)</w:t>
            </w:r>
          </w:p>
        </w:tc>
        <w:tc>
          <w:tcPr>
            <w:tcW w:w="4320" w:type="dxa"/>
            <w:vAlign w:val="center"/>
          </w:tcPr>
          <w:p w14:paraId="519E5A7D" w14:textId="77777777" w:rsidR="00761564" w:rsidRPr="00E5795E" w:rsidRDefault="00761564" w:rsidP="006E444F">
            <w:pPr>
              <w:rPr>
                <w:rFonts w:cstheme="minorHAnsi"/>
                <w:sz w:val="20"/>
                <w:szCs w:val="20"/>
              </w:rPr>
            </w:pPr>
            <w:r w:rsidRPr="00E5795E">
              <w:rPr>
                <w:rFonts w:cstheme="minorHAnsi"/>
                <w:color w:val="000000"/>
                <w:sz w:val="20"/>
                <w:szCs w:val="20"/>
              </w:rPr>
              <w:t>PRUTest or Aspirin Test</w:t>
            </w:r>
          </w:p>
        </w:tc>
        <w:tc>
          <w:tcPr>
            <w:tcW w:w="4050" w:type="dxa"/>
            <w:vAlign w:val="center"/>
          </w:tcPr>
          <w:p w14:paraId="43026153" w14:textId="77777777" w:rsidR="00761564" w:rsidRPr="00E5795E" w:rsidRDefault="00761564" w:rsidP="006E444F">
            <w:pPr>
              <w:rPr>
                <w:rFonts w:cstheme="minorHAnsi"/>
                <w:sz w:val="20"/>
                <w:szCs w:val="20"/>
              </w:rPr>
            </w:pPr>
            <w:r w:rsidRPr="00E5795E">
              <w:rPr>
                <w:rFonts w:cstheme="minorHAnsi"/>
                <w:color w:val="FF0000"/>
                <w:sz w:val="20"/>
                <w:szCs w:val="20"/>
              </w:rPr>
              <w:t>Assay type="</w:t>
            </w:r>
            <w:proofErr w:type="spellStart"/>
            <w:r w:rsidRPr="00E5795E">
              <w:rPr>
                <w:rFonts w:cstheme="minorHAnsi"/>
                <w:color w:val="FF0000"/>
                <w:sz w:val="20"/>
                <w:szCs w:val="20"/>
              </w:rPr>
              <w:t>PRTUest</w:t>
            </w:r>
            <w:proofErr w:type="spellEnd"/>
            <w:r w:rsidRPr="00E5795E">
              <w:rPr>
                <w:rFonts w:cstheme="minorHAnsi"/>
                <w:color w:val="FF0000"/>
                <w:sz w:val="20"/>
                <w:szCs w:val="20"/>
              </w:rPr>
              <w:t>"</w:t>
            </w:r>
          </w:p>
        </w:tc>
      </w:tr>
      <w:tr w:rsidR="00761564" w14:paraId="2B4DDEB3" w14:textId="77777777" w:rsidTr="00647F52">
        <w:tc>
          <w:tcPr>
            <w:tcW w:w="2430" w:type="dxa"/>
            <w:vAlign w:val="center"/>
          </w:tcPr>
          <w:p w14:paraId="71B0B012" w14:textId="4C587741" w:rsidR="00761564" w:rsidRPr="00E5795E" w:rsidRDefault="00761564" w:rsidP="006E444F">
            <w:pPr>
              <w:jc w:val="right"/>
              <w:rPr>
                <w:rFonts w:cstheme="minorHAnsi"/>
                <w:sz w:val="20"/>
                <w:szCs w:val="20"/>
              </w:rPr>
            </w:pPr>
            <w:r w:rsidRPr="00E5795E">
              <w:rPr>
                <w:rFonts w:cstheme="minorHAnsi"/>
                <w:color w:val="000000"/>
                <w:sz w:val="20"/>
                <w:szCs w:val="20"/>
              </w:rPr>
              <w:t>date (</w:t>
            </w:r>
            <w:proofErr w:type="spellStart"/>
            <w:r w:rsidRPr="00E5795E">
              <w:rPr>
                <w:rFonts w:cstheme="minorHAnsi"/>
                <w:color w:val="000000"/>
                <w:sz w:val="20"/>
                <w:szCs w:val="20"/>
              </w:rPr>
              <w:t>testDate</w:t>
            </w:r>
            <w:proofErr w:type="spellEnd"/>
            <w:r w:rsidRPr="00E5795E">
              <w:rPr>
                <w:rFonts w:cstheme="minorHAnsi"/>
                <w:color w:val="000000"/>
                <w:sz w:val="20"/>
                <w:szCs w:val="20"/>
              </w:rPr>
              <w:t>)</w:t>
            </w:r>
          </w:p>
        </w:tc>
        <w:tc>
          <w:tcPr>
            <w:tcW w:w="4320" w:type="dxa"/>
            <w:vAlign w:val="center"/>
          </w:tcPr>
          <w:p w14:paraId="225FA66A" w14:textId="77777777" w:rsidR="00761564" w:rsidRPr="0046038C" w:rsidRDefault="00761564" w:rsidP="006E444F">
            <w:pPr>
              <w:rPr>
                <w:rFonts w:cstheme="minorHAnsi"/>
                <w:sz w:val="20"/>
                <w:szCs w:val="20"/>
              </w:rPr>
            </w:pPr>
            <w:r w:rsidRPr="0046038C">
              <w:rPr>
                <w:rFonts w:cstheme="minorHAnsi"/>
                <w:sz w:val="20"/>
                <w:szCs w:val="20"/>
              </w:rPr>
              <w:t>Formatted date in the form: “dd-mmm-</w:t>
            </w:r>
            <w:proofErr w:type="spellStart"/>
            <w:r w:rsidRPr="0046038C">
              <w:rPr>
                <w:rFonts w:cstheme="minorHAnsi"/>
                <w:sz w:val="20"/>
                <w:szCs w:val="20"/>
              </w:rPr>
              <w:t>yyyy</w:t>
            </w:r>
            <w:proofErr w:type="spellEnd"/>
            <w:r w:rsidRPr="0046038C">
              <w:rPr>
                <w:rFonts w:cstheme="minorHAnsi"/>
                <w:sz w:val="20"/>
                <w:szCs w:val="20"/>
              </w:rPr>
              <w:t>”</w:t>
            </w:r>
          </w:p>
        </w:tc>
        <w:tc>
          <w:tcPr>
            <w:tcW w:w="4050" w:type="dxa"/>
            <w:vAlign w:val="center"/>
          </w:tcPr>
          <w:p w14:paraId="4A7FFE5C" w14:textId="694E77C2" w:rsidR="00761564" w:rsidRPr="0046038C" w:rsidRDefault="00761564" w:rsidP="006E444F">
            <w:pPr>
              <w:rPr>
                <w:rFonts w:cstheme="minorHAnsi"/>
                <w:sz w:val="20"/>
                <w:szCs w:val="20"/>
              </w:rPr>
            </w:pPr>
            <w:proofErr w:type="spellStart"/>
            <w:r w:rsidRPr="0046038C">
              <w:rPr>
                <w:rFonts w:cstheme="minorHAnsi"/>
                <w:sz w:val="20"/>
                <w:szCs w:val="20"/>
              </w:rPr>
              <w:t>testDate</w:t>
            </w:r>
            <w:proofErr w:type="spellEnd"/>
            <w:r w:rsidRPr="0046038C">
              <w:rPr>
                <w:rFonts w:cstheme="minorHAnsi"/>
                <w:sz w:val="20"/>
                <w:szCs w:val="20"/>
              </w:rPr>
              <w:t>="14-Oct-2020"</w:t>
            </w:r>
          </w:p>
        </w:tc>
      </w:tr>
      <w:tr w:rsidR="00761564" w14:paraId="3F131472" w14:textId="77777777" w:rsidTr="00647F52">
        <w:tc>
          <w:tcPr>
            <w:tcW w:w="2430" w:type="dxa"/>
            <w:vAlign w:val="center"/>
          </w:tcPr>
          <w:p w14:paraId="6565333F" w14:textId="0F26292D" w:rsidR="00761564" w:rsidRPr="00E5795E" w:rsidRDefault="00761564" w:rsidP="006E444F">
            <w:pPr>
              <w:jc w:val="right"/>
              <w:rPr>
                <w:rFonts w:cstheme="minorHAnsi"/>
                <w:sz w:val="20"/>
                <w:szCs w:val="20"/>
              </w:rPr>
            </w:pPr>
            <w:r w:rsidRPr="00E5795E">
              <w:rPr>
                <w:rFonts w:cstheme="minorHAnsi"/>
                <w:color w:val="000000"/>
                <w:sz w:val="20"/>
                <w:szCs w:val="20"/>
              </w:rPr>
              <w:t>time (</w:t>
            </w:r>
            <w:proofErr w:type="spellStart"/>
            <w:r w:rsidRPr="00E5795E">
              <w:rPr>
                <w:rFonts w:cstheme="minorHAnsi"/>
                <w:color w:val="000000"/>
                <w:sz w:val="20"/>
                <w:szCs w:val="20"/>
              </w:rPr>
              <w:t>testTime</w:t>
            </w:r>
            <w:proofErr w:type="spellEnd"/>
            <w:r w:rsidRPr="00E5795E">
              <w:rPr>
                <w:rFonts w:cstheme="minorHAnsi"/>
                <w:color w:val="000000"/>
                <w:sz w:val="20"/>
                <w:szCs w:val="20"/>
              </w:rPr>
              <w:t>)</w:t>
            </w:r>
          </w:p>
        </w:tc>
        <w:tc>
          <w:tcPr>
            <w:tcW w:w="4320" w:type="dxa"/>
            <w:vAlign w:val="center"/>
          </w:tcPr>
          <w:p w14:paraId="766BD6E5" w14:textId="77777777" w:rsidR="00761564" w:rsidRPr="00E5795E" w:rsidRDefault="00761564" w:rsidP="006E444F">
            <w:pPr>
              <w:rPr>
                <w:rFonts w:cstheme="minorHAnsi"/>
                <w:sz w:val="20"/>
                <w:szCs w:val="20"/>
              </w:rPr>
            </w:pPr>
            <w:r w:rsidRPr="00E5795E">
              <w:rPr>
                <w:rFonts w:cstheme="minorHAnsi"/>
                <w:color w:val="000000"/>
                <w:sz w:val="20"/>
                <w:szCs w:val="20"/>
              </w:rPr>
              <w:t>Formatted 24 hour clock time in the form: “</w:t>
            </w:r>
            <w:proofErr w:type="spellStart"/>
            <w:r w:rsidRPr="00E5795E">
              <w:rPr>
                <w:rFonts w:cstheme="minorHAnsi"/>
                <w:color w:val="000000"/>
                <w:sz w:val="20"/>
                <w:szCs w:val="20"/>
              </w:rPr>
              <w:t>hh:</w:t>
            </w:r>
            <w:proofErr w:type="gramStart"/>
            <w:r w:rsidRPr="00E5795E">
              <w:rPr>
                <w:rFonts w:cstheme="minorHAnsi"/>
                <w:color w:val="000000"/>
                <w:sz w:val="20"/>
                <w:szCs w:val="20"/>
              </w:rPr>
              <w:t>mm:ss</w:t>
            </w:r>
            <w:proofErr w:type="spellEnd"/>
            <w:proofErr w:type="gramEnd"/>
            <w:r w:rsidRPr="00E5795E">
              <w:rPr>
                <w:rFonts w:cstheme="minorHAnsi"/>
                <w:color w:val="000000"/>
                <w:sz w:val="20"/>
                <w:szCs w:val="20"/>
              </w:rPr>
              <w:t>”</w:t>
            </w:r>
          </w:p>
        </w:tc>
        <w:tc>
          <w:tcPr>
            <w:tcW w:w="4050" w:type="dxa"/>
            <w:vAlign w:val="center"/>
          </w:tcPr>
          <w:p w14:paraId="221FF552" w14:textId="283BAECC" w:rsidR="00761564" w:rsidRPr="0046038C" w:rsidRDefault="00761564" w:rsidP="006E444F">
            <w:pPr>
              <w:rPr>
                <w:rFonts w:cstheme="minorHAnsi"/>
                <w:sz w:val="20"/>
                <w:szCs w:val="20"/>
              </w:rPr>
            </w:pPr>
            <w:proofErr w:type="spellStart"/>
            <w:r w:rsidRPr="0046038C">
              <w:rPr>
                <w:rFonts w:cstheme="minorHAnsi"/>
                <w:sz w:val="20"/>
                <w:szCs w:val="20"/>
              </w:rPr>
              <w:t>testTime</w:t>
            </w:r>
            <w:proofErr w:type="spellEnd"/>
            <w:r w:rsidRPr="0046038C">
              <w:rPr>
                <w:rFonts w:cstheme="minorHAnsi"/>
                <w:sz w:val="20"/>
                <w:szCs w:val="20"/>
              </w:rPr>
              <w:t>="16:38:09</w:t>
            </w:r>
          </w:p>
        </w:tc>
      </w:tr>
      <w:tr w:rsidR="00761564" w14:paraId="379C4570" w14:textId="77777777" w:rsidTr="00647F52">
        <w:tc>
          <w:tcPr>
            <w:tcW w:w="2430" w:type="dxa"/>
            <w:vAlign w:val="center"/>
          </w:tcPr>
          <w:p w14:paraId="5A042218" w14:textId="77777777" w:rsidR="00761564" w:rsidRPr="00E5795E" w:rsidRDefault="00761564" w:rsidP="006E444F">
            <w:pPr>
              <w:jc w:val="right"/>
              <w:rPr>
                <w:rFonts w:cstheme="minorHAnsi"/>
                <w:sz w:val="20"/>
                <w:szCs w:val="20"/>
              </w:rPr>
            </w:pPr>
            <w:r w:rsidRPr="00E5795E">
              <w:rPr>
                <w:rFonts w:cstheme="minorHAnsi"/>
                <w:sz w:val="20"/>
                <w:szCs w:val="20"/>
              </w:rPr>
              <w:t>value (for PRUTest and Aspirin Test)</w:t>
            </w:r>
          </w:p>
        </w:tc>
        <w:tc>
          <w:tcPr>
            <w:tcW w:w="4320" w:type="dxa"/>
            <w:vAlign w:val="center"/>
          </w:tcPr>
          <w:p w14:paraId="6B9CD3E6" w14:textId="77777777" w:rsidR="00761564" w:rsidRPr="00E5795E" w:rsidRDefault="00761564" w:rsidP="006E444F">
            <w:pPr>
              <w:rPr>
                <w:rFonts w:cstheme="minorHAnsi"/>
                <w:sz w:val="20"/>
                <w:szCs w:val="20"/>
              </w:rPr>
            </w:pPr>
            <w:r w:rsidRPr="00E5795E">
              <w:rPr>
                <w:rFonts w:cstheme="minorHAnsi"/>
                <w:color w:val="000000"/>
                <w:sz w:val="20"/>
                <w:szCs w:val="20"/>
              </w:rPr>
              <w:t xml:space="preserve"> For PRUTest and Aspirin Test the value is a </w:t>
            </w:r>
            <w:r w:rsidRPr="00E5795E">
              <w:rPr>
                <w:rFonts w:cstheme="minorHAnsi"/>
                <w:color w:val="FF0000"/>
                <w:sz w:val="20"/>
                <w:szCs w:val="20"/>
              </w:rPr>
              <w:t>decimal</w:t>
            </w:r>
            <w:r w:rsidRPr="00E5795E">
              <w:rPr>
                <w:rFonts w:cstheme="minorHAnsi"/>
                <w:color w:val="000000"/>
                <w:sz w:val="20"/>
                <w:szCs w:val="20"/>
              </w:rPr>
              <w:t xml:space="preserve"> number (PRU and ARU, respectively)</w:t>
            </w:r>
          </w:p>
        </w:tc>
        <w:tc>
          <w:tcPr>
            <w:tcW w:w="4050" w:type="dxa"/>
            <w:vAlign w:val="center"/>
          </w:tcPr>
          <w:p w14:paraId="7A7A0EF2" w14:textId="77777777" w:rsidR="00761564" w:rsidRPr="00E5795E" w:rsidRDefault="00761564" w:rsidP="006E444F">
            <w:pPr>
              <w:rPr>
                <w:rFonts w:cstheme="minorHAnsi"/>
                <w:sz w:val="20"/>
                <w:szCs w:val="20"/>
              </w:rPr>
            </w:pPr>
            <w:proofErr w:type="spellStart"/>
            <w:r w:rsidRPr="00E5795E">
              <w:rPr>
                <w:rFonts w:cstheme="minorHAnsi"/>
                <w:color w:val="000000"/>
                <w:sz w:val="20"/>
                <w:szCs w:val="20"/>
              </w:rPr>
              <w:t>wqc</w:t>
            </w:r>
            <w:proofErr w:type="spellEnd"/>
            <w:r w:rsidRPr="00E5795E">
              <w:rPr>
                <w:rFonts w:cstheme="minorHAnsi"/>
                <w:color w:val="000000"/>
                <w:sz w:val="20"/>
                <w:szCs w:val="20"/>
              </w:rPr>
              <w:t>="No" value="0266"</w:t>
            </w:r>
          </w:p>
        </w:tc>
      </w:tr>
      <w:tr w:rsidR="00761564" w14:paraId="6FE01D03" w14:textId="77777777" w:rsidTr="00647F52">
        <w:tc>
          <w:tcPr>
            <w:tcW w:w="2430" w:type="dxa"/>
            <w:vAlign w:val="center"/>
          </w:tcPr>
          <w:p w14:paraId="0120A658" w14:textId="77777777" w:rsidR="00761564" w:rsidRPr="00E5795E" w:rsidRDefault="00761564" w:rsidP="006E444F">
            <w:pPr>
              <w:jc w:val="right"/>
              <w:rPr>
                <w:rFonts w:cstheme="minorHAnsi"/>
                <w:sz w:val="20"/>
                <w:szCs w:val="20"/>
              </w:rPr>
            </w:pPr>
            <w:r w:rsidRPr="00E5795E">
              <w:rPr>
                <w:rFonts w:cstheme="minorHAnsi"/>
                <w:sz w:val="20"/>
                <w:szCs w:val="20"/>
              </w:rPr>
              <w:t>value (for WQC)</w:t>
            </w:r>
          </w:p>
        </w:tc>
        <w:tc>
          <w:tcPr>
            <w:tcW w:w="4320" w:type="dxa"/>
            <w:vAlign w:val="center"/>
          </w:tcPr>
          <w:p w14:paraId="5C9A2A7A" w14:textId="77777777" w:rsidR="00761564" w:rsidRPr="00E5795E" w:rsidRDefault="00761564" w:rsidP="006E444F">
            <w:pPr>
              <w:rPr>
                <w:rFonts w:cstheme="minorHAnsi"/>
                <w:sz w:val="20"/>
                <w:szCs w:val="20"/>
              </w:rPr>
            </w:pPr>
            <w:r w:rsidRPr="00E5795E">
              <w:rPr>
                <w:rFonts w:cstheme="minorHAnsi"/>
                <w:color w:val="000000"/>
                <w:sz w:val="20"/>
                <w:szCs w:val="20"/>
              </w:rPr>
              <w:t xml:space="preserve">For WQC using PRUTest cartridge or Aspirin Test cartridge, the value is a </w:t>
            </w:r>
            <w:r w:rsidRPr="00E5795E">
              <w:rPr>
                <w:rFonts w:cstheme="minorHAnsi"/>
                <w:color w:val="FF0000"/>
                <w:sz w:val="20"/>
                <w:szCs w:val="20"/>
              </w:rPr>
              <w:t>decimal</w:t>
            </w:r>
            <w:r w:rsidRPr="00E5795E">
              <w:rPr>
                <w:rFonts w:cstheme="minorHAnsi"/>
                <w:color w:val="000000"/>
                <w:sz w:val="20"/>
                <w:szCs w:val="20"/>
              </w:rPr>
              <w:t xml:space="preserve"> number (PRU and ARU, respectively)</w:t>
            </w:r>
          </w:p>
        </w:tc>
        <w:tc>
          <w:tcPr>
            <w:tcW w:w="4050" w:type="dxa"/>
            <w:vAlign w:val="center"/>
          </w:tcPr>
          <w:p w14:paraId="215C601E" w14:textId="77777777" w:rsidR="00761564" w:rsidRPr="00E5795E" w:rsidRDefault="00761564" w:rsidP="006E444F">
            <w:pPr>
              <w:rPr>
                <w:rFonts w:cstheme="minorHAnsi"/>
                <w:sz w:val="20"/>
                <w:szCs w:val="20"/>
              </w:rPr>
            </w:pPr>
            <w:proofErr w:type="spellStart"/>
            <w:r w:rsidRPr="00E5795E">
              <w:rPr>
                <w:rFonts w:cstheme="minorHAnsi"/>
                <w:color w:val="000000"/>
                <w:sz w:val="20"/>
                <w:szCs w:val="20"/>
              </w:rPr>
              <w:t>wqc</w:t>
            </w:r>
            <w:proofErr w:type="spellEnd"/>
            <w:r w:rsidRPr="00E5795E">
              <w:rPr>
                <w:rFonts w:cstheme="minorHAnsi"/>
                <w:color w:val="000000"/>
                <w:sz w:val="20"/>
                <w:szCs w:val="20"/>
              </w:rPr>
              <w:t>="Yes" value="0575"</w:t>
            </w:r>
          </w:p>
        </w:tc>
      </w:tr>
      <w:tr w:rsidR="00761564" w14:paraId="46DF6578" w14:textId="77777777" w:rsidTr="00647F52">
        <w:tc>
          <w:tcPr>
            <w:tcW w:w="2430" w:type="dxa"/>
            <w:vAlign w:val="center"/>
          </w:tcPr>
          <w:p w14:paraId="03C5EC30" w14:textId="77777777" w:rsidR="00761564" w:rsidRPr="00E5795E" w:rsidRDefault="00761564" w:rsidP="006E444F">
            <w:pPr>
              <w:jc w:val="right"/>
              <w:rPr>
                <w:rFonts w:cstheme="minorHAnsi"/>
                <w:sz w:val="20"/>
                <w:szCs w:val="20"/>
              </w:rPr>
            </w:pPr>
            <w:r w:rsidRPr="00E5795E">
              <w:rPr>
                <w:rFonts w:cstheme="minorHAnsi"/>
                <w:color w:val="000000"/>
                <w:sz w:val="20"/>
                <w:szCs w:val="20"/>
              </w:rPr>
              <w:t>fail</w:t>
            </w:r>
          </w:p>
        </w:tc>
        <w:tc>
          <w:tcPr>
            <w:tcW w:w="4320" w:type="dxa"/>
            <w:vAlign w:val="center"/>
          </w:tcPr>
          <w:p w14:paraId="5B0296B9" w14:textId="77777777" w:rsidR="00761564" w:rsidRPr="00E5795E" w:rsidRDefault="00761564" w:rsidP="006E444F">
            <w:pPr>
              <w:rPr>
                <w:rFonts w:cstheme="minorHAnsi"/>
                <w:sz w:val="20"/>
                <w:szCs w:val="20"/>
              </w:rPr>
            </w:pPr>
            <w:r w:rsidRPr="00E5795E">
              <w:rPr>
                <w:rFonts w:cstheme="minorHAnsi"/>
                <w:color w:val="000000"/>
                <w:sz w:val="20"/>
                <w:szCs w:val="20"/>
              </w:rPr>
              <w:t>For Aspirin and PRUTest, indicates a bad control channel value.</w:t>
            </w:r>
          </w:p>
        </w:tc>
        <w:tc>
          <w:tcPr>
            <w:tcW w:w="4050" w:type="dxa"/>
            <w:vAlign w:val="center"/>
          </w:tcPr>
          <w:p w14:paraId="0D5D1445" w14:textId="77777777" w:rsidR="00761564" w:rsidRPr="00E5795E" w:rsidRDefault="00761564" w:rsidP="006E444F">
            <w:pPr>
              <w:rPr>
                <w:rFonts w:cstheme="minorHAnsi"/>
                <w:sz w:val="20"/>
                <w:szCs w:val="20"/>
              </w:rPr>
            </w:pPr>
            <w:r w:rsidRPr="00E5795E">
              <w:rPr>
                <w:rFonts w:cstheme="minorHAnsi"/>
                <w:color w:val="000000"/>
                <w:sz w:val="20"/>
                <w:szCs w:val="20"/>
              </w:rPr>
              <w:t>The ‘value’ attribute is suppressed in this case.</w:t>
            </w:r>
          </w:p>
        </w:tc>
      </w:tr>
      <w:tr w:rsidR="00761564" w14:paraId="605EE12B" w14:textId="77777777" w:rsidTr="00647F52">
        <w:tc>
          <w:tcPr>
            <w:tcW w:w="2430" w:type="dxa"/>
            <w:vAlign w:val="center"/>
          </w:tcPr>
          <w:p w14:paraId="03449499" w14:textId="77777777" w:rsidR="00761564" w:rsidRPr="00E5795E" w:rsidRDefault="00761564" w:rsidP="006E444F">
            <w:pPr>
              <w:jc w:val="right"/>
              <w:rPr>
                <w:rFonts w:cstheme="minorHAnsi"/>
                <w:sz w:val="20"/>
                <w:szCs w:val="20"/>
              </w:rPr>
            </w:pPr>
            <w:r w:rsidRPr="00E5795E">
              <w:rPr>
                <w:rFonts w:cstheme="minorHAnsi"/>
                <w:color w:val="000000"/>
                <w:sz w:val="20"/>
                <w:szCs w:val="20"/>
              </w:rPr>
              <w:t>serial</w:t>
            </w:r>
          </w:p>
        </w:tc>
        <w:tc>
          <w:tcPr>
            <w:tcW w:w="4320" w:type="dxa"/>
            <w:vAlign w:val="center"/>
          </w:tcPr>
          <w:p w14:paraId="7905698D" w14:textId="77777777" w:rsidR="00761564" w:rsidRPr="00E5795E" w:rsidRDefault="00761564" w:rsidP="006E444F">
            <w:pPr>
              <w:rPr>
                <w:rFonts w:cstheme="minorHAnsi"/>
                <w:sz w:val="20"/>
                <w:szCs w:val="20"/>
              </w:rPr>
            </w:pPr>
            <w:r w:rsidRPr="00E5795E">
              <w:rPr>
                <w:rFonts w:cstheme="minorHAnsi"/>
                <w:color w:val="000000"/>
                <w:sz w:val="20"/>
                <w:szCs w:val="20"/>
              </w:rPr>
              <w:t>The instrument serial number</w:t>
            </w:r>
          </w:p>
        </w:tc>
        <w:tc>
          <w:tcPr>
            <w:tcW w:w="4050" w:type="dxa"/>
            <w:vAlign w:val="center"/>
          </w:tcPr>
          <w:p w14:paraId="5FAF3A5D" w14:textId="77777777" w:rsidR="00761564" w:rsidRPr="00E5795E" w:rsidRDefault="00761564" w:rsidP="006E444F">
            <w:pPr>
              <w:rPr>
                <w:rFonts w:cstheme="minorHAnsi"/>
                <w:sz w:val="20"/>
                <w:szCs w:val="20"/>
              </w:rPr>
            </w:pPr>
            <w:r w:rsidRPr="00E5795E">
              <w:rPr>
                <w:rFonts w:cstheme="minorHAnsi"/>
                <w:color w:val="000000"/>
                <w:sz w:val="20"/>
                <w:szCs w:val="20"/>
              </w:rPr>
              <w:t>serial'"1201"</w:t>
            </w:r>
          </w:p>
        </w:tc>
      </w:tr>
      <w:tr w:rsidR="00761564" w14:paraId="26A13DA1" w14:textId="77777777" w:rsidTr="00647F52">
        <w:tc>
          <w:tcPr>
            <w:tcW w:w="2430" w:type="dxa"/>
            <w:vAlign w:val="center"/>
          </w:tcPr>
          <w:p w14:paraId="32F1113A" w14:textId="77777777" w:rsidR="00761564" w:rsidRPr="00E5795E" w:rsidRDefault="00761564" w:rsidP="006E444F">
            <w:pPr>
              <w:jc w:val="right"/>
              <w:rPr>
                <w:rFonts w:cstheme="minorHAnsi"/>
                <w:sz w:val="20"/>
                <w:szCs w:val="20"/>
              </w:rPr>
            </w:pPr>
            <w:proofErr w:type="spellStart"/>
            <w:r w:rsidRPr="00E5795E">
              <w:rPr>
                <w:rFonts w:cstheme="minorHAnsi"/>
                <w:color w:val="000000"/>
                <w:sz w:val="20"/>
                <w:szCs w:val="20"/>
              </w:rPr>
              <w:t>lcf</w:t>
            </w:r>
            <w:proofErr w:type="spellEnd"/>
          </w:p>
        </w:tc>
        <w:tc>
          <w:tcPr>
            <w:tcW w:w="4320" w:type="dxa"/>
            <w:vAlign w:val="center"/>
          </w:tcPr>
          <w:p w14:paraId="652EB968" w14:textId="77777777" w:rsidR="00761564" w:rsidRPr="00E5795E" w:rsidRDefault="00761564" w:rsidP="006E444F">
            <w:pPr>
              <w:rPr>
                <w:rFonts w:cstheme="minorHAnsi"/>
                <w:sz w:val="20"/>
                <w:szCs w:val="20"/>
              </w:rPr>
            </w:pPr>
            <w:r w:rsidRPr="00E5795E">
              <w:rPr>
                <w:rFonts w:cstheme="minorHAnsi"/>
                <w:color w:val="000000"/>
                <w:sz w:val="20"/>
                <w:szCs w:val="20"/>
              </w:rPr>
              <w:t>Lot correction factor from the Lot barcode - for WQC and Patient tests</w:t>
            </w:r>
          </w:p>
        </w:tc>
        <w:tc>
          <w:tcPr>
            <w:tcW w:w="4050" w:type="dxa"/>
            <w:vAlign w:val="center"/>
          </w:tcPr>
          <w:p w14:paraId="4C8BB4BB" w14:textId="77777777" w:rsidR="00761564" w:rsidRPr="00E5795E" w:rsidRDefault="00761564" w:rsidP="006E444F">
            <w:pPr>
              <w:rPr>
                <w:rFonts w:cstheme="minorHAnsi"/>
                <w:sz w:val="20"/>
                <w:szCs w:val="20"/>
              </w:rPr>
            </w:pPr>
            <w:r w:rsidRPr="00E5795E">
              <w:rPr>
                <w:rFonts w:cstheme="minorHAnsi"/>
                <w:color w:val="000000"/>
                <w:sz w:val="20"/>
                <w:szCs w:val="20"/>
              </w:rPr>
              <w:t>This is only presented with the data on an instrument's Net Folder operation.</w:t>
            </w:r>
          </w:p>
        </w:tc>
      </w:tr>
      <w:tr w:rsidR="00761564" w14:paraId="587C5116" w14:textId="77777777" w:rsidTr="00647F52">
        <w:tc>
          <w:tcPr>
            <w:tcW w:w="2430" w:type="dxa"/>
            <w:vAlign w:val="center"/>
          </w:tcPr>
          <w:p w14:paraId="12C61F36" w14:textId="77777777" w:rsidR="00761564" w:rsidRPr="00E5795E" w:rsidRDefault="00761564" w:rsidP="006E444F">
            <w:pPr>
              <w:jc w:val="right"/>
              <w:rPr>
                <w:rFonts w:cstheme="minorHAnsi"/>
                <w:sz w:val="20"/>
                <w:szCs w:val="20"/>
              </w:rPr>
            </w:pPr>
            <w:r w:rsidRPr="00E5795E">
              <w:rPr>
                <w:rFonts w:cstheme="minorHAnsi"/>
                <w:color w:val="000000"/>
                <w:sz w:val="20"/>
                <w:szCs w:val="20"/>
              </w:rPr>
              <w:t>lot</w:t>
            </w:r>
          </w:p>
        </w:tc>
        <w:tc>
          <w:tcPr>
            <w:tcW w:w="4320" w:type="dxa"/>
            <w:vAlign w:val="center"/>
          </w:tcPr>
          <w:p w14:paraId="55A8064D" w14:textId="77777777" w:rsidR="00761564" w:rsidRPr="00E5795E" w:rsidRDefault="00761564" w:rsidP="006E444F">
            <w:pPr>
              <w:rPr>
                <w:rFonts w:cstheme="minorHAnsi"/>
                <w:sz w:val="20"/>
                <w:szCs w:val="20"/>
              </w:rPr>
            </w:pPr>
            <w:r w:rsidRPr="00E5795E">
              <w:rPr>
                <w:rFonts w:cstheme="minorHAnsi"/>
                <w:color w:val="000000"/>
                <w:sz w:val="20"/>
                <w:szCs w:val="20"/>
              </w:rPr>
              <w:t>The 4-digit lot number of the cartridge used for the assay</w:t>
            </w:r>
          </w:p>
        </w:tc>
        <w:tc>
          <w:tcPr>
            <w:tcW w:w="4050" w:type="dxa"/>
            <w:vAlign w:val="center"/>
          </w:tcPr>
          <w:p w14:paraId="2A068DD8" w14:textId="77777777" w:rsidR="00761564" w:rsidRPr="00E5795E" w:rsidRDefault="00761564" w:rsidP="006E444F">
            <w:pPr>
              <w:rPr>
                <w:rFonts w:cstheme="minorHAnsi"/>
                <w:sz w:val="20"/>
                <w:szCs w:val="20"/>
              </w:rPr>
            </w:pPr>
            <w:r w:rsidRPr="00E5795E">
              <w:rPr>
                <w:rFonts w:cstheme="minorHAnsi"/>
                <w:color w:val="000000"/>
                <w:sz w:val="20"/>
                <w:szCs w:val="20"/>
              </w:rPr>
              <w:t>lot="3999"</w:t>
            </w:r>
          </w:p>
        </w:tc>
      </w:tr>
      <w:tr w:rsidR="00761564" w14:paraId="06B9D888" w14:textId="77777777" w:rsidTr="00647F52">
        <w:tc>
          <w:tcPr>
            <w:tcW w:w="2430" w:type="dxa"/>
            <w:vAlign w:val="center"/>
          </w:tcPr>
          <w:p w14:paraId="343FACFB" w14:textId="77777777" w:rsidR="00761564" w:rsidRPr="00E5795E" w:rsidRDefault="00761564" w:rsidP="006E444F">
            <w:pPr>
              <w:jc w:val="right"/>
              <w:rPr>
                <w:rFonts w:cstheme="minorHAnsi"/>
                <w:sz w:val="20"/>
                <w:szCs w:val="20"/>
              </w:rPr>
            </w:pPr>
            <w:proofErr w:type="spellStart"/>
            <w:r w:rsidRPr="00E5795E">
              <w:rPr>
                <w:rFonts w:cstheme="minorHAnsi"/>
                <w:color w:val="000000"/>
                <w:sz w:val="20"/>
                <w:szCs w:val="20"/>
              </w:rPr>
              <w:t>opid</w:t>
            </w:r>
            <w:proofErr w:type="spellEnd"/>
          </w:p>
        </w:tc>
        <w:tc>
          <w:tcPr>
            <w:tcW w:w="4320" w:type="dxa"/>
            <w:vAlign w:val="center"/>
          </w:tcPr>
          <w:p w14:paraId="09DBF9EB" w14:textId="77777777" w:rsidR="00761564" w:rsidRPr="00E5795E" w:rsidRDefault="00761564" w:rsidP="006E444F">
            <w:pPr>
              <w:rPr>
                <w:rFonts w:cstheme="minorHAnsi"/>
                <w:sz w:val="20"/>
                <w:szCs w:val="20"/>
              </w:rPr>
            </w:pPr>
            <w:r w:rsidRPr="00E5795E">
              <w:rPr>
                <w:rFonts w:cstheme="minorHAnsi"/>
                <w:color w:val="000000"/>
                <w:sz w:val="20"/>
                <w:szCs w:val="20"/>
              </w:rPr>
              <w:t>If the instrument has been configured to use passwords, the Operator identifier</w:t>
            </w:r>
          </w:p>
        </w:tc>
        <w:tc>
          <w:tcPr>
            <w:tcW w:w="4050" w:type="dxa"/>
            <w:vAlign w:val="center"/>
          </w:tcPr>
          <w:p w14:paraId="570F72F4" w14:textId="77777777" w:rsidR="00761564" w:rsidRPr="00E5795E" w:rsidRDefault="00761564" w:rsidP="006E444F">
            <w:pPr>
              <w:rPr>
                <w:rFonts w:cstheme="minorHAnsi"/>
                <w:sz w:val="20"/>
                <w:szCs w:val="20"/>
              </w:rPr>
            </w:pPr>
            <w:proofErr w:type="spellStart"/>
            <w:r w:rsidRPr="00E5795E">
              <w:rPr>
                <w:rFonts w:cstheme="minorHAnsi"/>
                <w:color w:val="000000"/>
                <w:sz w:val="20"/>
                <w:szCs w:val="20"/>
              </w:rPr>
              <w:t>opid</w:t>
            </w:r>
            <w:proofErr w:type="spellEnd"/>
            <w:r w:rsidRPr="00E5795E">
              <w:rPr>
                <w:rFonts w:cstheme="minorHAnsi"/>
                <w:color w:val="000000"/>
                <w:sz w:val="20"/>
                <w:szCs w:val="20"/>
              </w:rPr>
              <w:t xml:space="preserve">=" ".  If </w:t>
            </w:r>
            <w:proofErr w:type="spellStart"/>
            <w:r w:rsidRPr="00E5795E">
              <w:rPr>
                <w:rFonts w:cstheme="minorHAnsi"/>
                <w:color w:val="000000"/>
                <w:sz w:val="20"/>
                <w:szCs w:val="20"/>
              </w:rPr>
              <w:t>opid</w:t>
            </w:r>
            <w:proofErr w:type="spellEnd"/>
            <w:r w:rsidRPr="00E5795E">
              <w:rPr>
                <w:rFonts w:cstheme="minorHAnsi"/>
                <w:color w:val="000000"/>
                <w:sz w:val="20"/>
                <w:szCs w:val="20"/>
              </w:rPr>
              <w:t xml:space="preserve"> is activated, the </w:t>
            </w:r>
            <w:proofErr w:type="spellStart"/>
            <w:r w:rsidRPr="00E5795E">
              <w:rPr>
                <w:rFonts w:cstheme="minorHAnsi"/>
                <w:color w:val="000000"/>
                <w:sz w:val="20"/>
                <w:szCs w:val="20"/>
              </w:rPr>
              <w:t>opid</w:t>
            </w:r>
            <w:proofErr w:type="spellEnd"/>
            <w:r w:rsidRPr="00E5795E">
              <w:rPr>
                <w:rFonts w:cstheme="minorHAnsi"/>
                <w:color w:val="000000"/>
                <w:sz w:val="20"/>
                <w:szCs w:val="20"/>
              </w:rPr>
              <w:t xml:space="preserve"> will be displayed, </w:t>
            </w:r>
            <w:proofErr w:type="gramStart"/>
            <w:r w:rsidRPr="00E5795E">
              <w:rPr>
                <w:rFonts w:cstheme="minorHAnsi"/>
                <w:color w:val="000000"/>
                <w:sz w:val="20"/>
                <w:szCs w:val="20"/>
              </w:rPr>
              <w:t>e.g.</w:t>
            </w:r>
            <w:proofErr w:type="gramEnd"/>
            <w:r w:rsidRPr="00E5795E">
              <w:rPr>
                <w:rFonts w:cstheme="minorHAnsi"/>
                <w:color w:val="000000"/>
                <w:sz w:val="20"/>
                <w:szCs w:val="20"/>
              </w:rPr>
              <w:t xml:space="preserve"> </w:t>
            </w:r>
            <w:proofErr w:type="spellStart"/>
            <w:r w:rsidRPr="00E5795E">
              <w:rPr>
                <w:rFonts w:cstheme="minorHAnsi"/>
                <w:color w:val="000000"/>
                <w:sz w:val="20"/>
                <w:szCs w:val="20"/>
              </w:rPr>
              <w:t>opid</w:t>
            </w:r>
            <w:proofErr w:type="spellEnd"/>
            <w:r w:rsidRPr="00E5795E">
              <w:rPr>
                <w:rFonts w:cstheme="minorHAnsi"/>
                <w:color w:val="000000"/>
                <w:sz w:val="20"/>
                <w:szCs w:val="20"/>
              </w:rPr>
              <w:t xml:space="preserve">="1234Abcd".  Note: </w:t>
            </w:r>
            <w:proofErr w:type="spellStart"/>
            <w:r w:rsidRPr="00E5795E">
              <w:rPr>
                <w:rFonts w:cstheme="minorHAnsi"/>
                <w:color w:val="000000"/>
                <w:sz w:val="20"/>
                <w:szCs w:val="20"/>
              </w:rPr>
              <w:t>opid</w:t>
            </w:r>
            <w:proofErr w:type="spellEnd"/>
            <w:r w:rsidRPr="00E5795E">
              <w:rPr>
                <w:rFonts w:cstheme="minorHAnsi"/>
                <w:color w:val="000000"/>
                <w:sz w:val="20"/>
                <w:szCs w:val="20"/>
              </w:rPr>
              <w:t xml:space="preserve"> may contain up to 24 alphanumeric characters</w:t>
            </w:r>
          </w:p>
        </w:tc>
      </w:tr>
      <w:tr w:rsidR="00761564" w14:paraId="1D55B20C" w14:textId="77777777" w:rsidTr="00647F52">
        <w:tc>
          <w:tcPr>
            <w:tcW w:w="2430" w:type="dxa"/>
            <w:vAlign w:val="center"/>
          </w:tcPr>
          <w:p w14:paraId="22B47D60" w14:textId="77777777" w:rsidR="00761564" w:rsidRPr="00E5795E" w:rsidRDefault="00761564" w:rsidP="006E444F">
            <w:pPr>
              <w:jc w:val="right"/>
              <w:rPr>
                <w:rFonts w:cstheme="minorHAnsi"/>
                <w:sz w:val="20"/>
                <w:szCs w:val="20"/>
              </w:rPr>
            </w:pPr>
            <w:proofErr w:type="spellStart"/>
            <w:r w:rsidRPr="00E5795E">
              <w:rPr>
                <w:rFonts w:cstheme="minorHAnsi"/>
                <w:color w:val="000000"/>
                <w:sz w:val="20"/>
                <w:szCs w:val="20"/>
              </w:rPr>
              <w:t>ptid</w:t>
            </w:r>
            <w:proofErr w:type="spellEnd"/>
          </w:p>
        </w:tc>
        <w:tc>
          <w:tcPr>
            <w:tcW w:w="4320" w:type="dxa"/>
            <w:vAlign w:val="center"/>
          </w:tcPr>
          <w:p w14:paraId="013A868C" w14:textId="77777777" w:rsidR="00761564" w:rsidRPr="00E5795E" w:rsidRDefault="00761564" w:rsidP="006E444F">
            <w:pPr>
              <w:rPr>
                <w:rFonts w:cstheme="minorHAnsi"/>
                <w:sz w:val="20"/>
                <w:szCs w:val="20"/>
              </w:rPr>
            </w:pPr>
            <w:r w:rsidRPr="00E5795E">
              <w:rPr>
                <w:rFonts w:cstheme="minorHAnsi"/>
                <w:color w:val="000000"/>
                <w:sz w:val="20"/>
                <w:szCs w:val="20"/>
              </w:rPr>
              <w:t>If the instrument has been configured to use Patient Identification, the Patient identifier</w:t>
            </w:r>
          </w:p>
        </w:tc>
        <w:tc>
          <w:tcPr>
            <w:tcW w:w="4050" w:type="dxa"/>
            <w:vAlign w:val="center"/>
          </w:tcPr>
          <w:p w14:paraId="3D4864F4" w14:textId="77777777" w:rsidR="00761564" w:rsidRPr="00E5795E" w:rsidRDefault="00761564" w:rsidP="006E444F">
            <w:pPr>
              <w:rPr>
                <w:rFonts w:cstheme="minorHAnsi"/>
                <w:sz w:val="20"/>
                <w:szCs w:val="20"/>
              </w:rPr>
            </w:pPr>
            <w:r w:rsidRPr="00E5795E">
              <w:rPr>
                <w:rFonts w:cstheme="minorHAnsi"/>
                <w:color w:val="000000"/>
                <w:sz w:val="20"/>
                <w:szCs w:val="20"/>
              </w:rPr>
              <w:t xml:space="preserve">If </w:t>
            </w:r>
            <w:proofErr w:type="spellStart"/>
            <w:r w:rsidRPr="00E5795E">
              <w:rPr>
                <w:rFonts w:cstheme="minorHAnsi"/>
                <w:color w:val="000000"/>
                <w:sz w:val="20"/>
                <w:szCs w:val="20"/>
              </w:rPr>
              <w:t>ptid</w:t>
            </w:r>
            <w:proofErr w:type="spellEnd"/>
            <w:r w:rsidRPr="00E5795E">
              <w:rPr>
                <w:rFonts w:cstheme="minorHAnsi"/>
                <w:color w:val="000000"/>
                <w:sz w:val="20"/>
                <w:szCs w:val="20"/>
              </w:rPr>
              <w:t xml:space="preserve"> is activated, the </w:t>
            </w:r>
            <w:proofErr w:type="spellStart"/>
            <w:r w:rsidRPr="00E5795E">
              <w:rPr>
                <w:rFonts w:cstheme="minorHAnsi"/>
                <w:color w:val="000000"/>
                <w:sz w:val="20"/>
                <w:szCs w:val="20"/>
              </w:rPr>
              <w:t>ptid</w:t>
            </w:r>
            <w:proofErr w:type="spellEnd"/>
            <w:r w:rsidRPr="00E5795E">
              <w:rPr>
                <w:rFonts w:cstheme="minorHAnsi"/>
                <w:color w:val="000000"/>
                <w:sz w:val="20"/>
                <w:szCs w:val="20"/>
              </w:rPr>
              <w:t xml:space="preserve"> will be displayed, </w:t>
            </w:r>
            <w:proofErr w:type="gramStart"/>
            <w:r w:rsidRPr="00E5795E">
              <w:rPr>
                <w:rFonts w:cstheme="minorHAnsi"/>
                <w:color w:val="000000"/>
                <w:sz w:val="20"/>
                <w:szCs w:val="20"/>
              </w:rPr>
              <w:t>e.g.</w:t>
            </w:r>
            <w:proofErr w:type="gramEnd"/>
            <w:r w:rsidRPr="00E5795E">
              <w:rPr>
                <w:rFonts w:cstheme="minorHAnsi"/>
                <w:color w:val="000000"/>
                <w:sz w:val="20"/>
                <w:szCs w:val="20"/>
              </w:rPr>
              <w:t xml:space="preserve"> </w:t>
            </w:r>
            <w:proofErr w:type="spellStart"/>
            <w:r w:rsidRPr="00E5795E">
              <w:rPr>
                <w:rFonts w:cstheme="minorHAnsi"/>
                <w:color w:val="000000"/>
                <w:sz w:val="20"/>
                <w:szCs w:val="20"/>
              </w:rPr>
              <w:t>ptid</w:t>
            </w:r>
            <w:proofErr w:type="spellEnd"/>
            <w:r w:rsidRPr="00E5795E">
              <w:rPr>
                <w:rFonts w:cstheme="minorHAnsi"/>
                <w:color w:val="000000"/>
                <w:sz w:val="20"/>
                <w:szCs w:val="20"/>
              </w:rPr>
              <w:t xml:space="preserve">="1234Abcd". Note: </w:t>
            </w:r>
            <w:proofErr w:type="spellStart"/>
            <w:r w:rsidRPr="00E5795E">
              <w:rPr>
                <w:rFonts w:cstheme="minorHAnsi"/>
                <w:color w:val="000000"/>
                <w:sz w:val="20"/>
                <w:szCs w:val="20"/>
              </w:rPr>
              <w:t>ptid</w:t>
            </w:r>
            <w:proofErr w:type="spellEnd"/>
            <w:r w:rsidRPr="00E5795E">
              <w:rPr>
                <w:rFonts w:cstheme="minorHAnsi"/>
                <w:color w:val="000000"/>
                <w:sz w:val="20"/>
                <w:szCs w:val="20"/>
              </w:rPr>
              <w:t xml:space="preserve"> may contain up to 24 alphanumeric characters</w:t>
            </w:r>
          </w:p>
        </w:tc>
      </w:tr>
      <w:tr w:rsidR="00761564" w14:paraId="542895E3" w14:textId="77777777" w:rsidTr="00647F52">
        <w:tc>
          <w:tcPr>
            <w:tcW w:w="2430" w:type="dxa"/>
            <w:vAlign w:val="center"/>
          </w:tcPr>
          <w:p w14:paraId="7B9C2749" w14:textId="77777777" w:rsidR="00761564" w:rsidRPr="00E5795E" w:rsidRDefault="00761564" w:rsidP="006E444F">
            <w:pPr>
              <w:jc w:val="right"/>
              <w:rPr>
                <w:rFonts w:cstheme="minorHAnsi"/>
                <w:sz w:val="20"/>
                <w:szCs w:val="20"/>
              </w:rPr>
            </w:pPr>
            <w:r w:rsidRPr="00E5795E">
              <w:rPr>
                <w:rFonts w:cstheme="minorHAnsi"/>
                <w:color w:val="000000"/>
                <w:sz w:val="20"/>
                <w:szCs w:val="20"/>
              </w:rPr>
              <w:t>number</w:t>
            </w:r>
          </w:p>
        </w:tc>
        <w:tc>
          <w:tcPr>
            <w:tcW w:w="4320" w:type="dxa"/>
            <w:vAlign w:val="center"/>
          </w:tcPr>
          <w:p w14:paraId="309C0CD0" w14:textId="77777777" w:rsidR="00761564" w:rsidRPr="00E5795E" w:rsidRDefault="00761564" w:rsidP="006E444F">
            <w:pPr>
              <w:rPr>
                <w:rFonts w:cstheme="minorHAnsi"/>
                <w:sz w:val="20"/>
                <w:szCs w:val="20"/>
              </w:rPr>
            </w:pPr>
            <w:r w:rsidRPr="00E5795E">
              <w:rPr>
                <w:rFonts w:cstheme="minorHAnsi"/>
                <w:color w:val="000000"/>
                <w:sz w:val="20"/>
                <w:szCs w:val="20"/>
              </w:rPr>
              <w:t>Error Number</w:t>
            </w:r>
          </w:p>
        </w:tc>
        <w:tc>
          <w:tcPr>
            <w:tcW w:w="4050" w:type="dxa"/>
          </w:tcPr>
          <w:p w14:paraId="6DA4539D" w14:textId="77777777" w:rsidR="00761564" w:rsidRPr="00E5795E" w:rsidRDefault="00761564" w:rsidP="006E444F">
            <w:pPr>
              <w:rPr>
                <w:rFonts w:cstheme="minorHAnsi"/>
                <w:sz w:val="20"/>
                <w:szCs w:val="20"/>
              </w:rPr>
            </w:pPr>
            <w:r w:rsidRPr="00E5795E">
              <w:rPr>
                <w:rFonts w:cstheme="minorHAnsi"/>
                <w:sz w:val="20"/>
                <w:szCs w:val="20"/>
              </w:rPr>
              <w:t xml:space="preserve">See </w:t>
            </w:r>
            <w:r w:rsidRPr="00E5795E">
              <w:rPr>
                <w:rFonts w:cstheme="minorHAnsi"/>
                <w:b/>
                <w:bCs/>
                <w:sz w:val="20"/>
                <w:szCs w:val="20"/>
              </w:rPr>
              <w:t>Appendix</w:t>
            </w:r>
            <w:r w:rsidRPr="00E5795E">
              <w:rPr>
                <w:rFonts w:cstheme="minorHAnsi"/>
                <w:sz w:val="20"/>
                <w:szCs w:val="20"/>
              </w:rPr>
              <w:t xml:space="preserve"> for Error and Alarm number and string descriptions</w:t>
            </w:r>
          </w:p>
        </w:tc>
      </w:tr>
      <w:tr w:rsidR="00761564" w14:paraId="6E2C4EFA" w14:textId="77777777" w:rsidTr="00647F52">
        <w:tc>
          <w:tcPr>
            <w:tcW w:w="2430" w:type="dxa"/>
            <w:vAlign w:val="center"/>
          </w:tcPr>
          <w:p w14:paraId="340AF604" w14:textId="77777777" w:rsidR="00761564" w:rsidRPr="00E5795E" w:rsidRDefault="00761564" w:rsidP="006E444F">
            <w:pPr>
              <w:jc w:val="right"/>
              <w:rPr>
                <w:rFonts w:cstheme="minorHAnsi"/>
                <w:color w:val="000000"/>
                <w:sz w:val="20"/>
                <w:szCs w:val="20"/>
              </w:rPr>
            </w:pPr>
            <w:r w:rsidRPr="00E5795E">
              <w:rPr>
                <w:rFonts w:cstheme="minorHAnsi"/>
                <w:color w:val="000000"/>
                <w:sz w:val="20"/>
                <w:szCs w:val="20"/>
              </w:rPr>
              <w:t>code</w:t>
            </w:r>
          </w:p>
        </w:tc>
        <w:tc>
          <w:tcPr>
            <w:tcW w:w="4320" w:type="dxa"/>
            <w:vAlign w:val="center"/>
          </w:tcPr>
          <w:p w14:paraId="238CB50C" w14:textId="77777777" w:rsidR="00761564" w:rsidRPr="00E5795E" w:rsidRDefault="00761564" w:rsidP="006E444F">
            <w:pPr>
              <w:rPr>
                <w:rFonts w:cstheme="minorHAnsi"/>
                <w:color w:val="000000"/>
                <w:sz w:val="20"/>
                <w:szCs w:val="20"/>
              </w:rPr>
            </w:pPr>
            <w:r w:rsidRPr="00E5795E">
              <w:rPr>
                <w:rFonts w:cstheme="minorHAnsi"/>
                <w:color w:val="000000"/>
                <w:sz w:val="20"/>
                <w:szCs w:val="20"/>
              </w:rPr>
              <w:t>Alarm and Error records only, this is the string description of the error</w:t>
            </w:r>
          </w:p>
        </w:tc>
        <w:tc>
          <w:tcPr>
            <w:tcW w:w="4050" w:type="dxa"/>
          </w:tcPr>
          <w:p w14:paraId="680A4CAC" w14:textId="77777777" w:rsidR="00761564" w:rsidRPr="00E5795E" w:rsidRDefault="00761564" w:rsidP="006E444F">
            <w:pPr>
              <w:rPr>
                <w:rFonts w:cstheme="minorHAnsi"/>
                <w:sz w:val="20"/>
                <w:szCs w:val="20"/>
              </w:rPr>
            </w:pPr>
            <w:r w:rsidRPr="00E5795E">
              <w:rPr>
                <w:rFonts w:cstheme="minorHAnsi"/>
                <w:sz w:val="20"/>
                <w:szCs w:val="20"/>
              </w:rPr>
              <w:t>code="</w:t>
            </w:r>
            <w:proofErr w:type="spellStart"/>
            <w:r w:rsidRPr="00E5795E">
              <w:rPr>
                <w:rFonts w:cstheme="minorHAnsi"/>
                <w:sz w:val="20"/>
                <w:szCs w:val="20"/>
              </w:rPr>
              <w:t>NoErrors</w:t>
            </w:r>
            <w:proofErr w:type="spellEnd"/>
            <w:r w:rsidRPr="00E5795E">
              <w:rPr>
                <w:rFonts w:cstheme="minorHAnsi"/>
                <w:sz w:val="20"/>
                <w:szCs w:val="20"/>
              </w:rPr>
              <w:t xml:space="preserve">".  If there is an error message, the code will be displayed, </w:t>
            </w:r>
            <w:proofErr w:type="gramStart"/>
            <w:r w:rsidRPr="00E5795E">
              <w:rPr>
                <w:rFonts w:cstheme="minorHAnsi"/>
                <w:sz w:val="20"/>
                <w:szCs w:val="20"/>
              </w:rPr>
              <w:t>e.g.</w:t>
            </w:r>
            <w:proofErr w:type="gramEnd"/>
            <w:r w:rsidRPr="00E5795E">
              <w:rPr>
                <w:rFonts w:cstheme="minorHAnsi"/>
                <w:sz w:val="20"/>
                <w:szCs w:val="20"/>
              </w:rPr>
              <w:t xml:space="preserve"> code="24"</w:t>
            </w:r>
          </w:p>
        </w:tc>
      </w:tr>
    </w:tbl>
    <w:p w14:paraId="34DECDA0" w14:textId="632E9615" w:rsidR="00761564" w:rsidRDefault="00761564" w:rsidP="00761564"/>
    <w:tbl>
      <w:tblPr>
        <w:tblStyle w:val="TableGrid"/>
        <w:tblW w:w="10800" w:type="dxa"/>
        <w:tblInd w:w="-725" w:type="dxa"/>
        <w:tblLook w:val="04A0" w:firstRow="1" w:lastRow="0" w:firstColumn="1" w:lastColumn="0" w:noHBand="0" w:noVBand="1"/>
      </w:tblPr>
      <w:tblGrid>
        <w:gridCol w:w="1975"/>
        <w:gridCol w:w="6395"/>
        <w:gridCol w:w="2430"/>
      </w:tblGrid>
      <w:tr w:rsidR="00761564" w14:paraId="5DD12394" w14:textId="77777777" w:rsidTr="006E444F">
        <w:tc>
          <w:tcPr>
            <w:tcW w:w="10800" w:type="dxa"/>
            <w:gridSpan w:val="3"/>
            <w:vAlign w:val="center"/>
          </w:tcPr>
          <w:p w14:paraId="62832FE4" w14:textId="77777777" w:rsidR="00761564" w:rsidRPr="00E05B25" w:rsidRDefault="00761564" w:rsidP="006E444F">
            <w:pPr>
              <w:jc w:val="center"/>
              <w:rPr>
                <w:sz w:val="24"/>
                <w:szCs w:val="24"/>
              </w:rPr>
            </w:pPr>
            <w:r w:rsidRPr="00E05B25">
              <w:rPr>
                <w:rFonts w:ascii="Calibri" w:hAnsi="Calibri" w:cs="Calibri"/>
                <w:b/>
                <w:bCs/>
                <w:color w:val="000000"/>
                <w:sz w:val="24"/>
                <w:szCs w:val="24"/>
              </w:rPr>
              <w:t>EQC Only</w:t>
            </w:r>
          </w:p>
        </w:tc>
      </w:tr>
      <w:tr w:rsidR="00761564" w14:paraId="495431F9" w14:textId="77777777" w:rsidTr="006E444F">
        <w:tc>
          <w:tcPr>
            <w:tcW w:w="1975" w:type="dxa"/>
            <w:vAlign w:val="center"/>
          </w:tcPr>
          <w:p w14:paraId="3B4ED83B" w14:textId="77777777" w:rsidR="00761564" w:rsidRPr="00E05B25" w:rsidRDefault="00761564" w:rsidP="006E444F">
            <w:pPr>
              <w:jc w:val="center"/>
              <w:rPr>
                <w:rFonts w:cstheme="minorHAnsi"/>
                <w:sz w:val="20"/>
                <w:szCs w:val="20"/>
              </w:rPr>
            </w:pPr>
            <w:r w:rsidRPr="00E05B25">
              <w:rPr>
                <w:rFonts w:cstheme="minorHAnsi"/>
                <w:b/>
                <w:bCs/>
                <w:color w:val="000000"/>
                <w:sz w:val="20"/>
                <w:szCs w:val="20"/>
              </w:rPr>
              <w:t>Data Element</w:t>
            </w:r>
          </w:p>
        </w:tc>
        <w:tc>
          <w:tcPr>
            <w:tcW w:w="6395" w:type="dxa"/>
            <w:vAlign w:val="center"/>
          </w:tcPr>
          <w:p w14:paraId="5ACA25C0" w14:textId="77777777" w:rsidR="00761564" w:rsidRPr="00E05B25" w:rsidRDefault="00761564" w:rsidP="006E444F">
            <w:pPr>
              <w:jc w:val="center"/>
              <w:rPr>
                <w:rFonts w:cstheme="minorHAnsi"/>
                <w:sz w:val="24"/>
                <w:szCs w:val="24"/>
              </w:rPr>
            </w:pPr>
            <w:r w:rsidRPr="00E05B25">
              <w:rPr>
                <w:rFonts w:cstheme="minorHAnsi"/>
                <w:b/>
                <w:bCs/>
                <w:color w:val="000000"/>
                <w:sz w:val="24"/>
                <w:szCs w:val="24"/>
              </w:rPr>
              <w:t>Description</w:t>
            </w:r>
          </w:p>
        </w:tc>
        <w:tc>
          <w:tcPr>
            <w:tcW w:w="2430" w:type="dxa"/>
            <w:vAlign w:val="center"/>
          </w:tcPr>
          <w:p w14:paraId="18171A2F" w14:textId="77777777" w:rsidR="00761564" w:rsidRPr="00E05B25" w:rsidRDefault="00761564" w:rsidP="006E444F">
            <w:pPr>
              <w:jc w:val="center"/>
              <w:rPr>
                <w:rFonts w:cstheme="minorHAnsi"/>
                <w:sz w:val="24"/>
                <w:szCs w:val="24"/>
              </w:rPr>
            </w:pPr>
            <w:r w:rsidRPr="00E05B25">
              <w:rPr>
                <w:rFonts w:cstheme="minorHAnsi"/>
                <w:b/>
                <w:bCs/>
                <w:color w:val="000000"/>
                <w:sz w:val="24"/>
                <w:szCs w:val="24"/>
              </w:rPr>
              <w:t>Output Example</w:t>
            </w:r>
          </w:p>
        </w:tc>
      </w:tr>
      <w:tr w:rsidR="00761564" w14:paraId="6BA8A8D2" w14:textId="77777777" w:rsidTr="006E444F">
        <w:tc>
          <w:tcPr>
            <w:tcW w:w="1975" w:type="dxa"/>
            <w:vAlign w:val="center"/>
          </w:tcPr>
          <w:p w14:paraId="3E0E0070" w14:textId="77777777" w:rsidR="00761564" w:rsidRPr="00E05B25" w:rsidRDefault="00761564" w:rsidP="006E444F">
            <w:pPr>
              <w:rPr>
                <w:rFonts w:cstheme="minorHAnsi"/>
                <w:sz w:val="20"/>
                <w:szCs w:val="20"/>
              </w:rPr>
            </w:pPr>
            <w:commentRangeStart w:id="28"/>
            <w:r w:rsidRPr="00E05B25">
              <w:rPr>
                <w:rFonts w:cstheme="minorHAnsi"/>
                <w:b/>
                <w:bCs/>
                <w:color w:val="000000"/>
                <w:sz w:val="20"/>
                <w:szCs w:val="20"/>
              </w:rPr>
              <w:t xml:space="preserve">type (or </w:t>
            </w:r>
            <w:r w:rsidRPr="00E05B25">
              <w:rPr>
                <w:rFonts w:cstheme="minorHAnsi"/>
                <w:b/>
                <w:bCs/>
                <w:i/>
                <w:iCs/>
                <w:color w:val="FF0000"/>
                <w:sz w:val="20"/>
                <w:szCs w:val="20"/>
              </w:rPr>
              <w:t>Assay type</w:t>
            </w:r>
            <w:commentRangeEnd w:id="28"/>
            <w:r w:rsidR="00A65956" w:rsidRPr="00E05B25">
              <w:rPr>
                <w:rStyle w:val="CommentReference"/>
                <w:rFonts w:eastAsia="Times New Roman" w:cstheme="minorHAnsi"/>
                <w:sz w:val="20"/>
                <w:szCs w:val="20"/>
              </w:rPr>
              <w:commentReference w:id="28"/>
            </w:r>
            <w:r w:rsidRPr="00E05B25">
              <w:rPr>
                <w:rFonts w:cstheme="minorHAnsi"/>
                <w:b/>
                <w:bCs/>
                <w:color w:val="000000"/>
                <w:sz w:val="20"/>
                <w:szCs w:val="20"/>
              </w:rPr>
              <w:t>)</w:t>
            </w:r>
          </w:p>
        </w:tc>
        <w:tc>
          <w:tcPr>
            <w:tcW w:w="6395" w:type="dxa"/>
            <w:vAlign w:val="center"/>
          </w:tcPr>
          <w:p w14:paraId="3A33A081" w14:textId="77777777" w:rsidR="00761564" w:rsidRPr="00E05B25" w:rsidRDefault="00761564" w:rsidP="006E444F">
            <w:pPr>
              <w:rPr>
                <w:rFonts w:cstheme="minorHAnsi"/>
                <w:sz w:val="20"/>
                <w:szCs w:val="20"/>
              </w:rPr>
            </w:pPr>
            <w:r w:rsidRPr="00E05B25">
              <w:rPr>
                <w:rFonts w:cstheme="minorHAnsi"/>
                <w:color w:val="000000"/>
                <w:sz w:val="20"/>
                <w:szCs w:val="20"/>
              </w:rPr>
              <w:t>For EQC</w:t>
            </w:r>
          </w:p>
        </w:tc>
        <w:tc>
          <w:tcPr>
            <w:tcW w:w="2430" w:type="dxa"/>
            <w:vAlign w:val="center"/>
          </w:tcPr>
          <w:p w14:paraId="69A14A34" w14:textId="77777777" w:rsidR="00761564" w:rsidRPr="00E05B25" w:rsidRDefault="00761564" w:rsidP="006E444F">
            <w:pPr>
              <w:rPr>
                <w:rFonts w:cstheme="minorHAnsi"/>
                <w:sz w:val="20"/>
                <w:szCs w:val="20"/>
              </w:rPr>
            </w:pPr>
            <w:r w:rsidRPr="00E05B25">
              <w:rPr>
                <w:rFonts w:cstheme="minorHAnsi"/>
                <w:sz w:val="20"/>
                <w:szCs w:val="20"/>
              </w:rPr>
              <w:t>type="EQC"</w:t>
            </w:r>
          </w:p>
        </w:tc>
      </w:tr>
      <w:tr w:rsidR="00761564" w14:paraId="4624BD26" w14:textId="77777777" w:rsidTr="006E444F">
        <w:tc>
          <w:tcPr>
            <w:tcW w:w="1975" w:type="dxa"/>
            <w:vAlign w:val="center"/>
          </w:tcPr>
          <w:p w14:paraId="40616AC3"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o1</w:t>
            </w:r>
          </w:p>
        </w:tc>
        <w:tc>
          <w:tcPr>
            <w:tcW w:w="6395" w:type="dxa"/>
            <w:vAlign w:val="center"/>
          </w:tcPr>
          <w:p w14:paraId="74499906" w14:textId="77777777" w:rsidR="00761564" w:rsidRPr="00E05B25" w:rsidRDefault="00761564" w:rsidP="006E444F">
            <w:pPr>
              <w:rPr>
                <w:rFonts w:cstheme="minorHAnsi"/>
                <w:sz w:val="20"/>
                <w:szCs w:val="20"/>
              </w:rPr>
            </w:pPr>
            <w:r w:rsidRPr="00E05B25">
              <w:rPr>
                <w:rFonts w:cstheme="minorHAnsi"/>
                <w:color w:val="000000"/>
                <w:sz w:val="20"/>
                <w:szCs w:val="20"/>
              </w:rPr>
              <w:t>The optical level 1 value seen during the EQC assay. Normal is 0.1≤o1≤1.5</w:t>
            </w:r>
          </w:p>
        </w:tc>
        <w:tc>
          <w:tcPr>
            <w:tcW w:w="2430" w:type="dxa"/>
            <w:vAlign w:val="center"/>
          </w:tcPr>
          <w:p w14:paraId="46806162" w14:textId="77777777" w:rsidR="00761564" w:rsidRPr="00E05B25" w:rsidRDefault="00761564" w:rsidP="006E444F">
            <w:pPr>
              <w:rPr>
                <w:rFonts w:cstheme="minorHAnsi"/>
                <w:sz w:val="20"/>
                <w:szCs w:val="20"/>
              </w:rPr>
            </w:pPr>
            <w:r w:rsidRPr="00E05B25">
              <w:rPr>
                <w:rFonts w:cstheme="minorHAnsi"/>
                <w:color w:val="000000"/>
                <w:sz w:val="20"/>
                <w:szCs w:val="20"/>
              </w:rPr>
              <w:t>o1="0.95"</w:t>
            </w:r>
          </w:p>
        </w:tc>
      </w:tr>
      <w:tr w:rsidR="00761564" w14:paraId="18E97633" w14:textId="77777777" w:rsidTr="006E444F">
        <w:tc>
          <w:tcPr>
            <w:tcW w:w="1975" w:type="dxa"/>
            <w:vAlign w:val="center"/>
          </w:tcPr>
          <w:p w14:paraId="0A793EC3"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o2</w:t>
            </w:r>
          </w:p>
        </w:tc>
        <w:tc>
          <w:tcPr>
            <w:tcW w:w="6395" w:type="dxa"/>
            <w:vAlign w:val="center"/>
          </w:tcPr>
          <w:p w14:paraId="68697E27" w14:textId="77777777" w:rsidR="00761564" w:rsidRPr="00E05B25" w:rsidRDefault="00761564" w:rsidP="006E444F">
            <w:pPr>
              <w:rPr>
                <w:rFonts w:cstheme="minorHAnsi"/>
                <w:sz w:val="20"/>
                <w:szCs w:val="20"/>
              </w:rPr>
            </w:pPr>
            <w:r w:rsidRPr="00E05B25">
              <w:rPr>
                <w:rFonts w:cstheme="minorHAnsi"/>
                <w:color w:val="000000"/>
                <w:sz w:val="20"/>
                <w:szCs w:val="20"/>
              </w:rPr>
              <w:t>The optical level 2 value seen during the EQC assay. Normal is 0.8≤o2≤3.6</w:t>
            </w:r>
          </w:p>
        </w:tc>
        <w:tc>
          <w:tcPr>
            <w:tcW w:w="2430" w:type="dxa"/>
            <w:vAlign w:val="center"/>
          </w:tcPr>
          <w:p w14:paraId="32198AAA" w14:textId="77777777" w:rsidR="00761564" w:rsidRPr="00E05B25" w:rsidRDefault="00761564" w:rsidP="006E444F">
            <w:pPr>
              <w:rPr>
                <w:rFonts w:cstheme="minorHAnsi"/>
                <w:sz w:val="20"/>
                <w:szCs w:val="20"/>
              </w:rPr>
            </w:pPr>
            <w:r w:rsidRPr="00E05B25">
              <w:rPr>
                <w:rFonts w:cstheme="minorHAnsi"/>
                <w:color w:val="000000"/>
                <w:sz w:val="20"/>
                <w:szCs w:val="20"/>
              </w:rPr>
              <w:t>o2="1.44"</w:t>
            </w:r>
          </w:p>
        </w:tc>
      </w:tr>
      <w:tr w:rsidR="00761564" w14:paraId="71E49A8F" w14:textId="77777777" w:rsidTr="006E444F">
        <w:tc>
          <w:tcPr>
            <w:tcW w:w="1975" w:type="dxa"/>
            <w:vAlign w:val="center"/>
          </w:tcPr>
          <w:p w14:paraId="4F683F38"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v1</w:t>
            </w:r>
          </w:p>
        </w:tc>
        <w:tc>
          <w:tcPr>
            <w:tcW w:w="6395" w:type="dxa"/>
            <w:vAlign w:val="center"/>
          </w:tcPr>
          <w:p w14:paraId="6D4E2620" w14:textId="77777777" w:rsidR="00761564" w:rsidRPr="00E05B25" w:rsidRDefault="00761564" w:rsidP="006E444F">
            <w:pPr>
              <w:rPr>
                <w:rFonts w:cstheme="minorHAnsi"/>
                <w:sz w:val="20"/>
                <w:szCs w:val="20"/>
              </w:rPr>
            </w:pPr>
            <w:r w:rsidRPr="00E05B25">
              <w:rPr>
                <w:rFonts w:cstheme="minorHAnsi"/>
                <w:color w:val="000000"/>
                <w:sz w:val="20"/>
                <w:szCs w:val="20"/>
              </w:rPr>
              <w:t xml:space="preserve"> The maximum vacuum draw level during the assay. Normal is v1≥5.25</w:t>
            </w:r>
          </w:p>
        </w:tc>
        <w:tc>
          <w:tcPr>
            <w:tcW w:w="2430" w:type="dxa"/>
            <w:vAlign w:val="center"/>
          </w:tcPr>
          <w:p w14:paraId="6A199135" w14:textId="77777777" w:rsidR="00761564" w:rsidRPr="00E05B25" w:rsidRDefault="00761564" w:rsidP="006E444F">
            <w:pPr>
              <w:rPr>
                <w:rFonts w:cstheme="minorHAnsi"/>
                <w:sz w:val="20"/>
                <w:szCs w:val="20"/>
              </w:rPr>
            </w:pPr>
            <w:r w:rsidRPr="00E05B25">
              <w:rPr>
                <w:rFonts w:cstheme="minorHAnsi"/>
                <w:color w:val="000000"/>
                <w:sz w:val="20"/>
                <w:szCs w:val="20"/>
              </w:rPr>
              <w:t>v1="8.37"</w:t>
            </w:r>
          </w:p>
        </w:tc>
      </w:tr>
      <w:tr w:rsidR="00761564" w14:paraId="1CBBD3D0" w14:textId="77777777" w:rsidTr="006E444F">
        <w:tc>
          <w:tcPr>
            <w:tcW w:w="1975" w:type="dxa"/>
            <w:vAlign w:val="center"/>
          </w:tcPr>
          <w:p w14:paraId="6A0A46E6"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v2</w:t>
            </w:r>
          </w:p>
        </w:tc>
        <w:tc>
          <w:tcPr>
            <w:tcW w:w="6395" w:type="dxa"/>
            <w:vAlign w:val="center"/>
          </w:tcPr>
          <w:p w14:paraId="274ED593" w14:textId="77777777" w:rsidR="00761564" w:rsidRPr="00E05B25" w:rsidRDefault="00761564" w:rsidP="006E444F">
            <w:pPr>
              <w:rPr>
                <w:rFonts w:cstheme="minorHAnsi"/>
                <w:sz w:val="20"/>
                <w:szCs w:val="20"/>
              </w:rPr>
            </w:pPr>
            <w:r w:rsidRPr="00E05B25">
              <w:rPr>
                <w:rFonts w:cstheme="minorHAnsi"/>
                <w:color w:val="000000"/>
                <w:sz w:val="20"/>
                <w:szCs w:val="20"/>
              </w:rPr>
              <w:t>The vacuum leak value during the assay. Normal is v2≤0.30</w:t>
            </w:r>
          </w:p>
        </w:tc>
        <w:tc>
          <w:tcPr>
            <w:tcW w:w="2430" w:type="dxa"/>
            <w:vAlign w:val="center"/>
          </w:tcPr>
          <w:p w14:paraId="16643116" w14:textId="77777777" w:rsidR="00761564" w:rsidRPr="00E05B25" w:rsidRDefault="00761564" w:rsidP="006E444F">
            <w:pPr>
              <w:rPr>
                <w:rFonts w:cstheme="minorHAnsi"/>
                <w:sz w:val="20"/>
                <w:szCs w:val="20"/>
              </w:rPr>
            </w:pPr>
            <w:r w:rsidRPr="00E05B25">
              <w:rPr>
                <w:rFonts w:cstheme="minorHAnsi"/>
                <w:color w:val="000000"/>
                <w:sz w:val="20"/>
                <w:szCs w:val="20"/>
              </w:rPr>
              <w:t>v2="0.05"</w:t>
            </w:r>
          </w:p>
        </w:tc>
      </w:tr>
      <w:tr w:rsidR="00761564" w14:paraId="397FD6B3" w14:textId="77777777" w:rsidTr="006E444F">
        <w:tc>
          <w:tcPr>
            <w:tcW w:w="1975" w:type="dxa"/>
            <w:vAlign w:val="center"/>
          </w:tcPr>
          <w:p w14:paraId="6CB99C97"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p1</w:t>
            </w:r>
          </w:p>
        </w:tc>
        <w:tc>
          <w:tcPr>
            <w:tcW w:w="6395" w:type="dxa"/>
            <w:vAlign w:val="center"/>
          </w:tcPr>
          <w:p w14:paraId="27B93861" w14:textId="77777777" w:rsidR="00761564" w:rsidRPr="00E05B25" w:rsidRDefault="00761564" w:rsidP="006E444F">
            <w:pPr>
              <w:rPr>
                <w:rFonts w:cstheme="minorHAnsi"/>
                <w:sz w:val="20"/>
                <w:szCs w:val="20"/>
              </w:rPr>
            </w:pPr>
            <w:r w:rsidRPr="00E05B25">
              <w:rPr>
                <w:rFonts w:cstheme="minorHAnsi"/>
                <w:color w:val="000000"/>
                <w:sz w:val="20"/>
                <w:szCs w:val="20"/>
              </w:rPr>
              <w:t xml:space="preserve"> The maximum relieved pressure during the assay. Normal is –0.25≤p1≤0.50</w:t>
            </w:r>
          </w:p>
        </w:tc>
        <w:tc>
          <w:tcPr>
            <w:tcW w:w="2430" w:type="dxa"/>
            <w:vAlign w:val="center"/>
          </w:tcPr>
          <w:p w14:paraId="07B4ADE5" w14:textId="77777777" w:rsidR="00761564" w:rsidRPr="00E05B25" w:rsidRDefault="00761564" w:rsidP="006E444F">
            <w:pPr>
              <w:rPr>
                <w:rFonts w:cstheme="minorHAnsi"/>
                <w:sz w:val="20"/>
                <w:szCs w:val="20"/>
              </w:rPr>
            </w:pPr>
            <w:r w:rsidRPr="00E05B25">
              <w:rPr>
                <w:rFonts w:cstheme="minorHAnsi"/>
                <w:color w:val="000000"/>
                <w:sz w:val="20"/>
                <w:szCs w:val="20"/>
              </w:rPr>
              <w:t>p1="0.00"</w:t>
            </w:r>
          </w:p>
        </w:tc>
      </w:tr>
      <w:tr w:rsidR="00761564" w14:paraId="2E59D6FD" w14:textId="77777777" w:rsidTr="006E444F">
        <w:tc>
          <w:tcPr>
            <w:tcW w:w="1975" w:type="dxa"/>
            <w:vAlign w:val="center"/>
          </w:tcPr>
          <w:p w14:paraId="785C66D1"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f1</w:t>
            </w:r>
          </w:p>
        </w:tc>
        <w:tc>
          <w:tcPr>
            <w:tcW w:w="6395" w:type="dxa"/>
            <w:vAlign w:val="center"/>
          </w:tcPr>
          <w:p w14:paraId="0BE15F4F" w14:textId="77777777" w:rsidR="00761564" w:rsidRPr="00E05B25" w:rsidRDefault="00761564" w:rsidP="006E444F">
            <w:pPr>
              <w:rPr>
                <w:rFonts w:cstheme="minorHAnsi"/>
                <w:sz w:val="20"/>
                <w:szCs w:val="20"/>
              </w:rPr>
            </w:pPr>
            <w:r w:rsidRPr="00E05B25">
              <w:rPr>
                <w:rFonts w:cstheme="minorHAnsi"/>
                <w:color w:val="000000"/>
                <w:sz w:val="20"/>
                <w:szCs w:val="20"/>
              </w:rPr>
              <w:t>The flag frequency counter for the assay. Normal is 13&lt;f1&lt;17</w:t>
            </w:r>
          </w:p>
        </w:tc>
        <w:tc>
          <w:tcPr>
            <w:tcW w:w="2430" w:type="dxa"/>
            <w:vAlign w:val="center"/>
          </w:tcPr>
          <w:p w14:paraId="60120515" w14:textId="77777777" w:rsidR="00761564" w:rsidRPr="00E05B25" w:rsidRDefault="00761564" w:rsidP="006E444F">
            <w:pPr>
              <w:rPr>
                <w:rFonts w:cstheme="minorHAnsi"/>
                <w:sz w:val="20"/>
                <w:szCs w:val="20"/>
              </w:rPr>
            </w:pPr>
            <w:r w:rsidRPr="00E05B25">
              <w:rPr>
                <w:rFonts w:cstheme="minorHAnsi"/>
                <w:color w:val="000000"/>
                <w:sz w:val="20"/>
                <w:szCs w:val="20"/>
              </w:rPr>
              <w:t>f1="14"</w:t>
            </w:r>
          </w:p>
        </w:tc>
      </w:tr>
      <w:tr w:rsidR="00761564" w14:paraId="6630F9C4" w14:textId="77777777" w:rsidTr="006E444F">
        <w:tc>
          <w:tcPr>
            <w:tcW w:w="1975" w:type="dxa"/>
            <w:vAlign w:val="center"/>
          </w:tcPr>
          <w:p w14:paraId="47997204"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f2</w:t>
            </w:r>
          </w:p>
        </w:tc>
        <w:tc>
          <w:tcPr>
            <w:tcW w:w="6395" w:type="dxa"/>
            <w:vAlign w:val="center"/>
          </w:tcPr>
          <w:p w14:paraId="64B7CF94" w14:textId="77777777" w:rsidR="00761564" w:rsidRPr="00E05B25" w:rsidRDefault="00761564" w:rsidP="006E444F">
            <w:pPr>
              <w:rPr>
                <w:rFonts w:cstheme="minorHAnsi"/>
                <w:sz w:val="20"/>
                <w:szCs w:val="20"/>
              </w:rPr>
            </w:pPr>
            <w:r w:rsidRPr="00E05B25">
              <w:rPr>
                <w:rFonts w:cstheme="minorHAnsi"/>
                <w:color w:val="000000"/>
                <w:sz w:val="20"/>
                <w:szCs w:val="20"/>
              </w:rPr>
              <w:t>The computed cycle duration for the assay. Normal is 11≤f2≤16</w:t>
            </w:r>
          </w:p>
        </w:tc>
        <w:tc>
          <w:tcPr>
            <w:tcW w:w="2430" w:type="dxa"/>
            <w:vAlign w:val="center"/>
          </w:tcPr>
          <w:p w14:paraId="7AA34F95" w14:textId="77777777" w:rsidR="00761564" w:rsidRPr="00E05B25" w:rsidRDefault="00761564" w:rsidP="006E444F">
            <w:pPr>
              <w:rPr>
                <w:rFonts w:cstheme="minorHAnsi"/>
                <w:sz w:val="20"/>
                <w:szCs w:val="20"/>
              </w:rPr>
            </w:pPr>
            <w:r w:rsidRPr="00E05B25">
              <w:rPr>
                <w:rFonts w:cstheme="minorHAnsi"/>
                <w:color w:val="000000"/>
                <w:sz w:val="20"/>
                <w:szCs w:val="20"/>
              </w:rPr>
              <w:t>f1="14"</w:t>
            </w:r>
          </w:p>
        </w:tc>
      </w:tr>
      <w:tr w:rsidR="00761564" w14:paraId="2C549887" w14:textId="77777777" w:rsidTr="006E444F">
        <w:tc>
          <w:tcPr>
            <w:tcW w:w="1975" w:type="dxa"/>
            <w:vAlign w:val="center"/>
          </w:tcPr>
          <w:p w14:paraId="7FEAD11B" w14:textId="77777777" w:rsidR="00761564" w:rsidRPr="00E05B25" w:rsidRDefault="00761564" w:rsidP="006E444F">
            <w:pPr>
              <w:jc w:val="right"/>
              <w:rPr>
                <w:rFonts w:cstheme="minorHAnsi"/>
                <w:sz w:val="20"/>
                <w:szCs w:val="20"/>
              </w:rPr>
            </w:pPr>
            <w:proofErr w:type="spellStart"/>
            <w:r w:rsidRPr="00E05B25">
              <w:rPr>
                <w:rFonts w:cstheme="minorHAnsi"/>
                <w:b/>
                <w:bCs/>
                <w:sz w:val="20"/>
                <w:szCs w:val="20"/>
              </w:rPr>
              <w:t>em</w:t>
            </w:r>
            <w:proofErr w:type="spellEnd"/>
            <w:r w:rsidRPr="00E05B25">
              <w:rPr>
                <w:rFonts w:cstheme="minorHAnsi"/>
                <w:b/>
                <w:bCs/>
                <w:sz w:val="20"/>
                <w:szCs w:val="20"/>
              </w:rPr>
              <w:t>*</w:t>
            </w:r>
          </w:p>
        </w:tc>
        <w:tc>
          <w:tcPr>
            <w:tcW w:w="6395" w:type="dxa"/>
            <w:vAlign w:val="center"/>
          </w:tcPr>
          <w:p w14:paraId="6E64F124" w14:textId="77777777" w:rsidR="00761564" w:rsidRPr="00E05B25" w:rsidRDefault="00761564" w:rsidP="006E444F">
            <w:pPr>
              <w:rPr>
                <w:rFonts w:cstheme="minorHAnsi"/>
                <w:sz w:val="20"/>
                <w:szCs w:val="20"/>
              </w:rPr>
            </w:pPr>
            <w:r w:rsidRPr="00E05B25">
              <w:rPr>
                <w:rFonts w:cstheme="minorHAnsi"/>
                <w:sz w:val="20"/>
                <w:szCs w:val="20"/>
              </w:rPr>
              <w:t xml:space="preserve">This is an </w:t>
            </w:r>
            <w:r w:rsidRPr="00E05B25">
              <w:rPr>
                <w:rFonts w:cstheme="minorHAnsi"/>
                <w:b/>
                <w:bCs/>
                <w:sz w:val="20"/>
                <w:szCs w:val="20"/>
              </w:rPr>
              <w:t>error</w:t>
            </w:r>
            <w:r w:rsidRPr="00E05B25">
              <w:rPr>
                <w:rFonts w:cstheme="minorHAnsi"/>
                <w:sz w:val="20"/>
                <w:szCs w:val="20"/>
              </w:rPr>
              <w:t xml:space="preserve"> source </w:t>
            </w:r>
            <w:r w:rsidRPr="00E05B25">
              <w:rPr>
                <w:rFonts w:cstheme="minorHAnsi"/>
                <w:b/>
                <w:bCs/>
                <w:sz w:val="20"/>
                <w:szCs w:val="20"/>
              </w:rPr>
              <w:t>mask</w:t>
            </w:r>
            <w:r w:rsidRPr="00E05B25">
              <w:rPr>
                <w:rFonts w:cstheme="minorHAnsi"/>
                <w:sz w:val="20"/>
                <w:szCs w:val="20"/>
              </w:rPr>
              <w:t xml:space="preserve"> which is zero unless the EQC result value is FAIL</w:t>
            </w:r>
          </w:p>
        </w:tc>
        <w:tc>
          <w:tcPr>
            <w:tcW w:w="2430" w:type="dxa"/>
            <w:vAlign w:val="center"/>
          </w:tcPr>
          <w:p w14:paraId="3183E77E" w14:textId="77777777" w:rsidR="00761564" w:rsidRPr="00E05B25" w:rsidRDefault="00761564" w:rsidP="006E444F">
            <w:pPr>
              <w:rPr>
                <w:rFonts w:cstheme="minorHAnsi"/>
                <w:sz w:val="20"/>
                <w:szCs w:val="20"/>
              </w:rPr>
            </w:pPr>
            <w:proofErr w:type="spellStart"/>
            <w:r w:rsidRPr="00E05B25">
              <w:rPr>
                <w:rFonts w:cstheme="minorHAnsi"/>
                <w:sz w:val="20"/>
                <w:szCs w:val="20"/>
              </w:rPr>
              <w:t>em</w:t>
            </w:r>
            <w:proofErr w:type="spellEnd"/>
            <w:r w:rsidRPr="00E05B25">
              <w:rPr>
                <w:rFonts w:cstheme="minorHAnsi"/>
                <w:sz w:val="20"/>
                <w:szCs w:val="20"/>
              </w:rPr>
              <w:t>="0000". This value is a 4-character hexadecimal number</w:t>
            </w:r>
          </w:p>
        </w:tc>
      </w:tr>
      <w:tr w:rsidR="00761564" w14:paraId="5C7B5680" w14:textId="77777777" w:rsidTr="006E444F">
        <w:tc>
          <w:tcPr>
            <w:tcW w:w="1975" w:type="dxa"/>
            <w:vAlign w:val="center"/>
          </w:tcPr>
          <w:p w14:paraId="446C3F05" w14:textId="77777777" w:rsidR="00761564" w:rsidRPr="00E05B25" w:rsidRDefault="00761564" w:rsidP="006E444F">
            <w:pPr>
              <w:jc w:val="right"/>
              <w:rPr>
                <w:rFonts w:cstheme="minorHAnsi"/>
                <w:sz w:val="20"/>
                <w:szCs w:val="20"/>
              </w:rPr>
            </w:pPr>
            <w:r w:rsidRPr="00E05B25">
              <w:rPr>
                <w:rFonts w:cstheme="minorHAnsi"/>
                <w:b/>
                <w:bCs/>
                <w:color w:val="000000"/>
                <w:sz w:val="20"/>
                <w:szCs w:val="20"/>
              </w:rPr>
              <w:t>value</w:t>
            </w:r>
          </w:p>
        </w:tc>
        <w:tc>
          <w:tcPr>
            <w:tcW w:w="6395" w:type="dxa"/>
            <w:vAlign w:val="center"/>
          </w:tcPr>
          <w:p w14:paraId="07BA83B4" w14:textId="77777777" w:rsidR="00761564" w:rsidRPr="00E05B25" w:rsidRDefault="00761564" w:rsidP="006E444F">
            <w:pPr>
              <w:rPr>
                <w:rFonts w:cstheme="minorHAnsi"/>
                <w:sz w:val="20"/>
                <w:szCs w:val="20"/>
              </w:rPr>
            </w:pPr>
            <w:r w:rsidRPr="00E05B25">
              <w:rPr>
                <w:rFonts w:cstheme="minorHAnsi"/>
                <w:color w:val="000000"/>
                <w:sz w:val="20"/>
                <w:szCs w:val="20"/>
              </w:rPr>
              <w:t>Result value for EQC the value is PASS or FAIL</w:t>
            </w:r>
          </w:p>
        </w:tc>
        <w:tc>
          <w:tcPr>
            <w:tcW w:w="2430" w:type="dxa"/>
            <w:vAlign w:val="center"/>
          </w:tcPr>
          <w:p w14:paraId="195B3E8D" w14:textId="77777777" w:rsidR="00761564" w:rsidRPr="00E05B25" w:rsidRDefault="00761564" w:rsidP="006E444F">
            <w:pPr>
              <w:rPr>
                <w:rFonts w:cstheme="minorHAnsi"/>
                <w:sz w:val="20"/>
                <w:szCs w:val="20"/>
              </w:rPr>
            </w:pPr>
            <w:r w:rsidRPr="00E05B25">
              <w:rPr>
                <w:rFonts w:cstheme="minorHAnsi"/>
                <w:color w:val="000000"/>
                <w:sz w:val="20"/>
                <w:szCs w:val="20"/>
              </w:rPr>
              <w:t>value="PASS"</w:t>
            </w:r>
          </w:p>
        </w:tc>
      </w:tr>
    </w:tbl>
    <w:p w14:paraId="0269A6F3" w14:textId="77777777" w:rsidR="00647F52" w:rsidRDefault="00647F52">
      <w:pPr>
        <w:rPr>
          <w:sz w:val="24"/>
          <w:szCs w:val="24"/>
        </w:rPr>
      </w:pPr>
      <w:r>
        <w:rPr>
          <w:sz w:val="24"/>
          <w:szCs w:val="24"/>
        </w:rPr>
        <w:br w:type="page"/>
      </w:r>
    </w:p>
    <w:p w14:paraId="02B25DF2" w14:textId="41234DBA" w:rsidR="00761564" w:rsidRDefault="00761564" w:rsidP="00761564">
      <w:pPr>
        <w:rPr>
          <w:sz w:val="24"/>
          <w:szCs w:val="24"/>
        </w:rPr>
      </w:pPr>
      <w:r>
        <w:rPr>
          <w:sz w:val="24"/>
          <w:szCs w:val="24"/>
        </w:rPr>
        <w:lastRenderedPageBreak/>
        <w:t>*</w:t>
      </w:r>
      <w:proofErr w:type="spellStart"/>
      <w:proofErr w:type="gramStart"/>
      <w:r>
        <w:rPr>
          <w:sz w:val="24"/>
          <w:szCs w:val="24"/>
        </w:rPr>
        <w:t>em</w:t>
      </w:r>
      <w:proofErr w:type="spellEnd"/>
      <w:proofErr w:type="gramEnd"/>
      <w:r>
        <w:rPr>
          <w:sz w:val="24"/>
          <w:szCs w:val="24"/>
        </w:rPr>
        <w:t xml:space="preserve"> interpretation:</w:t>
      </w:r>
    </w:p>
    <w:p w14:paraId="0FCAC08B" w14:textId="77777777" w:rsidR="00761564" w:rsidRPr="00DD5363" w:rsidRDefault="00761564" w:rsidP="00761564">
      <w:pPr>
        <w:pStyle w:val="ListParagraph"/>
        <w:numPr>
          <w:ilvl w:val="0"/>
          <w:numId w:val="3"/>
        </w:numPr>
        <w:rPr>
          <w:sz w:val="24"/>
          <w:szCs w:val="24"/>
        </w:rPr>
      </w:pPr>
      <w:r w:rsidRPr="00DD5363">
        <w:rPr>
          <w:sz w:val="24"/>
          <w:szCs w:val="24"/>
        </w:rPr>
        <w:t>Character 0 is a 4-bit value indicating the channel failing the f2 check, if any.</w:t>
      </w:r>
    </w:p>
    <w:p w14:paraId="70494DBE" w14:textId="77777777" w:rsidR="00761564" w:rsidRPr="00DD5363" w:rsidRDefault="00761564" w:rsidP="00761564">
      <w:pPr>
        <w:pStyle w:val="ListParagraph"/>
        <w:numPr>
          <w:ilvl w:val="0"/>
          <w:numId w:val="3"/>
        </w:numPr>
        <w:rPr>
          <w:sz w:val="24"/>
          <w:szCs w:val="24"/>
        </w:rPr>
      </w:pPr>
      <w:r w:rsidRPr="00DD5363">
        <w:rPr>
          <w:sz w:val="24"/>
          <w:szCs w:val="24"/>
        </w:rPr>
        <w:t>Character 1 is a 4-bit value indicating the channel failing the optical level checks o1 and o2, if any.</w:t>
      </w:r>
    </w:p>
    <w:p w14:paraId="47385A2C" w14:textId="77777777" w:rsidR="00761564" w:rsidRPr="00DD5363" w:rsidRDefault="00761564" w:rsidP="00761564">
      <w:pPr>
        <w:pStyle w:val="ListParagraph"/>
        <w:numPr>
          <w:ilvl w:val="1"/>
          <w:numId w:val="3"/>
        </w:numPr>
        <w:rPr>
          <w:sz w:val="24"/>
          <w:szCs w:val="24"/>
        </w:rPr>
      </w:pPr>
      <w:r w:rsidRPr="00DD5363">
        <w:rPr>
          <w:sz w:val="24"/>
          <w:szCs w:val="24"/>
        </w:rPr>
        <w:t>Bits 0 and 2 represent the Proximal and Distal-1 o1 level checks.</w:t>
      </w:r>
    </w:p>
    <w:p w14:paraId="57E83668" w14:textId="77777777" w:rsidR="00761564" w:rsidRPr="00DD5363" w:rsidRDefault="00761564" w:rsidP="00761564">
      <w:pPr>
        <w:pStyle w:val="ListParagraph"/>
        <w:numPr>
          <w:ilvl w:val="1"/>
          <w:numId w:val="3"/>
        </w:numPr>
        <w:rPr>
          <w:sz w:val="24"/>
          <w:szCs w:val="24"/>
        </w:rPr>
      </w:pPr>
      <w:r w:rsidRPr="00DD5363">
        <w:rPr>
          <w:sz w:val="24"/>
          <w:szCs w:val="24"/>
        </w:rPr>
        <w:t>Bits 1 and 3 represent the Proximal+1 and Distal o2 level checks.</w:t>
      </w:r>
    </w:p>
    <w:p w14:paraId="027C0741" w14:textId="77777777" w:rsidR="00761564" w:rsidRPr="00DD5363" w:rsidRDefault="00761564" w:rsidP="00761564">
      <w:pPr>
        <w:pStyle w:val="ListParagraph"/>
        <w:numPr>
          <w:ilvl w:val="0"/>
          <w:numId w:val="3"/>
        </w:numPr>
        <w:rPr>
          <w:sz w:val="24"/>
          <w:szCs w:val="24"/>
        </w:rPr>
      </w:pPr>
      <w:r w:rsidRPr="00DD5363">
        <w:rPr>
          <w:sz w:val="24"/>
          <w:szCs w:val="24"/>
        </w:rPr>
        <w:t>Character 2 is a 4-bit value indicating the channel failing a saturation check.</w:t>
      </w:r>
    </w:p>
    <w:p w14:paraId="6B2F096D" w14:textId="2582824D" w:rsidR="00761564" w:rsidRDefault="00761564" w:rsidP="00761564">
      <w:pPr>
        <w:pStyle w:val="ListParagraph"/>
        <w:numPr>
          <w:ilvl w:val="0"/>
          <w:numId w:val="3"/>
        </w:numPr>
        <w:rPr>
          <w:sz w:val="24"/>
          <w:szCs w:val="24"/>
        </w:rPr>
      </w:pPr>
      <w:r w:rsidRPr="00DD5363">
        <w:rPr>
          <w:sz w:val="24"/>
          <w:szCs w:val="24"/>
        </w:rPr>
        <w:t xml:space="preserve">Character 3 is the number of </w:t>
      </w:r>
      <w:proofErr w:type="spellStart"/>
      <w:r w:rsidRPr="00DD5363">
        <w:rPr>
          <w:sz w:val="24"/>
          <w:szCs w:val="24"/>
        </w:rPr>
        <w:t>spotcode</w:t>
      </w:r>
      <w:proofErr w:type="spellEnd"/>
      <w:r w:rsidRPr="00DD5363">
        <w:rPr>
          <w:sz w:val="24"/>
          <w:szCs w:val="24"/>
        </w:rPr>
        <w:t xml:space="preserve"> sensors that failed the EQC check if any. If more than 15 </w:t>
      </w:r>
      <w:proofErr w:type="gramStart"/>
      <w:r w:rsidRPr="00DD5363">
        <w:rPr>
          <w:sz w:val="24"/>
          <w:szCs w:val="24"/>
        </w:rPr>
        <w:t>fail</w:t>
      </w:r>
      <w:proofErr w:type="gramEnd"/>
      <w:r w:rsidRPr="00DD5363">
        <w:rPr>
          <w:sz w:val="24"/>
          <w:szCs w:val="24"/>
        </w:rPr>
        <w:t>, the number is limited to 15 for reporting</w:t>
      </w:r>
    </w:p>
    <w:tbl>
      <w:tblPr>
        <w:tblStyle w:val="TableGrid"/>
        <w:tblW w:w="10890" w:type="dxa"/>
        <w:tblInd w:w="-545" w:type="dxa"/>
        <w:tblLook w:val="04A0" w:firstRow="1" w:lastRow="0" w:firstColumn="1" w:lastColumn="0" w:noHBand="0" w:noVBand="1"/>
      </w:tblPr>
      <w:tblGrid>
        <w:gridCol w:w="1104"/>
        <w:gridCol w:w="3090"/>
        <w:gridCol w:w="625"/>
        <w:gridCol w:w="888"/>
        <w:gridCol w:w="1154"/>
        <w:gridCol w:w="4029"/>
      </w:tblGrid>
      <w:tr w:rsidR="001178B8" w14:paraId="00AA435A" w14:textId="77777777" w:rsidTr="004F6C9C">
        <w:tc>
          <w:tcPr>
            <w:tcW w:w="1104" w:type="dxa"/>
          </w:tcPr>
          <w:p w14:paraId="24BD15DE" w14:textId="77777777" w:rsidR="001178B8" w:rsidRPr="00445E6F" w:rsidRDefault="001178B8" w:rsidP="006E444F">
            <w:pPr>
              <w:jc w:val="center"/>
              <w:rPr>
                <w:rFonts w:cstheme="minorHAnsi"/>
                <w:sz w:val="24"/>
                <w:szCs w:val="24"/>
              </w:rPr>
            </w:pPr>
            <w:r w:rsidRPr="00445E6F">
              <w:rPr>
                <w:rFonts w:cstheme="minorHAnsi"/>
                <w:b/>
                <w:sz w:val="24"/>
                <w:szCs w:val="24"/>
              </w:rPr>
              <w:t>Keyword</w:t>
            </w:r>
          </w:p>
        </w:tc>
        <w:tc>
          <w:tcPr>
            <w:tcW w:w="3090" w:type="dxa"/>
          </w:tcPr>
          <w:p w14:paraId="04FCB7B3" w14:textId="77777777" w:rsidR="001178B8" w:rsidRPr="00445E6F" w:rsidRDefault="001178B8" w:rsidP="006E444F">
            <w:pPr>
              <w:jc w:val="center"/>
              <w:rPr>
                <w:rFonts w:cstheme="minorHAnsi"/>
                <w:sz w:val="24"/>
                <w:szCs w:val="24"/>
              </w:rPr>
            </w:pPr>
            <w:r w:rsidRPr="00445E6F">
              <w:rPr>
                <w:rFonts w:cstheme="minorHAnsi"/>
                <w:b/>
                <w:sz w:val="24"/>
                <w:szCs w:val="24"/>
              </w:rPr>
              <w:t>String Content</w:t>
            </w:r>
          </w:p>
        </w:tc>
        <w:tc>
          <w:tcPr>
            <w:tcW w:w="625" w:type="dxa"/>
          </w:tcPr>
          <w:p w14:paraId="6E1FFD88" w14:textId="77777777" w:rsidR="001178B8" w:rsidRPr="00445E6F" w:rsidRDefault="001178B8" w:rsidP="006E444F">
            <w:pPr>
              <w:jc w:val="center"/>
              <w:rPr>
                <w:rFonts w:cstheme="minorHAnsi"/>
                <w:sz w:val="24"/>
                <w:szCs w:val="24"/>
              </w:rPr>
            </w:pPr>
            <w:r w:rsidRPr="00445E6F">
              <w:rPr>
                <w:rFonts w:cstheme="minorHAnsi"/>
                <w:b/>
                <w:sz w:val="24"/>
                <w:szCs w:val="24"/>
              </w:rPr>
              <w:t>EQC</w:t>
            </w:r>
          </w:p>
        </w:tc>
        <w:tc>
          <w:tcPr>
            <w:tcW w:w="888" w:type="dxa"/>
          </w:tcPr>
          <w:p w14:paraId="5C4E2A63" w14:textId="77777777" w:rsidR="001178B8" w:rsidRPr="00445E6F" w:rsidRDefault="001178B8" w:rsidP="006E444F">
            <w:pPr>
              <w:jc w:val="center"/>
              <w:rPr>
                <w:rFonts w:cstheme="minorHAnsi"/>
                <w:sz w:val="24"/>
                <w:szCs w:val="24"/>
              </w:rPr>
            </w:pPr>
            <w:r w:rsidRPr="00445E6F">
              <w:rPr>
                <w:rFonts w:cstheme="minorHAnsi"/>
                <w:b/>
                <w:sz w:val="24"/>
                <w:szCs w:val="24"/>
              </w:rPr>
              <w:t>WQC</w:t>
            </w:r>
          </w:p>
        </w:tc>
        <w:tc>
          <w:tcPr>
            <w:tcW w:w="1154" w:type="dxa"/>
          </w:tcPr>
          <w:p w14:paraId="3DBD0C07" w14:textId="77777777" w:rsidR="001178B8" w:rsidRPr="00445E6F" w:rsidRDefault="001178B8" w:rsidP="006E444F">
            <w:pPr>
              <w:jc w:val="center"/>
              <w:rPr>
                <w:rFonts w:cstheme="minorHAnsi"/>
                <w:sz w:val="24"/>
                <w:szCs w:val="24"/>
              </w:rPr>
            </w:pPr>
            <w:r w:rsidRPr="00445E6F">
              <w:rPr>
                <w:rFonts w:cstheme="minorHAnsi"/>
                <w:b/>
                <w:sz w:val="24"/>
                <w:szCs w:val="24"/>
              </w:rPr>
              <w:t>Patient</w:t>
            </w:r>
          </w:p>
        </w:tc>
        <w:tc>
          <w:tcPr>
            <w:tcW w:w="4029" w:type="dxa"/>
          </w:tcPr>
          <w:p w14:paraId="1883503F" w14:textId="77777777" w:rsidR="001178B8" w:rsidRPr="00445E6F" w:rsidRDefault="001178B8" w:rsidP="006E444F">
            <w:pPr>
              <w:jc w:val="center"/>
              <w:rPr>
                <w:rFonts w:cstheme="minorHAnsi"/>
                <w:sz w:val="24"/>
                <w:szCs w:val="24"/>
              </w:rPr>
            </w:pPr>
            <w:r w:rsidRPr="00445E6F">
              <w:rPr>
                <w:rFonts w:cstheme="minorHAnsi"/>
                <w:b/>
                <w:sz w:val="24"/>
                <w:szCs w:val="24"/>
              </w:rPr>
              <w:t>Description</w:t>
            </w:r>
          </w:p>
        </w:tc>
      </w:tr>
      <w:tr w:rsidR="001178B8" w14:paraId="56629CBE" w14:textId="77777777" w:rsidTr="004F6C9C">
        <w:tc>
          <w:tcPr>
            <w:tcW w:w="1104" w:type="dxa"/>
          </w:tcPr>
          <w:p w14:paraId="1EE68B98"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ruo</w:t>
            </w:r>
            <w:proofErr w:type="spellEnd"/>
          </w:p>
        </w:tc>
        <w:tc>
          <w:tcPr>
            <w:tcW w:w="3090" w:type="dxa"/>
          </w:tcPr>
          <w:p w14:paraId="0D860D08" w14:textId="77777777" w:rsidR="001178B8" w:rsidRPr="0017352D" w:rsidRDefault="001178B8" w:rsidP="006E444F">
            <w:pPr>
              <w:rPr>
                <w:rFonts w:cstheme="minorHAnsi"/>
                <w:sz w:val="20"/>
                <w:szCs w:val="20"/>
              </w:rPr>
            </w:pPr>
            <w:r w:rsidRPr="0017352D">
              <w:rPr>
                <w:rFonts w:cstheme="minorHAnsi"/>
                <w:sz w:val="20"/>
                <w:szCs w:val="20"/>
              </w:rPr>
              <w:t>“Yes” or “No”</w:t>
            </w:r>
          </w:p>
        </w:tc>
        <w:tc>
          <w:tcPr>
            <w:tcW w:w="625" w:type="dxa"/>
          </w:tcPr>
          <w:p w14:paraId="6AAE9D78" w14:textId="77777777" w:rsidR="001178B8" w:rsidRPr="0017352D" w:rsidRDefault="001178B8" w:rsidP="006E444F">
            <w:pPr>
              <w:rPr>
                <w:rFonts w:cstheme="minorHAnsi"/>
                <w:sz w:val="20"/>
                <w:szCs w:val="20"/>
              </w:rPr>
            </w:pPr>
          </w:p>
        </w:tc>
        <w:tc>
          <w:tcPr>
            <w:tcW w:w="888" w:type="dxa"/>
          </w:tcPr>
          <w:p w14:paraId="47DBF792"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5CB57EA5"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9C85B48" w14:textId="77777777" w:rsidR="001178B8" w:rsidRPr="0017352D" w:rsidRDefault="001178B8" w:rsidP="006E444F">
            <w:pPr>
              <w:rPr>
                <w:rFonts w:cstheme="minorHAnsi"/>
                <w:sz w:val="20"/>
                <w:szCs w:val="20"/>
              </w:rPr>
            </w:pPr>
            <w:r w:rsidRPr="0017352D">
              <w:rPr>
                <w:rFonts w:cstheme="minorHAnsi"/>
                <w:sz w:val="20"/>
                <w:szCs w:val="20"/>
              </w:rPr>
              <w:t>Research use only. Always “No” for production instruments.</w:t>
            </w:r>
          </w:p>
        </w:tc>
      </w:tr>
      <w:tr w:rsidR="001178B8" w14:paraId="2698CF09" w14:textId="77777777" w:rsidTr="004F6C9C">
        <w:tc>
          <w:tcPr>
            <w:tcW w:w="1104" w:type="dxa"/>
          </w:tcPr>
          <w:p w14:paraId="2023F8B8"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wqc</w:t>
            </w:r>
            <w:proofErr w:type="spellEnd"/>
          </w:p>
        </w:tc>
        <w:tc>
          <w:tcPr>
            <w:tcW w:w="3090" w:type="dxa"/>
          </w:tcPr>
          <w:p w14:paraId="1F098090" w14:textId="77777777" w:rsidR="001178B8" w:rsidRPr="0017352D" w:rsidRDefault="001178B8" w:rsidP="006E444F">
            <w:pPr>
              <w:rPr>
                <w:rFonts w:cstheme="minorHAnsi"/>
                <w:sz w:val="20"/>
                <w:szCs w:val="20"/>
              </w:rPr>
            </w:pPr>
            <w:r w:rsidRPr="0017352D">
              <w:rPr>
                <w:rFonts w:cstheme="minorHAnsi"/>
                <w:sz w:val="20"/>
                <w:szCs w:val="20"/>
              </w:rPr>
              <w:t>“Yes” or “No”</w:t>
            </w:r>
          </w:p>
        </w:tc>
        <w:tc>
          <w:tcPr>
            <w:tcW w:w="625" w:type="dxa"/>
          </w:tcPr>
          <w:p w14:paraId="4A95E65C" w14:textId="77777777" w:rsidR="001178B8" w:rsidRPr="0017352D" w:rsidRDefault="001178B8" w:rsidP="006E444F">
            <w:pPr>
              <w:rPr>
                <w:rFonts w:cstheme="minorHAnsi"/>
                <w:sz w:val="20"/>
                <w:szCs w:val="20"/>
              </w:rPr>
            </w:pPr>
          </w:p>
        </w:tc>
        <w:tc>
          <w:tcPr>
            <w:tcW w:w="888" w:type="dxa"/>
          </w:tcPr>
          <w:p w14:paraId="73B32D49"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3BDD4FDE"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44DC55A" w14:textId="77777777" w:rsidR="001178B8" w:rsidRPr="0017352D" w:rsidRDefault="001178B8" w:rsidP="006E444F">
            <w:pPr>
              <w:rPr>
                <w:rFonts w:cstheme="minorHAnsi"/>
                <w:sz w:val="20"/>
                <w:szCs w:val="20"/>
              </w:rPr>
            </w:pPr>
            <w:r w:rsidRPr="0017352D">
              <w:rPr>
                <w:rFonts w:cstheme="minorHAnsi"/>
                <w:sz w:val="20"/>
                <w:szCs w:val="20"/>
              </w:rPr>
              <w:t>Wet Quality Control</w:t>
            </w:r>
          </w:p>
        </w:tc>
      </w:tr>
      <w:tr w:rsidR="001178B8" w14:paraId="086890CB" w14:textId="77777777" w:rsidTr="004F6C9C">
        <w:tc>
          <w:tcPr>
            <w:tcW w:w="1104" w:type="dxa"/>
          </w:tcPr>
          <w:p w14:paraId="4F4B4EBB" w14:textId="77777777" w:rsidR="001178B8" w:rsidRPr="0017352D" w:rsidRDefault="001178B8" w:rsidP="006E444F">
            <w:pPr>
              <w:jc w:val="right"/>
              <w:rPr>
                <w:rFonts w:cstheme="minorHAnsi"/>
                <w:sz w:val="20"/>
                <w:szCs w:val="20"/>
              </w:rPr>
            </w:pPr>
            <w:r w:rsidRPr="0017352D">
              <w:rPr>
                <w:rFonts w:cstheme="minorHAnsi"/>
                <w:sz w:val="20"/>
                <w:szCs w:val="20"/>
              </w:rPr>
              <w:t>mcf</w:t>
            </w:r>
          </w:p>
        </w:tc>
        <w:tc>
          <w:tcPr>
            <w:tcW w:w="3090" w:type="dxa"/>
          </w:tcPr>
          <w:p w14:paraId="17183A32" w14:textId="77777777" w:rsidR="001178B8" w:rsidRPr="0017352D" w:rsidRDefault="001178B8" w:rsidP="006E444F">
            <w:pPr>
              <w:rPr>
                <w:rFonts w:cstheme="minorHAnsi"/>
                <w:sz w:val="20"/>
                <w:szCs w:val="20"/>
              </w:rPr>
            </w:pPr>
            <w:r w:rsidRPr="0017352D">
              <w:rPr>
                <w:rFonts w:cstheme="minorHAnsi"/>
                <w:sz w:val="20"/>
                <w:szCs w:val="20"/>
              </w:rPr>
              <w:t>Default is “1.0000”</w:t>
            </w:r>
          </w:p>
        </w:tc>
        <w:tc>
          <w:tcPr>
            <w:tcW w:w="625" w:type="dxa"/>
          </w:tcPr>
          <w:p w14:paraId="177D56F9" w14:textId="77777777" w:rsidR="001178B8" w:rsidRPr="0017352D" w:rsidRDefault="001178B8" w:rsidP="006E444F">
            <w:pPr>
              <w:rPr>
                <w:rFonts w:cstheme="minorHAnsi"/>
                <w:sz w:val="20"/>
                <w:szCs w:val="20"/>
              </w:rPr>
            </w:pPr>
          </w:p>
        </w:tc>
        <w:tc>
          <w:tcPr>
            <w:tcW w:w="888" w:type="dxa"/>
          </w:tcPr>
          <w:p w14:paraId="3E7E5AE2"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1071746F" w14:textId="77777777" w:rsidR="001178B8" w:rsidRPr="0017352D" w:rsidRDefault="001178B8" w:rsidP="006E444F">
            <w:pPr>
              <w:rPr>
                <w:rFonts w:cstheme="minorHAnsi"/>
                <w:sz w:val="20"/>
                <w:szCs w:val="20"/>
              </w:rPr>
            </w:pPr>
          </w:p>
        </w:tc>
        <w:tc>
          <w:tcPr>
            <w:tcW w:w="4029" w:type="dxa"/>
          </w:tcPr>
          <w:p w14:paraId="6B8C821D" w14:textId="77777777" w:rsidR="001178B8" w:rsidRPr="0017352D" w:rsidRDefault="001178B8" w:rsidP="006E444F">
            <w:pPr>
              <w:rPr>
                <w:rFonts w:cstheme="minorHAnsi"/>
                <w:sz w:val="20"/>
                <w:szCs w:val="20"/>
              </w:rPr>
            </w:pPr>
            <w:r w:rsidRPr="0017352D">
              <w:rPr>
                <w:rFonts w:cstheme="minorHAnsi"/>
                <w:sz w:val="20"/>
                <w:szCs w:val="20"/>
              </w:rPr>
              <w:t>Motor Correction Factor</w:t>
            </w:r>
          </w:p>
        </w:tc>
      </w:tr>
      <w:tr w:rsidR="001178B8" w14:paraId="4EC9BA10" w14:textId="77777777" w:rsidTr="004F6C9C">
        <w:tc>
          <w:tcPr>
            <w:tcW w:w="1104" w:type="dxa"/>
          </w:tcPr>
          <w:p w14:paraId="2E8771C5"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lcf</w:t>
            </w:r>
            <w:proofErr w:type="spellEnd"/>
          </w:p>
        </w:tc>
        <w:tc>
          <w:tcPr>
            <w:tcW w:w="3090" w:type="dxa"/>
          </w:tcPr>
          <w:p w14:paraId="1D246AFC"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“0.98”</w:t>
            </w:r>
          </w:p>
        </w:tc>
        <w:tc>
          <w:tcPr>
            <w:tcW w:w="625" w:type="dxa"/>
          </w:tcPr>
          <w:p w14:paraId="192905EA" w14:textId="77777777" w:rsidR="001178B8" w:rsidRPr="0017352D" w:rsidRDefault="001178B8" w:rsidP="006E444F">
            <w:pPr>
              <w:rPr>
                <w:rFonts w:cstheme="minorHAnsi"/>
                <w:sz w:val="20"/>
                <w:szCs w:val="20"/>
              </w:rPr>
            </w:pPr>
          </w:p>
        </w:tc>
        <w:tc>
          <w:tcPr>
            <w:tcW w:w="888" w:type="dxa"/>
          </w:tcPr>
          <w:p w14:paraId="55D4969B"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57A2A5C7"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15BEAB99" w14:textId="77777777" w:rsidR="001178B8" w:rsidRPr="0017352D" w:rsidRDefault="001178B8" w:rsidP="006E444F">
            <w:pPr>
              <w:rPr>
                <w:rFonts w:cstheme="minorHAnsi"/>
                <w:sz w:val="20"/>
                <w:szCs w:val="20"/>
              </w:rPr>
            </w:pPr>
            <w:r w:rsidRPr="0017352D">
              <w:rPr>
                <w:rFonts w:cstheme="minorHAnsi"/>
                <w:sz w:val="20"/>
                <w:szCs w:val="20"/>
              </w:rPr>
              <w:t>Lot Correction Factor</w:t>
            </w:r>
          </w:p>
        </w:tc>
      </w:tr>
      <w:tr w:rsidR="001178B8" w14:paraId="7AA4CF8C" w14:textId="77777777" w:rsidTr="004F6C9C">
        <w:tc>
          <w:tcPr>
            <w:tcW w:w="1104" w:type="dxa"/>
          </w:tcPr>
          <w:p w14:paraId="2BF3DB78" w14:textId="77777777" w:rsidR="001178B8" w:rsidRPr="0017352D" w:rsidRDefault="001178B8" w:rsidP="006E444F">
            <w:pPr>
              <w:jc w:val="right"/>
              <w:rPr>
                <w:rFonts w:cstheme="minorHAnsi"/>
                <w:sz w:val="20"/>
                <w:szCs w:val="20"/>
              </w:rPr>
            </w:pPr>
            <w:r w:rsidRPr="0017352D">
              <w:rPr>
                <w:rFonts w:cstheme="minorHAnsi"/>
                <w:sz w:val="20"/>
                <w:szCs w:val="20"/>
              </w:rPr>
              <w:t>Type</w:t>
            </w:r>
          </w:p>
        </w:tc>
        <w:tc>
          <w:tcPr>
            <w:tcW w:w="3090" w:type="dxa"/>
          </w:tcPr>
          <w:p w14:paraId="45375466" w14:textId="62EA5D1C" w:rsidR="001178B8" w:rsidRPr="0017352D" w:rsidRDefault="001178B8" w:rsidP="006E444F">
            <w:pPr>
              <w:rPr>
                <w:rFonts w:cstheme="minorHAnsi"/>
                <w:sz w:val="20"/>
                <w:szCs w:val="20"/>
              </w:rPr>
            </w:pPr>
            <w:r w:rsidRPr="0017352D">
              <w:rPr>
                <w:rFonts w:cstheme="minorHAnsi"/>
                <w:sz w:val="20"/>
                <w:szCs w:val="20"/>
              </w:rPr>
              <w:t>“EQC”, “PRUTest”, “AA”</w:t>
            </w:r>
          </w:p>
        </w:tc>
        <w:tc>
          <w:tcPr>
            <w:tcW w:w="625" w:type="dxa"/>
          </w:tcPr>
          <w:p w14:paraId="76ADA3AB"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7E6CD66C"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306ADE74"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0EE4CD4E" w14:textId="77777777" w:rsidR="001178B8" w:rsidRPr="0017352D" w:rsidRDefault="001178B8" w:rsidP="006E444F">
            <w:pPr>
              <w:rPr>
                <w:rFonts w:cstheme="minorHAnsi"/>
                <w:sz w:val="20"/>
                <w:szCs w:val="20"/>
              </w:rPr>
            </w:pPr>
            <w:r w:rsidRPr="0017352D">
              <w:rPr>
                <w:rFonts w:cstheme="minorHAnsi"/>
                <w:sz w:val="20"/>
                <w:szCs w:val="20"/>
              </w:rPr>
              <w:t>Assay or test type</w:t>
            </w:r>
          </w:p>
        </w:tc>
      </w:tr>
      <w:tr w:rsidR="001178B8" w14:paraId="527377BF" w14:textId="77777777" w:rsidTr="004F6C9C">
        <w:tc>
          <w:tcPr>
            <w:tcW w:w="1104" w:type="dxa"/>
          </w:tcPr>
          <w:p w14:paraId="1FBB2021" w14:textId="77777777" w:rsidR="001178B8" w:rsidRPr="0017352D" w:rsidRDefault="001178B8" w:rsidP="006E444F">
            <w:pPr>
              <w:jc w:val="right"/>
              <w:rPr>
                <w:rFonts w:cstheme="minorHAnsi"/>
                <w:sz w:val="20"/>
                <w:szCs w:val="20"/>
              </w:rPr>
            </w:pPr>
            <w:r w:rsidRPr="0017352D">
              <w:rPr>
                <w:rFonts w:cstheme="minorHAnsi"/>
                <w:sz w:val="20"/>
                <w:szCs w:val="20"/>
              </w:rPr>
              <w:t>serial</w:t>
            </w:r>
          </w:p>
        </w:tc>
        <w:tc>
          <w:tcPr>
            <w:tcW w:w="3090" w:type="dxa"/>
          </w:tcPr>
          <w:p w14:paraId="68CC459D" w14:textId="77777777" w:rsidR="001178B8" w:rsidRPr="0017352D" w:rsidRDefault="001178B8" w:rsidP="006E444F">
            <w:pPr>
              <w:rPr>
                <w:rFonts w:cstheme="minorHAnsi"/>
                <w:sz w:val="20"/>
                <w:szCs w:val="20"/>
              </w:rPr>
            </w:pPr>
            <w:r w:rsidRPr="0017352D">
              <w:rPr>
                <w:rFonts w:cstheme="minorHAnsi"/>
                <w:sz w:val="20"/>
                <w:szCs w:val="20"/>
              </w:rPr>
              <w:t>Up to 8 chars</w:t>
            </w:r>
          </w:p>
        </w:tc>
        <w:tc>
          <w:tcPr>
            <w:tcW w:w="625" w:type="dxa"/>
          </w:tcPr>
          <w:p w14:paraId="7F9777A4"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70D5C616"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541D2F67"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7EB07488" w14:textId="77777777" w:rsidR="001178B8" w:rsidRPr="0017352D" w:rsidRDefault="001178B8" w:rsidP="006E444F">
            <w:pPr>
              <w:rPr>
                <w:rFonts w:cstheme="minorHAnsi"/>
                <w:sz w:val="20"/>
                <w:szCs w:val="20"/>
              </w:rPr>
            </w:pPr>
            <w:r w:rsidRPr="0017352D">
              <w:rPr>
                <w:rFonts w:cstheme="minorHAnsi"/>
                <w:sz w:val="20"/>
                <w:szCs w:val="20"/>
              </w:rPr>
              <w:t>Instrument serial number</w:t>
            </w:r>
          </w:p>
        </w:tc>
      </w:tr>
      <w:tr w:rsidR="001178B8" w14:paraId="457AD0BD" w14:textId="77777777" w:rsidTr="004F6C9C">
        <w:tc>
          <w:tcPr>
            <w:tcW w:w="1104" w:type="dxa"/>
          </w:tcPr>
          <w:p w14:paraId="32C5BB6C"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opid</w:t>
            </w:r>
            <w:proofErr w:type="spellEnd"/>
          </w:p>
        </w:tc>
        <w:tc>
          <w:tcPr>
            <w:tcW w:w="3090" w:type="dxa"/>
          </w:tcPr>
          <w:p w14:paraId="66B3DA53" w14:textId="77777777" w:rsidR="001178B8" w:rsidRPr="0017352D" w:rsidRDefault="001178B8" w:rsidP="006E444F">
            <w:pPr>
              <w:rPr>
                <w:rFonts w:cstheme="minorHAnsi"/>
                <w:sz w:val="20"/>
                <w:szCs w:val="20"/>
              </w:rPr>
            </w:pPr>
            <w:r w:rsidRPr="0017352D">
              <w:rPr>
                <w:rFonts w:cstheme="minorHAnsi"/>
                <w:sz w:val="20"/>
                <w:szCs w:val="20"/>
              </w:rPr>
              <w:t xml:space="preserve">Up to </w:t>
            </w:r>
            <w:r>
              <w:rPr>
                <w:rFonts w:cstheme="minorHAnsi"/>
                <w:sz w:val="20"/>
                <w:szCs w:val="20"/>
              </w:rPr>
              <w:t>24</w:t>
            </w:r>
            <w:r w:rsidRPr="0017352D">
              <w:rPr>
                <w:rFonts w:cstheme="minorHAnsi"/>
                <w:sz w:val="20"/>
                <w:szCs w:val="20"/>
              </w:rPr>
              <w:t xml:space="preserve"> chars</w:t>
            </w:r>
          </w:p>
        </w:tc>
        <w:tc>
          <w:tcPr>
            <w:tcW w:w="625" w:type="dxa"/>
          </w:tcPr>
          <w:p w14:paraId="1CCB95EB"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49432433"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2FD08B79"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6E837DB7" w14:textId="77777777" w:rsidR="001178B8" w:rsidRPr="0017352D" w:rsidRDefault="001178B8" w:rsidP="006E444F">
            <w:pPr>
              <w:rPr>
                <w:rFonts w:cstheme="minorHAnsi"/>
                <w:sz w:val="20"/>
                <w:szCs w:val="20"/>
              </w:rPr>
            </w:pPr>
            <w:r w:rsidRPr="0017352D">
              <w:rPr>
                <w:rFonts w:cstheme="minorHAnsi"/>
                <w:sz w:val="20"/>
                <w:szCs w:val="20"/>
              </w:rPr>
              <w:t>Operator ID</w:t>
            </w:r>
          </w:p>
        </w:tc>
      </w:tr>
      <w:tr w:rsidR="003D0D23" w14:paraId="77CB3144" w14:textId="77777777" w:rsidTr="004F6C9C">
        <w:tc>
          <w:tcPr>
            <w:tcW w:w="1104" w:type="dxa"/>
          </w:tcPr>
          <w:p w14:paraId="13A6B4DC"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ptid</w:t>
            </w:r>
            <w:proofErr w:type="spellEnd"/>
          </w:p>
        </w:tc>
        <w:tc>
          <w:tcPr>
            <w:tcW w:w="3090" w:type="dxa"/>
          </w:tcPr>
          <w:p w14:paraId="7D75195C" w14:textId="77777777" w:rsidR="001178B8" w:rsidRPr="0017352D" w:rsidRDefault="001178B8" w:rsidP="006E444F">
            <w:pPr>
              <w:rPr>
                <w:rFonts w:cstheme="minorHAnsi"/>
                <w:sz w:val="20"/>
                <w:szCs w:val="20"/>
              </w:rPr>
            </w:pPr>
            <w:r w:rsidRPr="0017352D">
              <w:rPr>
                <w:rFonts w:cstheme="minorHAnsi"/>
                <w:sz w:val="20"/>
                <w:szCs w:val="20"/>
              </w:rPr>
              <w:t xml:space="preserve">Up to </w:t>
            </w:r>
            <w:r>
              <w:rPr>
                <w:rFonts w:cstheme="minorHAnsi"/>
                <w:sz w:val="20"/>
                <w:szCs w:val="20"/>
              </w:rPr>
              <w:t>24</w:t>
            </w:r>
            <w:r w:rsidRPr="0017352D">
              <w:rPr>
                <w:rFonts w:cstheme="minorHAnsi"/>
                <w:sz w:val="20"/>
                <w:szCs w:val="20"/>
              </w:rPr>
              <w:t xml:space="preserve"> chars</w:t>
            </w:r>
          </w:p>
        </w:tc>
        <w:tc>
          <w:tcPr>
            <w:tcW w:w="625" w:type="dxa"/>
          </w:tcPr>
          <w:p w14:paraId="105ADC88" w14:textId="77777777" w:rsidR="001178B8" w:rsidRPr="0017352D" w:rsidRDefault="001178B8" w:rsidP="006E444F">
            <w:pPr>
              <w:rPr>
                <w:rFonts w:cstheme="minorHAnsi"/>
                <w:sz w:val="20"/>
                <w:szCs w:val="20"/>
              </w:rPr>
            </w:pPr>
          </w:p>
        </w:tc>
        <w:tc>
          <w:tcPr>
            <w:tcW w:w="888" w:type="dxa"/>
          </w:tcPr>
          <w:p w14:paraId="08CAF57F" w14:textId="77777777" w:rsidR="001178B8" w:rsidRPr="0017352D" w:rsidRDefault="001178B8" w:rsidP="006E444F">
            <w:pPr>
              <w:rPr>
                <w:rFonts w:cstheme="minorHAnsi"/>
                <w:sz w:val="20"/>
                <w:szCs w:val="20"/>
              </w:rPr>
            </w:pPr>
          </w:p>
        </w:tc>
        <w:tc>
          <w:tcPr>
            <w:tcW w:w="1154" w:type="dxa"/>
          </w:tcPr>
          <w:p w14:paraId="6D38C36E"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5AE38F0" w14:textId="77777777" w:rsidR="001178B8" w:rsidRPr="0017352D" w:rsidRDefault="001178B8" w:rsidP="006E444F">
            <w:pPr>
              <w:rPr>
                <w:rFonts w:cstheme="minorHAnsi"/>
                <w:sz w:val="20"/>
                <w:szCs w:val="20"/>
              </w:rPr>
            </w:pPr>
            <w:r w:rsidRPr="0017352D">
              <w:rPr>
                <w:rFonts w:cstheme="minorHAnsi"/>
                <w:sz w:val="20"/>
                <w:szCs w:val="20"/>
              </w:rPr>
              <w:t>Patient ID</w:t>
            </w:r>
          </w:p>
        </w:tc>
      </w:tr>
      <w:tr w:rsidR="003D0D23" w14:paraId="00F0FDF6" w14:textId="77777777" w:rsidTr="004F6C9C">
        <w:tc>
          <w:tcPr>
            <w:tcW w:w="1104" w:type="dxa"/>
          </w:tcPr>
          <w:p w14:paraId="492DF4FD" w14:textId="77777777" w:rsidR="001178B8" w:rsidRPr="0017352D" w:rsidRDefault="001178B8" w:rsidP="006E444F">
            <w:pPr>
              <w:jc w:val="right"/>
              <w:rPr>
                <w:rFonts w:cstheme="minorHAnsi"/>
                <w:sz w:val="20"/>
                <w:szCs w:val="20"/>
              </w:rPr>
            </w:pPr>
            <w:r w:rsidRPr="0017352D">
              <w:rPr>
                <w:rFonts w:cstheme="minorHAnsi"/>
                <w:sz w:val="20"/>
                <w:szCs w:val="20"/>
              </w:rPr>
              <w:t>elcf1</w:t>
            </w:r>
          </w:p>
        </w:tc>
        <w:tc>
          <w:tcPr>
            <w:tcW w:w="3090" w:type="dxa"/>
          </w:tcPr>
          <w:p w14:paraId="031C6E59"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“0.98”</w:t>
            </w:r>
          </w:p>
        </w:tc>
        <w:tc>
          <w:tcPr>
            <w:tcW w:w="625" w:type="dxa"/>
          </w:tcPr>
          <w:p w14:paraId="74C1F70A" w14:textId="77777777" w:rsidR="001178B8" w:rsidRPr="0017352D" w:rsidRDefault="001178B8" w:rsidP="006E444F">
            <w:pPr>
              <w:rPr>
                <w:rFonts w:cstheme="minorHAnsi"/>
                <w:sz w:val="20"/>
                <w:szCs w:val="20"/>
              </w:rPr>
            </w:pPr>
          </w:p>
        </w:tc>
        <w:tc>
          <w:tcPr>
            <w:tcW w:w="888" w:type="dxa"/>
          </w:tcPr>
          <w:p w14:paraId="502F2901" w14:textId="77777777" w:rsidR="001178B8" w:rsidRPr="0017352D" w:rsidRDefault="001178B8" w:rsidP="006E444F">
            <w:pPr>
              <w:rPr>
                <w:rFonts w:cstheme="minorHAnsi"/>
                <w:sz w:val="20"/>
                <w:szCs w:val="20"/>
              </w:rPr>
            </w:pPr>
          </w:p>
        </w:tc>
        <w:tc>
          <w:tcPr>
            <w:tcW w:w="1154" w:type="dxa"/>
          </w:tcPr>
          <w:p w14:paraId="3C44EB32"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AFFC338" w14:textId="77777777" w:rsidR="001178B8" w:rsidRPr="0017352D" w:rsidRDefault="001178B8" w:rsidP="006E444F">
            <w:pPr>
              <w:rPr>
                <w:rFonts w:cstheme="minorHAnsi"/>
                <w:sz w:val="20"/>
                <w:szCs w:val="20"/>
              </w:rPr>
            </w:pPr>
            <w:r w:rsidRPr="0017352D">
              <w:rPr>
                <w:rFonts w:cstheme="minorHAnsi"/>
                <w:sz w:val="20"/>
                <w:szCs w:val="20"/>
              </w:rPr>
              <w:t>Extended lot correction factor 1, P2Y12 only.</w:t>
            </w:r>
          </w:p>
        </w:tc>
      </w:tr>
      <w:tr w:rsidR="003D0D23" w14:paraId="02E5BC8F" w14:textId="77777777" w:rsidTr="004F6C9C">
        <w:tc>
          <w:tcPr>
            <w:tcW w:w="1104" w:type="dxa"/>
          </w:tcPr>
          <w:p w14:paraId="384B65D6" w14:textId="77777777" w:rsidR="001178B8" w:rsidRPr="0017352D" w:rsidRDefault="001178B8" w:rsidP="006E444F">
            <w:pPr>
              <w:jc w:val="right"/>
              <w:rPr>
                <w:rFonts w:cstheme="minorHAnsi"/>
                <w:sz w:val="20"/>
                <w:szCs w:val="20"/>
              </w:rPr>
            </w:pPr>
            <w:r w:rsidRPr="0017352D">
              <w:rPr>
                <w:rFonts w:cstheme="minorHAnsi"/>
                <w:sz w:val="20"/>
                <w:szCs w:val="20"/>
              </w:rPr>
              <w:t>elcf2</w:t>
            </w:r>
          </w:p>
        </w:tc>
        <w:tc>
          <w:tcPr>
            <w:tcW w:w="3090" w:type="dxa"/>
          </w:tcPr>
          <w:p w14:paraId="3F8EA7AC"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“0.98”</w:t>
            </w:r>
          </w:p>
        </w:tc>
        <w:tc>
          <w:tcPr>
            <w:tcW w:w="625" w:type="dxa"/>
          </w:tcPr>
          <w:p w14:paraId="5EC34A1F" w14:textId="77777777" w:rsidR="001178B8" w:rsidRPr="0017352D" w:rsidRDefault="001178B8" w:rsidP="006E444F">
            <w:pPr>
              <w:rPr>
                <w:rFonts w:cstheme="minorHAnsi"/>
                <w:sz w:val="20"/>
                <w:szCs w:val="20"/>
              </w:rPr>
            </w:pPr>
          </w:p>
        </w:tc>
        <w:tc>
          <w:tcPr>
            <w:tcW w:w="888" w:type="dxa"/>
          </w:tcPr>
          <w:p w14:paraId="04FF82E6" w14:textId="77777777" w:rsidR="001178B8" w:rsidRPr="0017352D" w:rsidRDefault="001178B8" w:rsidP="006E444F">
            <w:pPr>
              <w:rPr>
                <w:rFonts w:cstheme="minorHAnsi"/>
                <w:sz w:val="20"/>
                <w:szCs w:val="20"/>
              </w:rPr>
            </w:pPr>
          </w:p>
        </w:tc>
        <w:tc>
          <w:tcPr>
            <w:tcW w:w="1154" w:type="dxa"/>
          </w:tcPr>
          <w:p w14:paraId="594D59CA"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077A88FB" w14:textId="77777777" w:rsidR="001178B8" w:rsidRPr="0017352D" w:rsidRDefault="001178B8" w:rsidP="006E444F">
            <w:pPr>
              <w:ind w:left="720" w:hanging="720"/>
              <w:rPr>
                <w:rFonts w:cstheme="minorHAnsi"/>
                <w:sz w:val="20"/>
                <w:szCs w:val="20"/>
              </w:rPr>
            </w:pPr>
            <w:r w:rsidRPr="0017352D">
              <w:rPr>
                <w:rFonts w:cstheme="minorHAnsi"/>
                <w:sz w:val="20"/>
                <w:szCs w:val="20"/>
              </w:rPr>
              <w:t>Extended lot correction factor 2, PRUTest only.</w:t>
            </w:r>
          </w:p>
        </w:tc>
      </w:tr>
      <w:tr w:rsidR="003D0D23" w14:paraId="1255E08E" w14:textId="77777777" w:rsidTr="004F6C9C">
        <w:tc>
          <w:tcPr>
            <w:tcW w:w="1104" w:type="dxa"/>
          </w:tcPr>
          <w:p w14:paraId="427F7657"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testDate</w:t>
            </w:r>
            <w:proofErr w:type="spellEnd"/>
          </w:p>
        </w:tc>
        <w:tc>
          <w:tcPr>
            <w:tcW w:w="3090" w:type="dxa"/>
          </w:tcPr>
          <w:p w14:paraId="2EEBD0E2" w14:textId="77777777" w:rsidR="001178B8" w:rsidRPr="0017352D" w:rsidRDefault="001178B8" w:rsidP="006E444F">
            <w:pPr>
              <w:rPr>
                <w:rFonts w:cstheme="minorHAnsi"/>
                <w:sz w:val="20"/>
                <w:szCs w:val="20"/>
              </w:rPr>
            </w:pPr>
            <w:r w:rsidRPr="0017352D">
              <w:rPr>
                <w:rFonts w:cstheme="minorHAnsi"/>
                <w:sz w:val="20"/>
                <w:szCs w:val="20"/>
              </w:rPr>
              <w:t>dd-mmm-</w:t>
            </w:r>
            <w:proofErr w:type="spellStart"/>
            <w:r w:rsidRPr="0017352D">
              <w:rPr>
                <w:rFonts w:cstheme="minorHAnsi"/>
                <w:sz w:val="20"/>
                <w:szCs w:val="20"/>
              </w:rPr>
              <w:t>yyyy</w:t>
            </w:r>
            <w:proofErr w:type="spellEnd"/>
            <w:r w:rsidRPr="0017352D">
              <w:rPr>
                <w:rFonts w:cstheme="minorHAnsi"/>
                <w:sz w:val="20"/>
                <w:szCs w:val="20"/>
              </w:rPr>
              <w:t xml:space="preserve">, </w:t>
            </w:r>
            <w:proofErr w:type="gramStart"/>
            <w:r w:rsidRPr="0017352D">
              <w:rPr>
                <w:rFonts w:cstheme="minorHAnsi"/>
                <w:sz w:val="20"/>
                <w:szCs w:val="20"/>
              </w:rPr>
              <w:t>e.g.</w:t>
            </w:r>
            <w:proofErr w:type="gramEnd"/>
            <w:r w:rsidRPr="0017352D">
              <w:rPr>
                <w:rFonts w:cstheme="minorHAnsi"/>
                <w:sz w:val="20"/>
                <w:szCs w:val="20"/>
              </w:rPr>
              <w:t xml:space="preserve"> “04-Apr-2017”</w:t>
            </w:r>
          </w:p>
        </w:tc>
        <w:tc>
          <w:tcPr>
            <w:tcW w:w="625" w:type="dxa"/>
          </w:tcPr>
          <w:p w14:paraId="27B94073"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8EA4729"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1EB89908"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2AD39708" w14:textId="77777777" w:rsidR="001178B8" w:rsidRPr="0017352D" w:rsidRDefault="001178B8" w:rsidP="006E444F">
            <w:pPr>
              <w:rPr>
                <w:rFonts w:cstheme="minorHAnsi"/>
                <w:sz w:val="20"/>
                <w:szCs w:val="20"/>
              </w:rPr>
            </w:pPr>
            <w:r w:rsidRPr="0017352D">
              <w:rPr>
                <w:rFonts w:cstheme="minorHAnsi"/>
                <w:sz w:val="20"/>
                <w:szCs w:val="20"/>
              </w:rPr>
              <w:t>The date of the test.</w:t>
            </w:r>
          </w:p>
        </w:tc>
      </w:tr>
      <w:tr w:rsidR="003D0D23" w14:paraId="2E250833" w14:textId="77777777" w:rsidTr="004F6C9C">
        <w:tc>
          <w:tcPr>
            <w:tcW w:w="1104" w:type="dxa"/>
          </w:tcPr>
          <w:p w14:paraId="0394687A"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testTime</w:t>
            </w:r>
            <w:proofErr w:type="spellEnd"/>
          </w:p>
        </w:tc>
        <w:tc>
          <w:tcPr>
            <w:tcW w:w="3090" w:type="dxa"/>
          </w:tcPr>
          <w:p w14:paraId="6F78CF55" w14:textId="77777777" w:rsidR="001178B8" w:rsidRPr="0017352D" w:rsidRDefault="001178B8" w:rsidP="006E444F">
            <w:pPr>
              <w:rPr>
                <w:rFonts w:cstheme="minorHAnsi"/>
                <w:sz w:val="20"/>
                <w:szCs w:val="20"/>
              </w:rPr>
            </w:pPr>
            <w:proofErr w:type="spellStart"/>
            <w:r w:rsidRPr="0017352D">
              <w:rPr>
                <w:rFonts w:cstheme="minorHAnsi"/>
                <w:sz w:val="20"/>
                <w:szCs w:val="20"/>
              </w:rPr>
              <w:t>hh:</w:t>
            </w:r>
            <w:proofErr w:type="gramStart"/>
            <w:r w:rsidRPr="0017352D">
              <w:rPr>
                <w:rFonts w:cstheme="minorHAnsi"/>
                <w:sz w:val="20"/>
                <w:szCs w:val="20"/>
              </w:rPr>
              <w:t>mm:ss</w:t>
            </w:r>
            <w:proofErr w:type="spellEnd"/>
            <w:proofErr w:type="gramEnd"/>
            <w:r w:rsidRPr="0017352D">
              <w:rPr>
                <w:rFonts w:cstheme="minorHAnsi"/>
                <w:sz w:val="20"/>
                <w:szCs w:val="20"/>
              </w:rPr>
              <w:t>, e.g. “13:10:48”</w:t>
            </w:r>
          </w:p>
        </w:tc>
        <w:tc>
          <w:tcPr>
            <w:tcW w:w="625" w:type="dxa"/>
          </w:tcPr>
          <w:p w14:paraId="08B6E6DE"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6BC39735"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498CADCF"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4F4CB39" w14:textId="77777777" w:rsidR="001178B8" w:rsidRPr="0017352D" w:rsidRDefault="001178B8" w:rsidP="006E444F">
            <w:pPr>
              <w:rPr>
                <w:rFonts w:cstheme="minorHAnsi"/>
                <w:sz w:val="20"/>
                <w:szCs w:val="20"/>
              </w:rPr>
            </w:pPr>
            <w:r w:rsidRPr="0017352D">
              <w:rPr>
                <w:rFonts w:cstheme="minorHAnsi"/>
                <w:sz w:val="20"/>
                <w:szCs w:val="20"/>
              </w:rPr>
              <w:t>The time of the test (24-hour format).</w:t>
            </w:r>
          </w:p>
        </w:tc>
      </w:tr>
      <w:tr w:rsidR="003D0D23" w14:paraId="040BBB65" w14:textId="77777777" w:rsidTr="004F6C9C">
        <w:tc>
          <w:tcPr>
            <w:tcW w:w="1104" w:type="dxa"/>
          </w:tcPr>
          <w:p w14:paraId="5DB852BC" w14:textId="77777777" w:rsidR="001178B8" w:rsidRPr="0017352D" w:rsidRDefault="001178B8" w:rsidP="006E444F">
            <w:pPr>
              <w:jc w:val="right"/>
              <w:rPr>
                <w:rFonts w:cstheme="minorHAnsi"/>
                <w:sz w:val="20"/>
                <w:szCs w:val="20"/>
              </w:rPr>
            </w:pPr>
            <w:r w:rsidRPr="0017352D">
              <w:rPr>
                <w:rFonts w:cstheme="minorHAnsi"/>
                <w:sz w:val="20"/>
                <w:szCs w:val="20"/>
              </w:rPr>
              <w:t>lot</w:t>
            </w:r>
          </w:p>
        </w:tc>
        <w:tc>
          <w:tcPr>
            <w:tcW w:w="3090" w:type="dxa"/>
          </w:tcPr>
          <w:p w14:paraId="034AD7B5" w14:textId="77777777" w:rsidR="001178B8" w:rsidRPr="0017352D" w:rsidRDefault="001178B8" w:rsidP="006E444F">
            <w:pPr>
              <w:rPr>
                <w:rFonts w:cstheme="minorHAnsi"/>
                <w:sz w:val="20"/>
                <w:szCs w:val="20"/>
              </w:rPr>
            </w:pPr>
            <w:r w:rsidRPr="0017352D">
              <w:rPr>
                <w:rFonts w:cstheme="minorHAnsi"/>
                <w:sz w:val="20"/>
                <w:szCs w:val="20"/>
              </w:rPr>
              <w:t>4 chars</w:t>
            </w:r>
          </w:p>
        </w:tc>
        <w:tc>
          <w:tcPr>
            <w:tcW w:w="625" w:type="dxa"/>
          </w:tcPr>
          <w:p w14:paraId="6941F353" w14:textId="77777777" w:rsidR="001178B8" w:rsidRPr="0017352D" w:rsidRDefault="001178B8" w:rsidP="006E444F">
            <w:pPr>
              <w:rPr>
                <w:rFonts w:cstheme="minorHAnsi"/>
                <w:sz w:val="20"/>
                <w:szCs w:val="20"/>
              </w:rPr>
            </w:pPr>
          </w:p>
        </w:tc>
        <w:tc>
          <w:tcPr>
            <w:tcW w:w="888" w:type="dxa"/>
          </w:tcPr>
          <w:p w14:paraId="22209651"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57335FC4"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68EDC0D6" w14:textId="77777777" w:rsidR="001178B8" w:rsidRPr="0017352D" w:rsidRDefault="001178B8" w:rsidP="006E444F">
            <w:pPr>
              <w:rPr>
                <w:rFonts w:cstheme="minorHAnsi"/>
                <w:sz w:val="20"/>
                <w:szCs w:val="20"/>
              </w:rPr>
            </w:pPr>
            <w:r w:rsidRPr="0017352D">
              <w:rPr>
                <w:rFonts w:cstheme="minorHAnsi"/>
                <w:sz w:val="20"/>
                <w:szCs w:val="20"/>
              </w:rPr>
              <w:t>The cartridge lot number.</w:t>
            </w:r>
          </w:p>
        </w:tc>
      </w:tr>
      <w:tr w:rsidR="003D0D23" w14:paraId="5190129B" w14:textId="77777777" w:rsidTr="004F6C9C">
        <w:tc>
          <w:tcPr>
            <w:tcW w:w="1104" w:type="dxa"/>
          </w:tcPr>
          <w:p w14:paraId="5120C983"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lowPower</w:t>
            </w:r>
            <w:proofErr w:type="spellEnd"/>
          </w:p>
        </w:tc>
        <w:tc>
          <w:tcPr>
            <w:tcW w:w="3090" w:type="dxa"/>
          </w:tcPr>
          <w:p w14:paraId="71DF8CCA" w14:textId="77777777" w:rsidR="001178B8" w:rsidRPr="0017352D" w:rsidRDefault="001178B8" w:rsidP="006E444F">
            <w:pPr>
              <w:rPr>
                <w:rFonts w:cstheme="minorHAnsi"/>
                <w:sz w:val="20"/>
                <w:szCs w:val="20"/>
              </w:rPr>
            </w:pPr>
            <w:r w:rsidRPr="0017352D">
              <w:rPr>
                <w:rFonts w:cstheme="minorHAnsi"/>
                <w:sz w:val="20"/>
                <w:szCs w:val="20"/>
              </w:rPr>
              <w:t>“Yes” or “No”</w:t>
            </w:r>
          </w:p>
        </w:tc>
        <w:tc>
          <w:tcPr>
            <w:tcW w:w="625" w:type="dxa"/>
          </w:tcPr>
          <w:p w14:paraId="2829184C" w14:textId="77777777" w:rsidR="001178B8" w:rsidRPr="0017352D" w:rsidRDefault="001178B8" w:rsidP="006E444F">
            <w:pPr>
              <w:rPr>
                <w:rFonts w:cstheme="minorHAnsi"/>
                <w:sz w:val="20"/>
                <w:szCs w:val="20"/>
              </w:rPr>
            </w:pPr>
          </w:p>
        </w:tc>
        <w:tc>
          <w:tcPr>
            <w:tcW w:w="888" w:type="dxa"/>
          </w:tcPr>
          <w:p w14:paraId="4B95D946"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4EBD3F13"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4D29A447" w14:textId="77777777" w:rsidR="001178B8" w:rsidRPr="0017352D" w:rsidRDefault="001178B8" w:rsidP="006E444F">
            <w:pPr>
              <w:rPr>
                <w:rFonts w:cstheme="minorHAnsi"/>
                <w:sz w:val="20"/>
                <w:szCs w:val="20"/>
              </w:rPr>
            </w:pPr>
            <w:r w:rsidRPr="0017352D">
              <w:rPr>
                <w:rFonts w:cstheme="minorHAnsi"/>
                <w:sz w:val="20"/>
                <w:szCs w:val="20"/>
              </w:rPr>
              <w:t>Indicates if data samples were captured at low emitter power.</w:t>
            </w:r>
          </w:p>
        </w:tc>
      </w:tr>
      <w:tr w:rsidR="003D0D23" w14:paraId="12FE65D9" w14:textId="77777777" w:rsidTr="004F6C9C">
        <w:tc>
          <w:tcPr>
            <w:tcW w:w="1104" w:type="dxa"/>
          </w:tcPr>
          <w:p w14:paraId="1F26A3D8" w14:textId="77777777" w:rsidR="001178B8" w:rsidRPr="0017352D" w:rsidRDefault="001178B8" w:rsidP="006E444F">
            <w:pPr>
              <w:jc w:val="right"/>
              <w:rPr>
                <w:rFonts w:cstheme="minorHAnsi"/>
                <w:sz w:val="20"/>
                <w:szCs w:val="20"/>
              </w:rPr>
            </w:pPr>
            <w:r w:rsidRPr="0017352D">
              <w:rPr>
                <w:rFonts w:cstheme="minorHAnsi"/>
                <w:sz w:val="20"/>
                <w:szCs w:val="20"/>
              </w:rPr>
              <w:t>value</w:t>
            </w:r>
          </w:p>
        </w:tc>
        <w:tc>
          <w:tcPr>
            <w:tcW w:w="3090" w:type="dxa"/>
          </w:tcPr>
          <w:p w14:paraId="28685FA6" w14:textId="77777777" w:rsidR="001178B8" w:rsidRPr="0017352D" w:rsidRDefault="001178B8" w:rsidP="006E444F">
            <w:pPr>
              <w:rPr>
                <w:rFonts w:cstheme="minorHAnsi"/>
                <w:sz w:val="20"/>
                <w:szCs w:val="20"/>
              </w:rPr>
            </w:pPr>
            <w:r w:rsidRPr="0017352D">
              <w:rPr>
                <w:rFonts w:cstheme="minorHAnsi"/>
                <w:sz w:val="20"/>
                <w:szCs w:val="20"/>
              </w:rPr>
              <w:t>“PASS”, “FAIL” for EQC, 4-character result (</w:t>
            </w:r>
            <w:proofErr w:type="gramStart"/>
            <w:r w:rsidRPr="0017352D">
              <w:rPr>
                <w:rFonts w:cstheme="minorHAnsi"/>
                <w:sz w:val="20"/>
                <w:szCs w:val="20"/>
              </w:rPr>
              <w:t>e.g.</w:t>
            </w:r>
            <w:proofErr w:type="gramEnd"/>
            <w:r w:rsidRPr="0017352D">
              <w:rPr>
                <w:rFonts w:cstheme="minorHAnsi"/>
                <w:sz w:val="20"/>
                <w:szCs w:val="20"/>
              </w:rPr>
              <w:t xml:space="preserve"> “0123”) otherwise</w:t>
            </w:r>
          </w:p>
        </w:tc>
        <w:tc>
          <w:tcPr>
            <w:tcW w:w="625" w:type="dxa"/>
          </w:tcPr>
          <w:p w14:paraId="472A3666"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3975D1C1"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77FCA5C3"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32702313" w14:textId="77777777" w:rsidR="001178B8" w:rsidRPr="0017352D" w:rsidRDefault="001178B8" w:rsidP="006E444F">
            <w:pPr>
              <w:rPr>
                <w:rFonts w:cstheme="minorHAnsi"/>
                <w:sz w:val="20"/>
                <w:szCs w:val="20"/>
              </w:rPr>
            </w:pPr>
            <w:r w:rsidRPr="0017352D">
              <w:rPr>
                <w:rFonts w:cstheme="minorHAnsi"/>
                <w:sz w:val="20"/>
                <w:szCs w:val="20"/>
              </w:rPr>
              <w:t>The result of the test.</w:t>
            </w:r>
          </w:p>
        </w:tc>
      </w:tr>
      <w:tr w:rsidR="003D0D23" w14:paraId="79415BFD" w14:textId="77777777" w:rsidTr="004F6C9C">
        <w:tc>
          <w:tcPr>
            <w:tcW w:w="1104" w:type="dxa"/>
          </w:tcPr>
          <w:p w14:paraId="4495F66C" w14:textId="77777777" w:rsidR="001178B8" w:rsidRPr="0017352D" w:rsidRDefault="001178B8" w:rsidP="006E444F">
            <w:pPr>
              <w:jc w:val="right"/>
              <w:rPr>
                <w:rFonts w:cstheme="minorHAnsi"/>
                <w:sz w:val="20"/>
                <w:szCs w:val="20"/>
              </w:rPr>
            </w:pPr>
            <w:r w:rsidRPr="0017352D">
              <w:rPr>
                <w:rFonts w:cstheme="minorHAnsi"/>
                <w:sz w:val="20"/>
                <w:szCs w:val="20"/>
              </w:rPr>
              <w:t>code</w:t>
            </w:r>
          </w:p>
        </w:tc>
        <w:tc>
          <w:tcPr>
            <w:tcW w:w="3090" w:type="dxa"/>
          </w:tcPr>
          <w:p w14:paraId="481B56BD" w14:textId="77777777" w:rsidR="001178B8" w:rsidRPr="0017352D" w:rsidRDefault="001178B8" w:rsidP="006E444F">
            <w:pPr>
              <w:rPr>
                <w:rFonts w:cstheme="minorHAnsi"/>
                <w:sz w:val="20"/>
                <w:szCs w:val="20"/>
              </w:rPr>
            </w:pPr>
            <w:r w:rsidRPr="0017352D">
              <w:rPr>
                <w:rFonts w:cstheme="minorHAnsi"/>
                <w:sz w:val="20"/>
                <w:szCs w:val="20"/>
              </w:rPr>
              <w:t xml:space="preserve">Variable length error string, </w:t>
            </w:r>
            <w:proofErr w:type="gramStart"/>
            <w:r w:rsidRPr="0017352D">
              <w:rPr>
                <w:rFonts w:cstheme="minorHAnsi"/>
                <w:sz w:val="20"/>
                <w:szCs w:val="20"/>
              </w:rPr>
              <w:t>e.g.</w:t>
            </w:r>
            <w:proofErr w:type="gramEnd"/>
            <w:r w:rsidRPr="0017352D">
              <w:rPr>
                <w:rFonts w:cstheme="minorHAnsi"/>
                <w:sz w:val="20"/>
                <w:szCs w:val="20"/>
              </w:rPr>
              <w:t xml:space="preserve"> “</w:t>
            </w:r>
            <w:proofErr w:type="spellStart"/>
            <w:r w:rsidRPr="0017352D">
              <w:rPr>
                <w:rFonts w:cstheme="minorHAnsi"/>
                <w:sz w:val="20"/>
                <w:szCs w:val="20"/>
              </w:rPr>
              <w:t>LowPressure</w:t>
            </w:r>
            <w:proofErr w:type="spellEnd"/>
            <w:r w:rsidRPr="0017352D">
              <w:rPr>
                <w:rFonts w:cstheme="minorHAnsi"/>
                <w:sz w:val="20"/>
                <w:szCs w:val="20"/>
              </w:rPr>
              <w:t>”</w:t>
            </w:r>
          </w:p>
        </w:tc>
        <w:tc>
          <w:tcPr>
            <w:tcW w:w="625" w:type="dxa"/>
          </w:tcPr>
          <w:p w14:paraId="5BDB71C4"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CA855A1" w14:textId="77777777" w:rsidR="001178B8" w:rsidRPr="0017352D" w:rsidRDefault="001178B8" w:rsidP="006E444F">
            <w:pPr>
              <w:rPr>
                <w:rFonts w:cstheme="minorHAnsi"/>
                <w:sz w:val="20"/>
                <w:szCs w:val="20"/>
              </w:rPr>
            </w:pPr>
          </w:p>
        </w:tc>
        <w:tc>
          <w:tcPr>
            <w:tcW w:w="1154" w:type="dxa"/>
          </w:tcPr>
          <w:p w14:paraId="30E9CAC5" w14:textId="77777777" w:rsidR="001178B8" w:rsidRPr="0017352D" w:rsidRDefault="001178B8" w:rsidP="006E444F">
            <w:pPr>
              <w:rPr>
                <w:rFonts w:cstheme="minorHAnsi"/>
                <w:sz w:val="20"/>
                <w:szCs w:val="20"/>
              </w:rPr>
            </w:pPr>
          </w:p>
        </w:tc>
        <w:tc>
          <w:tcPr>
            <w:tcW w:w="4029" w:type="dxa"/>
          </w:tcPr>
          <w:p w14:paraId="1414B3C6" w14:textId="77777777" w:rsidR="001178B8" w:rsidRPr="0017352D" w:rsidRDefault="001178B8" w:rsidP="006E444F">
            <w:pPr>
              <w:rPr>
                <w:rFonts w:cstheme="minorHAnsi"/>
                <w:sz w:val="20"/>
                <w:szCs w:val="20"/>
              </w:rPr>
            </w:pPr>
            <w:r w:rsidRPr="0017352D">
              <w:rPr>
                <w:rFonts w:cstheme="minorHAnsi"/>
                <w:sz w:val="20"/>
                <w:szCs w:val="20"/>
              </w:rPr>
              <w:t>EQC error code. Used only when value</w:t>
            </w:r>
            <w:proofErr w:type="gramStart"/>
            <w:r w:rsidRPr="0017352D">
              <w:rPr>
                <w:rFonts w:cstheme="minorHAnsi"/>
                <w:sz w:val="20"/>
                <w:szCs w:val="20"/>
              </w:rPr>
              <w:t>=”FAIL</w:t>
            </w:r>
            <w:proofErr w:type="gramEnd"/>
            <w:r w:rsidRPr="0017352D">
              <w:rPr>
                <w:rFonts w:cstheme="minorHAnsi"/>
                <w:sz w:val="20"/>
                <w:szCs w:val="20"/>
              </w:rPr>
              <w:t>”.</w:t>
            </w:r>
          </w:p>
        </w:tc>
      </w:tr>
      <w:tr w:rsidR="003D0D23" w14:paraId="5DCB0A88" w14:textId="77777777" w:rsidTr="004F6C9C">
        <w:tc>
          <w:tcPr>
            <w:tcW w:w="1104" w:type="dxa"/>
          </w:tcPr>
          <w:p w14:paraId="5B72E76E" w14:textId="77777777" w:rsidR="001178B8" w:rsidRPr="0017352D" w:rsidRDefault="001178B8" w:rsidP="006E444F">
            <w:pPr>
              <w:jc w:val="right"/>
              <w:rPr>
                <w:rFonts w:cstheme="minorHAnsi"/>
                <w:sz w:val="20"/>
                <w:szCs w:val="20"/>
              </w:rPr>
            </w:pPr>
            <w:proofErr w:type="spellStart"/>
            <w:r w:rsidRPr="0017352D">
              <w:rPr>
                <w:rFonts w:cstheme="minorHAnsi"/>
                <w:sz w:val="20"/>
                <w:szCs w:val="20"/>
              </w:rPr>
              <w:t>em</w:t>
            </w:r>
            <w:proofErr w:type="spellEnd"/>
          </w:p>
        </w:tc>
        <w:tc>
          <w:tcPr>
            <w:tcW w:w="3090" w:type="dxa"/>
          </w:tcPr>
          <w:p w14:paraId="62253DCD" w14:textId="77777777" w:rsidR="001178B8" w:rsidRPr="0017352D" w:rsidRDefault="001178B8" w:rsidP="006E444F">
            <w:pPr>
              <w:rPr>
                <w:rFonts w:cstheme="minorHAnsi"/>
                <w:sz w:val="20"/>
                <w:szCs w:val="20"/>
              </w:rPr>
            </w:pPr>
            <w:r w:rsidRPr="0017352D">
              <w:rPr>
                <w:rFonts w:cstheme="minorHAnsi"/>
                <w:sz w:val="20"/>
                <w:szCs w:val="20"/>
              </w:rPr>
              <w:t xml:space="preserve">4-digit hex string, </w:t>
            </w:r>
            <w:proofErr w:type="gramStart"/>
            <w:r w:rsidRPr="0017352D">
              <w:rPr>
                <w:rFonts w:cstheme="minorHAnsi"/>
                <w:sz w:val="20"/>
                <w:szCs w:val="20"/>
              </w:rPr>
              <w:t>e.g.</w:t>
            </w:r>
            <w:proofErr w:type="gramEnd"/>
            <w:r w:rsidRPr="0017352D">
              <w:rPr>
                <w:rFonts w:cstheme="minorHAnsi"/>
                <w:sz w:val="20"/>
                <w:szCs w:val="20"/>
              </w:rPr>
              <w:t xml:space="preserve"> “F000”</w:t>
            </w:r>
          </w:p>
        </w:tc>
        <w:tc>
          <w:tcPr>
            <w:tcW w:w="625" w:type="dxa"/>
          </w:tcPr>
          <w:p w14:paraId="49C0CF51"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4DE3B35" w14:textId="77777777" w:rsidR="001178B8" w:rsidRPr="0017352D" w:rsidRDefault="001178B8" w:rsidP="006E444F">
            <w:pPr>
              <w:rPr>
                <w:rFonts w:cstheme="minorHAnsi"/>
                <w:sz w:val="20"/>
                <w:szCs w:val="20"/>
              </w:rPr>
            </w:pPr>
          </w:p>
        </w:tc>
        <w:tc>
          <w:tcPr>
            <w:tcW w:w="1154" w:type="dxa"/>
          </w:tcPr>
          <w:p w14:paraId="5C921F7E" w14:textId="77777777" w:rsidR="001178B8" w:rsidRPr="0017352D" w:rsidRDefault="001178B8" w:rsidP="006E444F">
            <w:pPr>
              <w:rPr>
                <w:rFonts w:cstheme="minorHAnsi"/>
                <w:sz w:val="20"/>
                <w:szCs w:val="20"/>
              </w:rPr>
            </w:pPr>
          </w:p>
        </w:tc>
        <w:tc>
          <w:tcPr>
            <w:tcW w:w="4029" w:type="dxa"/>
          </w:tcPr>
          <w:p w14:paraId="6CCF0A4D" w14:textId="77777777" w:rsidR="001178B8" w:rsidRPr="0017352D" w:rsidRDefault="001178B8" w:rsidP="006E444F">
            <w:pPr>
              <w:rPr>
                <w:rFonts w:cstheme="minorHAnsi"/>
                <w:sz w:val="20"/>
                <w:szCs w:val="20"/>
              </w:rPr>
            </w:pPr>
            <w:r w:rsidRPr="0017352D">
              <w:rPr>
                <w:rFonts w:cstheme="minorHAnsi"/>
                <w:sz w:val="20"/>
                <w:szCs w:val="20"/>
              </w:rPr>
              <w:t>EQC error mask. Used only when value</w:t>
            </w:r>
            <w:proofErr w:type="gramStart"/>
            <w:r w:rsidRPr="0017352D">
              <w:rPr>
                <w:rFonts w:cstheme="minorHAnsi"/>
                <w:sz w:val="20"/>
                <w:szCs w:val="20"/>
              </w:rPr>
              <w:t>=”FAIL</w:t>
            </w:r>
            <w:proofErr w:type="gramEnd"/>
            <w:r w:rsidRPr="0017352D">
              <w:rPr>
                <w:rFonts w:cstheme="minorHAnsi"/>
                <w:sz w:val="20"/>
                <w:szCs w:val="20"/>
              </w:rPr>
              <w:t>”.</w:t>
            </w:r>
          </w:p>
        </w:tc>
      </w:tr>
      <w:tr w:rsidR="003D0D23" w14:paraId="5967E615" w14:textId="77777777" w:rsidTr="004F6C9C">
        <w:tc>
          <w:tcPr>
            <w:tcW w:w="1104" w:type="dxa"/>
          </w:tcPr>
          <w:p w14:paraId="515FE63C" w14:textId="77777777" w:rsidR="001178B8" w:rsidRPr="0017352D" w:rsidRDefault="001178B8" w:rsidP="006E444F">
            <w:pPr>
              <w:jc w:val="right"/>
              <w:rPr>
                <w:rFonts w:cstheme="minorHAnsi"/>
                <w:sz w:val="20"/>
                <w:szCs w:val="20"/>
              </w:rPr>
            </w:pPr>
            <w:r w:rsidRPr="0017352D">
              <w:rPr>
                <w:rFonts w:cstheme="minorHAnsi"/>
                <w:sz w:val="20"/>
                <w:szCs w:val="20"/>
              </w:rPr>
              <w:t>o1</w:t>
            </w:r>
          </w:p>
        </w:tc>
        <w:tc>
          <w:tcPr>
            <w:tcW w:w="3090" w:type="dxa"/>
          </w:tcPr>
          <w:p w14:paraId="67107C0A"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“0.98”</w:t>
            </w:r>
          </w:p>
        </w:tc>
        <w:tc>
          <w:tcPr>
            <w:tcW w:w="625" w:type="dxa"/>
          </w:tcPr>
          <w:p w14:paraId="7E736937"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2C985E2A" w14:textId="77777777" w:rsidR="001178B8" w:rsidRPr="0017352D" w:rsidRDefault="001178B8" w:rsidP="006E444F">
            <w:pPr>
              <w:rPr>
                <w:rFonts w:cstheme="minorHAnsi"/>
                <w:sz w:val="20"/>
                <w:szCs w:val="20"/>
              </w:rPr>
            </w:pPr>
          </w:p>
        </w:tc>
        <w:tc>
          <w:tcPr>
            <w:tcW w:w="1154" w:type="dxa"/>
          </w:tcPr>
          <w:p w14:paraId="6C613C69" w14:textId="77777777" w:rsidR="001178B8" w:rsidRPr="0017352D" w:rsidRDefault="001178B8" w:rsidP="006E444F">
            <w:pPr>
              <w:rPr>
                <w:rFonts w:cstheme="minorHAnsi"/>
                <w:sz w:val="20"/>
                <w:szCs w:val="20"/>
              </w:rPr>
            </w:pPr>
          </w:p>
        </w:tc>
        <w:tc>
          <w:tcPr>
            <w:tcW w:w="4029" w:type="dxa"/>
          </w:tcPr>
          <w:p w14:paraId="69576919" w14:textId="77777777" w:rsidR="001178B8" w:rsidRPr="0017352D" w:rsidRDefault="001178B8" w:rsidP="006E444F">
            <w:pPr>
              <w:rPr>
                <w:rFonts w:cstheme="minorHAnsi"/>
                <w:sz w:val="20"/>
                <w:szCs w:val="20"/>
              </w:rPr>
            </w:pPr>
            <w:r w:rsidRPr="0017352D">
              <w:rPr>
                <w:rFonts w:cstheme="minorHAnsi"/>
                <w:sz w:val="20"/>
                <w:szCs w:val="20"/>
              </w:rPr>
              <w:t>Value of optical level 1.</w:t>
            </w:r>
          </w:p>
        </w:tc>
      </w:tr>
      <w:tr w:rsidR="003D0D23" w14:paraId="1264D2CD" w14:textId="77777777" w:rsidTr="004F6C9C">
        <w:tc>
          <w:tcPr>
            <w:tcW w:w="1104" w:type="dxa"/>
          </w:tcPr>
          <w:p w14:paraId="01F29317" w14:textId="77777777" w:rsidR="001178B8" w:rsidRPr="0017352D" w:rsidRDefault="001178B8" w:rsidP="006E444F">
            <w:pPr>
              <w:jc w:val="right"/>
              <w:rPr>
                <w:rFonts w:cstheme="minorHAnsi"/>
                <w:sz w:val="20"/>
                <w:szCs w:val="20"/>
              </w:rPr>
            </w:pPr>
            <w:r w:rsidRPr="0017352D">
              <w:rPr>
                <w:rFonts w:cstheme="minorHAnsi"/>
                <w:sz w:val="20"/>
                <w:szCs w:val="20"/>
              </w:rPr>
              <w:t>o2</w:t>
            </w:r>
          </w:p>
        </w:tc>
        <w:tc>
          <w:tcPr>
            <w:tcW w:w="3090" w:type="dxa"/>
          </w:tcPr>
          <w:p w14:paraId="52019C91"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“0.98”</w:t>
            </w:r>
          </w:p>
        </w:tc>
        <w:tc>
          <w:tcPr>
            <w:tcW w:w="625" w:type="dxa"/>
          </w:tcPr>
          <w:p w14:paraId="22E03DE6"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FB35528" w14:textId="77777777" w:rsidR="001178B8" w:rsidRPr="0017352D" w:rsidRDefault="001178B8" w:rsidP="006E444F">
            <w:pPr>
              <w:rPr>
                <w:rFonts w:cstheme="minorHAnsi"/>
                <w:sz w:val="20"/>
                <w:szCs w:val="20"/>
              </w:rPr>
            </w:pPr>
          </w:p>
        </w:tc>
        <w:tc>
          <w:tcPr>
            <w:tcW w:w="1154" w:type="dxa"/>
          </w:tcPr>
          <w:p w14:paraId="6DD6A6A3" w14:textId="77777777" w:rsidR="001178B8" w:rsidRPr="0017352D" w:rsidRDefault="001178B8" w:rsidP="006E444F">
            <w:pPr>
              <w:rPr>
                <w:rFonts w:cstheme="minorHAnsi"/>
                <w:sz w:val="20"/>
                <w:szCs w:val="20"/>
              </w:rPr>
            </w:pPr>
          </w:p>
        </w:tc>
        <w:tc>
          <w:tcPr>
            <w:tcW w:w="4029" w:type="dxa"/>
          </w:tcPr>
          <w:p w14:paraId="5EC3A383" w14:textId="77777777" w:rsidR="001178B8" w:rsidRPr="0017352D" w:rsidRDefault="001178B8" w:rsidP="006E444F">
            <w:pPr>
              <w:rPr>
                <w:rFonts w:cstheme="minorHAnsi"/>
                <w:sz w:val="20"/>
                <w:szCs w:val="20"/>
              </w:rPr>
            </w:pPr>
            <w:r w:rsidRPr="0017352D">
              <w:rPr>
                <w:rFonts w:cstheme="minorHAnsi"/>
                <w:sz w:val="20"/>
                <w:szCs w:val="20"/>
              </w:rPr>
              <w:t>Value of optical level 2.</w:t>
            </w:r>
          </w:p>
        </w:tc>
      </w:tr>
      <w:tr w:rsidR="003D0D23" w14:paraId="6EB69135" w14:textId="77777777" w:rsidTr="004F6C9C">
        <w:tc>
          <w:tcPr>
            <w:tcW w:w="1104" w:type="dxa"/>
          </w:tcPr>
          <w:p w14:paraId="40F7BFC4" w14:textId="77777777" w:rsidR="001178B8" w:rsidRPr="0017352D" w:rsidRDefault="001178B8" w:rsidP="006E444F">
            <w:pPr>
              <w:jc w:val="right"/>
              <w:rPr>
                <w:rFonts w:cstheme="minorHAnsi"/>
                <w:sz w:val="20"/>
                <w:szCs w:val="20"/>
              </w:rPr>
            </w:pPr>
            <w:r w:rsidRPr="0017352D">
              <w:rPr>
                <w:rFonts w:cstheme="minorHAnsi"/>
                <w:sz w:val="20"/>
                <w:szCs w:val="20"/>
              </w:rPr>
              <w:t>v1</w:t>
            </w:r>
          </w:p>
        </w:tc>
        <w:tc>
          <w:tcPr>
            <w:tcW w:w="3090" w:type="dxa"/>
          </w:tcPr>
          <w:p w14:paraId="7B848C01" w14:textId="77777777" w:rsidR="001178B8" w:rsidRPr="0017352D" w:rsidRDefault="001178B8" w:rsidP="006E444F">
            <w:pPr>
              <w:rPr>
                <w:rFonts w:cstheme="minorHAnsi"/>
                <w:sz w:val="20"/>
                <w:szCs w:val="20"/>
              </w:rPr>
            </w:pPr>
            <w:r w:rsidRPr="0017352D">
              <w:rPr>
                <w:rFonts w:cstheme="minorHAnsi"/>
                <w:sz w:val="20"/>
                <w:szCs w:val="20"/>
              </w:rPr>
              <w:t xml:space="preserve">Decimal value, </w:t>
            </w:r>
            <w:proofErr w:type="gramStart"/>
            <w:r w:rsidRPr="0017352D">
              <w:rPr>
                <w:rFonts w:cstheme="minorHAnsi"/>
                <w:sz w:val="20"/>
                <w:szCs w:val="20"/>
              </w:rPr>
              <w:t>e.g.</w:t>
            </w:r>
            <w:proofErr w:type="gramEnd"/>
            <w:r w:rsidRPr="0017352D">
              <w:rPr>
                <w:rFonts w:cstheme="minorHAnsi"/>
                <w:sz w:val="20"/>
                <w:szCs w:val="20"/>
              </w:rPr>
              <w:t xml:space="preserve"> “8.16”</w:t>
            </w:r>
          </w:p>
        </w:tc>
        <w:tc>
          <w:tcPr>
            <w:tcW w:w="625" w:type="dxa"/>
          </w:tcPr>
          <w:p w14:paraId="26FBFF58"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2C7FABE9" w14:textId="77777777" w:rsidR="001178B8" w:rsidRPr="0017352D" w:rsidRDefault="001178B8" w:rsidP="006E444F">
            <w:pPr>
              <w:rPr>
                <w:rFonts w:cstheme="minorHAnsi"/>
                <w:sz w:val="20"/>
                <w:szCs w:val="20"/>
              </w:rPr>
            </w:pPr>
          </w:p>
        </w:tc>
        <w:tc>
          <w:tcPr>
            <w:tcW w:w="1154" w:type="dxa"/>
          </w:tcPr>
          <w:p w14:paraId="38F2D46C" w14:textId="77777777" w:rsidR="001178B8" w:rsidRPr="0017352D" w:rsidRDefault="001178B8" w:rsidP="006E444F">
            <w:pPr>
              <w:rPr>
                <w:rFonts w:cstheme="minorHAnsi"/>
                <w:sz w:val="20"/>
                <w:szCs w:val="20"/>
              </w:rPr>
            </w:pPr>
          </w:p>
        </w:tc>
        <w:tc>
          <w:tcPr>
            <w:tcW w:w="4029" w:type="dxa"/>
          </w:tcPr>
          <w:p w14:paraId="56CC17B6" w14:textId="77777777" w:rsidR="001178B8" w:rsidRPr="0017352D" w:rsidRDefault="001178B8" w:rsidP="006E444F">
            <w:pPr>
              <w:rPr>
                <w:rFonts w:cstheme="minorHAnsi"/>
                <w:sz w:val="20"/>
                <w:szCs w:val="20"/>
              </w:rPr>
            </w:pPr>
            <w:r w:rsidRPr="0017352D">
              <w:rPr>
                <w:rFonts w:cstheme="minorHAnsi"/>
                <w:sz w:val="20"/>
                <w:szCs w:val="20"/>
              </w:rPr>
              <w:t>The maximum vacuum draw level.</w:t>
            </w:r>
          </w:p>
        </w:tc>
      </w:tr>
      <w:tr w:rsidR="003D0D23" w14:paraId="5DDCE724" w14:textId="77777777" w:rsidTr="004F6C9C">
        <w:tc>
          <w:tcPr>
            <w:tcW w:w="1104" w:type="dxa"/>
          </w:tcPr>
          <w:p w14:paraId="6CED9443" w14:textId="77777777" w:rsidR="001178B8" w:rsidRPr="0017352D" w:rsidRDefault="001178B8" w:rsidP="006E444F">
            <w:pPr>
              <w:jc w:val="right"/>
              <w:rPr>
                <w:rFonts w:cstheme="minorHAnsi"/>
                <w:sz w:val="20"/>
                <w:szCs w:val="20"/>
              </w:rPr>
            </w:pPr>
            <w:r w:rsidRPr="0017352D">
              <w:rPr>
                <w:rFonts w:cstheme="minorHAnsi"/>
                <w:sz w:val="20"/>
                <w:szCs w:val="20"/>
              </w:rPr>
              <w:t>Type</w:t>
            </w:r>
          </w:p>
        </w:tc>
        <w:tc>
          <w:tcPr>
            <w:tcW w:w="3090" w:type="dxa"/>
          </w:tcPr>
          <w:p w14:paraId="715DD1D6" w14:textId="77777777" w:rsidR="001178B8" w:rsidRPr="0017352D" w:rsidRDefault="001178B8" w:rsidP="006E444F">
            <w:pPr>
              <w:rPr>
                <w:rFonts w:cstheme="minorHAnsi"/>
                <w:sz w:val="20"/>
                <w:szCs w:val="20"/>
              </w:rPr>
            </w:pPr>
            <w:r w:rsidRPr="0017352D">
              <w:rPr>
                <w:rFonts w:cstheme="minorHAnsi"/>
                <w:sz w:val="20"/>
                <w:szCs w:val="20"/>
              </w:rPr>
              <w:t>Typically, one of “EQC”, “PRUTest”, “AA”</w:t>
            </w:r>
          </w:p>
        </w:tc>
        <w:tc>
          <w:tcPr>
            <w:tcW w:w="625" w:type="dxa"/>
          </w:tcPr>
          <w:p w14:paraId="3747F68E"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5ECA6A25"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1656EF00"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201B9983" w14:textId="77777777" w:rsidR="001178B8" w:rsidRPr="0017352D" w:rsidRDefault="001178B8" w:rsidP="006E444F">
            <w:pPr>
              <w:rPr>
                <w:rFonts w:cstheme="minorHAnsi"/>
                <w:sz w:val="20"/>
                <w:szCs w:val="20"/>
              </w:rPr>
            </w:pPr>
            <w:r w:rsidRPr="0017352D">
              <w:rPr>
                <w:rFonts w:cstheme="minorHAnsi"/>
                <w:sz w:val="20"/>
                <w:szCs w:val="20"/>
              </w:rPr>
              <w:t>Assay or test type</w:t>
            </w:r>
          </w:p>
        </w:tc>
      </w:tr>
      <w:tr w:rsidR="003D0D23" w14:paraId="7535CA51" w14:textId="77777777" w:rsidTr="004F6C9C">
        <w:tc>
          <w:tcPr>
            <w:tcW w:w="1104" w:type="dxa"/>
          </w:tcPr>
          <w:p w14:paraId="7E9C44E3" w14:textId="77777777" w:rsidR="001178B8" w:rsidRPr="0017352D" w:rsidRDefault="001178B8" w:rsidP="006E444F">
            <w:pPr>
              <w:jc w:val="right"/>
              <w:rPr>
                <w:rFonts w:cstheme="minorHAnsi"/>
                <w:sz w:val="20"/>
                <w:szCs w:val="20"/>
              </w:rPr>
            </w:pPr>
            <w:r w:rsidRPr="0017352D">
              <w:rPr>
                <w:rFonts w:cstheme="minorHAnsi"/>
                <w:sz w:val="20"/>
                <w:szCs w:val="20"/>
              </w:rPr>
              <w:t>serial</w:t>
            </w:r>
          </w:p>
        </w:tc>
        <w:tc>
          <w:tcPr>
            <w:tcW w:w="3090" w:type="dxa"/>
          </w:tcPr>
          <w:p w14:paraId="4C0BBF7C" w14:textId="77777777" w:rsidR="001178B8" w:rsidRPr="0017352D" w:rsidRDefault="001178B8" w:rsidP="006E444F">
            <w:pPr>
              <w:rPr>
                <w:rFonts w:cstheme="minorHAnsi"/>
                <w:sz w:val="20"/>
                <w:szCs w:val="20"/>
              </w:rPr>
            </w:pPr>
            <w:r w:rsidRPr="0017352D">
              <w:rPr>
                <w:rFonts w:cstheme="minorHAnsi"/>
                <w:sz w:val="20"/>
                <w:szCs w:val="20"/>
              </w:rPr>
              <w:t>Up to 8 chars</w:t>
            </w:r>
          </w:p>
        </w:tc>
        <w:tc>
          <w:tcPr>
            <w:tcW w:w="625" w:type="dxa"/>
          </w:tcPr>
          <w:p w14:paraId="79BDDE2C"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4012DEE" w14:textId="77777777" w:rsidR="001178B8" w:rsidRPr="0017352D" w:rsidRDefault="001178B8" w:rsidP="006E444F">
            <w:pPr>
              <w:rPr>
                <w:rFonts w:cstheme="minorHAnsi"/>
                <w:sz w:val="20"/>
                <w:szCs w:val="20"/>
              </w:rPr>
            </w:pPr>
            <w:r w:rsidRPr="0017352D">
              <w:rPr>
                <w:rFonts w:cstheme="minorHAnsi"/>
                <w:sz w:val="20"/>
                <w:szCs w:val="20"/>
              </w:rPr>
              <w:t>X</w:t>
            </w:r>
          </w:p>
        </w:tc>
        <w:tc>
          <w:tcPr>
            <w:tcW w:w="1154" w:type="dxa"/>
          </w:tcPr>
          <w:p w14:paraId="3C4BC553" w14:textId="77777777" w:rsidR="001178B8" w:rsidRPr="0017352D" w:rsidRDefault="001178B8" w:rsidP="006E444F">
            <w:pPr>
              <w:rPr>
                <w:rFonts w:cstheme="minorHAnsi"/>
                <w:sz w:val="20"/>
                <w:szCs w:val="20"/>
              </w:rPr>
            </w:pPr>
            <w:r w:rsidRPr="0017352D">
              <w:rPr>
                <w:rFonts w:cstheme="minorHAnsi"/>
                <w:sz w:val="20"/>
                <w:szCs w:val="20"/>
              </w:rPr>
              <w:t>X</w:t>
            </w:r>
          </w:p>
        </w:tc>
        <w:tc>
          <w:tcPr>
            <w:tcW w:w="4029" w:type="dxa"/>
          </w:tcPr>
          <w:p w14:paraId="41DDCE07" w14:textId="77777777" w:rsidR="001178B8" w:rsidRPr="0017352D" w:rsidRDefault="001178B8" w:rsidP="006E444F">
            <w:pPr>
              <w:rPr>
                <w:rFonts w:cstheme="minorHAnsi"/>
                <w:sz w:val="20"/>
                <w:szCs w:val="20"/>
              </w:rPr>
            </w:pPr>
            <w:r w:rsidRPr="0017352D">
              <w:rPr>
                <w:rFonts w:cstheme="minorHAnsi"/>
                <w:sz w:val="20"/>
                <w:szCs w:val="20"/>
              </w:rPr>
              <w:t>Instrument serial number</w:t>
            </w:r>
          </w:p>
        </w:tc>
      </w:tr>
      <w:tr w:rsidR="003D0D23" w14:paraId="78DE8324" w14:textId="77777777" w:rsidTr="004F6C9C">
        <w:tc>
          <w:tcPr>
            <w:tcW w:w="1104" w:type="dxa"/>
          </w:tcPr>
          <w:p w14:paraId="2B9F7538" w14:textId="77777777" w:rsidR="001178B8" w:rsidRPr="0017352D" w:rsidRDefault="001178B8" w:rsidP="006E444F">
            <w:pPr>
              <w:jc w:val="right"/>
              <w:rPr>
                <w:rFonts w:cstheme="minorHAnsi"/>
                <w:sz w:val="20"/>
                <w:szCs w:val="20"/>
              </w:rPr>
            </w:pPr>
            <w:r w:rsidRPr="0017352D">
              <w:rPr>
                <w:rFonts w:cstheme="minorHAnsi"/>
                <w:sz w:val="20"/>
                <w:szCs w:val="20"/>
              </w:rPr>
              <w:t>f1</w:t>
            </w:r>
          </w:p>
        </w:tc>
        <w:tc>
          <w:tcPr>
            <w:tcW w:w="3090" w:type="dxa"/>
          </w:tcPr>
          <w:p w14:paraId="1F60BF7C" w14:textId="77777777" w:rsidR="001178B8" w:rsidRPr="0017352D" w:rsidRDefault="001178B8" w:rsidP="006E444F">
            <w:pPr>
              <w:rPr>
                <w:rFonts w:cstheme="minorHAnsi"/>
                <w:sz w:val="20"/>
                <w:szCs w:val="20"/>
              </w:rPr>
            </w:pPr>
            <w:r w:rsidRPr="0017352D">
              <w:rPr>
                <w:rFonts w:cstheme="minorHAnsi"/>
                <w:sz w:val="20"/>
                <w:szCs w:val="20"/>
              </w:rPr>
              <w:t>2-digit value</w:t>
            </w:r>
          </w:p>
        </w:tc>
        <w:tc>
          <w:tcPr>
            <w:tcW w:w="625" w:type="dxa"/>
          </w:tcPr>
          <w:p w14:paraId="5D9EBF3A"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2E1B0357" w14:textId="77777777" w:rsidR="001178B8" w:rsidRPr="0017352D" w:rsidRDefault="001178B8" w:rsidP="006E444F">
            <w:pPr>
              <w:rPr>
                <w:rFonts w:cstheme="minorHAnsi"/>
                <w:sz w:val="20"/>
                <w:szCs w:val="20"/>
              </w:rPr>
            </w:pPr>
          </w:p>
        </w:tc>
        <w:tc>
          <w:tcPr>
            <w:tcW w:w="1154" w:type="dxa"/>
          </w:tcPr>
          <w:p w14:paraId="5D5BF054" w14:textId="77777777" w:rsidR="001178B8" w:rsidRPr="0017352D" w:rsidRDefault="001178B8" w:rsidP="006E444F">
            <w:pPr>
              <w:rPr>
                <w:rFonts w:cstheme="minorHAnsi"/>
                <w:sz w:val="20"/>
                <w:szCs w:val="20"/>
              </w:rPr>
            </w:pPr>
          </w:p>
        </w:tc>
        <w:tc>
          <w:tcPr>
            <w:tcW w:w="4029" w:type="dxa"/>
          </w:tcPr>
          <w:p w14:paraId="2B1FAA8C" w14:textId="77777777" w:rsidR="001178B8" w:rsidRPr="0017352D" w:rsidRDefault="001178B8" w:rsidP="006E444F">
            <w:pPr>
              <w:rPr>
                <w:rFonts w:cstheme="minorHAnsi"/>
                <w:sz w:val="20"/>
                <w:szCs w:val="20"/>
              </w:rPr>
            </w:pPr>
            <w:r w:rsidRPr="0017352D">
              <w:rPr>
                <w:rFonts w:cstheme="minorHAnsi"/>
                <w:sz w:val="20"/>
                <w:szCs w:val="20"/>
              </w:rPr>
              <w:t>Flag frequency counter.</w:t>
            </w:r>
          </w:p>
        </w:tc>
      </w:tr>
      <w:tr w:rsidR="003D0D23" w14:paraId="3A9EC888" w14:textId="77777777" w:rsidTr="004F6C9C">
        <w:tc>
          <w:tcPr>
            <w:tcW w:w="1104" w:type="dxa"/>
          </w:tcPr>
          <w:p w14:paraId="0B59E475" w14:textId="77777777" w:rsidR="001178B8" w:rsidRPr="0017352D" w:rsidRDefault="001178B8" w:rsidP="006E444F">
            <w:pPr>
              <w:jc w:val="right"/>
              <w:rPr>
                <w:rFonts w:cstheme="minorHAnsi"/>
                <w:sz w:val="20"/>
                <w:szCs w:val="20"/>
              </w:rPr>
            </w:pPr>
            <w:r w:rsidRPr="0017352D">
              <w:rPr>
                <w:rFonts w:cstheme="minorHAnsi"/>
                <w:sz w:val="20"/>
                <w:szCs w:val="20"/>
              </w:rPr>
              <w:t>f2</w:t>
            </w:r>
          </w:p>
        </w:tc>
        <w:tc>
          <w:tcPr>
            <w:tcW w:w="3090" w:type="dxa"/>
          </w:tcPr>
          <w:p w14:paraId="129E1108" w14:textId="77777777" w:rsidR="001178B8" w:rsidRPr="0017352D" w:rsidRDefault="001178B8" w:rsidP="006E444F">
            <w:pPr>
              <w:rPr>
                <w:rFonts w:cstheme="minorHAnsi"/>
                <w:sz w:val="20"/>
                <w:szCs w:val="20"/>
              </w:rPr>
            </w:pPr>
            <w:r w:rsidRPr="0017352D">
              <w:rPr>
                <w:rFonts w:cstheme="minorHAnsi"/>
                <w:sz w:val="20"/>
                <w:szCs w:val="20"/>
              </w:rPr>
              <w:t>2-digit value</w:t>
            </w:r>
          </w:p>
        </w:tc>
        <w:tc>
          <w:tcPr>
            <w:tcW w:w="625" w:type="dxa"/>
          </w:tcPr>
          <w:p w14:paraId="5500200B" w14:textId="77777777" w:rsidR="001178B8" w:rsidRPr="0017352D" w:rsidRDefault="001178B8" w:rsidP="006E444F">
            <w:pPr>
              <w:rPr>
                <w:rFonts w:cstheme="minorHAnsi"/>
                <w:sz w:val="20"/>
                <w:szCs w:val="20"/>
              </w:rPr>
            </w:pPr>
            <w:r w:rsidRPr="0017352D">
              <w:rPr>
                <w:rFonts w:cstheme="minorHAnsi"/>
                <w:sz w:val="20"/>
                <w:szCs w:val="20"/>
              </w:rPr>
              <w:t>X</w:t>
            </w:r>
          </w:p>
        </w:tc>
        <w:tc>
          <w:tcPr>
            <w:tcW w:w="888" w:type="dxa"/>
          </w:tcPr>
          <w:p w14:paraId="00DA326C" w14:textId="77777777" w:rsidR="001178B8" w:rsidRPr="0017352D" w:rsidRDefault="001178B8" w:rsidP="006E444F">
            <w:pPr>
              <w:rPr>
                <w:rFonts w:cstheme="minorHAnsi"/>
                <w:sz w:val="20"/>
                <w:szCs w:val="20"/>
              </w:rPr>
            </w:pPr>
          </w:p>
        </w:tc>
        <w:tc>
          <w:tcPr>
            <w:tcW w:w="1154" w:type="dxa"/>
          </w:tcPr>
          <w:p w14:paraId="4DCD0657" w14:textId="77777777" w:rsidR="001178B8" w:rsidRPr="0017352D" w:rsidRDefault="001178B8" w:rsidP="006E444F">
            <w:pPr>
              <w:rPr>
                <w:rFonts w:cstheme="minorHAnsi"/>
                <w:sz w:val="20"/>
                <w:szCs w:val="20"/>
              </w:rPr>
            </w:pPr>
          </w:p>
        </w:tc>
        <w:tc>
          <w:tcPr>
            <w:tcW w:w="4029" w:type="dxa"/>
          </w:tcPr>
          <w:p w14:paraId="4D791EC8" w14:textId="77777777" w:rsidR="001178B8" w:rsidRPr="0017352D" w:rsidRDefault="001178B8" w:rsidP="006E444F">
            <w:pPr>
              <w:rPr>
                <w:rFonts w:cstheme="minorHAnsi"/>
                <w:sz w:val="20"/>
                <w:szCs w:val="20"/>
              </w:rPr>
            </w:pPr>
            <w:r w:rsidRPr="0017352D">
              <w:rPr>
                <w:rFonts w:cstheme="minorHAnsi"/>
                <w:sz w:val="20"/>
                <w:szCs w:val="20"/>
              </w:rPr>
              <w:t>Computed cycle duration.</w:t>
            </w:r>
          </w:p>
        </w:tc>
      </w:tr>
    </w:tbl>
    <w:p w14:paraId="4E6CDFEC" w14:textId="0F98579C" w:rsidR="009204EA" w:rsidRDefault="009204EA" w:rsidP="009204EA">
      <w:pPr>
        <w:spacing w:before="120" w:after="120"/>
        <w:ind w:left="288"/>
        <w:rPr>
          <w:rFonts w:cstheme="minorHAnsi"/>
          <w:sz w:val="24"/>
          <w:szCs w:val="24"/>
        </w:rPr>
      </w:pPr>
      <w:r w:rsidRPr="009204EA">
        <w:rPr>
          <w:rFonts w:cstheme="minorHAnsi"/>
          <w:sz w:val="24"/>
          <w:szCs w:val="24"/>
        </w:rPr>
        <w:t xml:space="preserve">The number and type of keyword=string pairs in the data field will vary based on the specific test whose results are being reported. The types of tests are EQC (Electronic Quality Control), WQC (Wet Quality Control) and Patient. </w:t>
      </w:r>
      <w:r w:rsidRPr="009204EA">
        <w:rPr>
          <w:rFonts w:cstheme="minorHAnsi"/>
          <w:b/>
          <w:sz w:val="24"/>
          <w:szCs w:val="24"/>
        </w:rPr>
        <w:t>Table 6</w:t>
      </w:r>
      <w:r w:rsidRPr="009204EA">
        <w:rPr>
          <w:rFonts w:cstheme="minorHAnsi"/>
          <w:sz w:val="24"/>
          <w:szCs w:val="24"/>
        </w:rPr>
        <w:t xml:space="preserve"> summarizes the keywords that are applicable to each type of test.</w:t>
      </w:r>
    </w:p>
    <w:p w14:paraId="2ED5F9DF" w14:textId="61DFBAF9" w:rsidR="00B835BC" w:rsidRDefault="00B835BC" w:rsidP="00FA2C74">
      <w:pPr>
        <w:rPr>
          <w:sz w:val="24"/>
          <w:szCs w:val="24"/>
        </w:rPr>
      </w:pPr>
    </w:p>
    <w:p w14:paraId="58A5AEEC" w14:textId="77777777" w:rsidR="00B835BC" w:rsidRPr="00B835BC" w:rsidRDefault="00B835BC" w:rsidP="00B835BC">
      <w:pPr>
        <w:rPr>
          <w:b/>
          <w:bCs/>
          <w:sz w:val="24"/>
          <w:szCs w:val="24"/>
        </w:rPr>
      </w:pPr>
      <w:r w:rsidRPr="00B835BC">
        <w:rPr>
          <w:b/>
          <w:bCs/>
          <w:sz w:val="24"/>
          <w:szCs w:val="24"/>
        </w:rPr>
        <w:lastRenderedPageBreak/>
        <w:t>Sample XML output for a Patient PRUTest:</w:t>
      </w:r>
    </w:p>
    <w:p w14:paraId="6544C511" w14:textId="77777777" w:rsidR="00B835BC" w:rsidRDefault="00B835BC" w:rsidP="00B835BC">
      <w:pPr>
        <w:rPr>
          <w:rFonts w:ascii="Courier New" w:hAnsi="Courier New" w:cs="Courier New"/>
          <w:sz w:val="20"/>
          <w:szCs w:val="20"/>
        </w:rPr>
      </w:pPr>
      <w:r>
        <w:rPr>
          <w:rFonts w:ascii="Courier New" w:hAnsi="Courier New" w:cs="Courier New"/>
          <w:sz w:val="20"/>
          <w:szCs w:val="20"/>
        </w:rPr>
        <w:t>&lt;Result</w:t>
      </w:r>
    </w:p>
    <w:p w14:paraId="1A490E3F"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ruo</w:t>
      </w:r>
      <w:proofErr w:type="spellEnd"/>
      <w:proofErr w:type="gramStart"/>
      <w:r>
        <w:rPr>
          <w:rFonts w:ascii="Courier New" w:hAnsi="Courier New" w:cs="Courier New"/>
          <w:sz w:val="20"/>
          <w:szCs w:val="20"/>
        </w:rPr>
        <w:t>=”No</w:t>
      </w:r>
      <w:proofErr w:type="gramEnd"/>
      <w:r>
        <w:rPr>
          <w:rFonts w:ascii="Courier New" w:hAnsi="Courier New" w:cs="Courier New"/>
          <w:sz w:val="20"/>
          <w:szCs w:val="20"/>
        </w:rPr>
        <w:t>”</w:t>
      </w:r>
    </w:p>
    <w:p w14:paraId="7FB43E08"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wqc</w:t>
      </w:r>
      <w:proofErr w:type="spellEnd"/>
      <w:proofErr w:type="gramStart"/>
      <w:r>
        <w:rPr>
          <w:rFonts w:ascii="Courier New" w:hAnsi="Courier New" w:cs="Courier New"/>
          <w:sz w:val="20"/>
          <w:szCs w:val="20"/>
        </w:rPr>
        <w:t>=”No</w:t>
      </w:r>
      <w:proofErr w:type="gramEnd"/>
      <w:r>
        <w:rPr>
          <w:rFonts w:ascii="Courier New" w:hAnsi="Courier New" w:cs="Courier New"/>
          <w:sz w:val="20"/>
          <w:szCs w:val="20"/>
        </w:rPr>
        <w:t>”</w:t>
      </w:r>
    </w:p>
    <w:p w14:paraId="40BCAD1F"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lcf</w:t>
      </w:r>
      <w:proofErr w:type="spellEnd"/>
      <w:r>
        <w:rPr>
          <w:rFonts w:ascii="Courier New" w:hAnsi="Courier New" w:cs="Courier New"/>
          <w:sz w:val="20"/>
          <w:szCs w:val="20"/>
        </w:rPr>
        <w:t>=”0.92”</w:t>
      </w:r>
    </w:p>
    <w:p w14:paraId="214A4D9D"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 xml:space="preserve">elcf1=”1.00”             </w:t>
      </w:r>
    </w:p>
    <w:p w14:paraId="3A904139"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elcf2=”0.86”</w:t>
      </w:r>
    </w:p>
    <w:p w14:paraId="4B230298"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type</w:t>
      </w:r>
      <w:proofErr w:type="gramStart"/>
      <w:r>
        <w:rPr>
          <w:rFonts w:ascii="Courier New" w:hAnsi="Courier New" w:cs="Courier New"/>
          <w:sz w:val="20"/>
          <w:szCs w:val="20"/>
        </w:rPr>
        <w:t>=”P</w:t>
      </w:r>
      <w:proofErr w:type="gramEnd"/>
      <w:r>
        <w:rPr>
          <w:rFonts w:ascii="Courier New" w:hAnsi="Courier New" w:cs="Courier New"/>
          <w:sz w:val="20"/>
          <w:szCs w:val="20"/>
        </w:rPr>
        <w:t>2Y12”</w:t>
      </w:r>
    </w:p>
    <w:p w14:paraId="192767B9"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serial=”2752”</w:t>
      </w:r>
    </w:p>
    <w:p w14:paraId="17C2EA45"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testDate</w:t>
      </w:r>
      <w:proofErr w:type="spellEnd"/>
      <w:r>
        <w:rPr>
          <w:rFonts w:ascii="Courier New" w:hAnsi="Courier New" w:cs="Courier New"/>
          <w:sz w:val="20"/>
          <w:szCs w:val="20"/>
        </w:rPr>
        <w:t>=”14-Oct-2020”</w:t>
      </w:r>
    </w:p>
    <w:p w14:paraId="2BA2062D"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testTime</w:t>
      </w:r>
      <w:proofErr w:type="spellEnd"/>
      <w:proofErr w:type="gramStart"/>
      <w:r>
        <w:rPr>
          <w:rFonts w:ascii="Courier New" w:hAnsi="Courier New" w:cs="Courier New"/>
          <w:sz w:val="20"/>
          <w:szCs w:val="20"/>
        </w:rPr>
        <w:t>=”14:28:00</w:t>
      </w:r>
      <w:proofErr w:type="gramEnd"/>
      <w:r>
        <w:rPr>
          <w:rFonts w:ascii="Courier New" w:hAnsi="Courier New" w:cs="Courier New"/>
          <w:sz w:val="20"/>
          <w:szCs w:val="20"/>
        </w:rPr>
        <w:t>”</w:t>
      </w:r>
    </w:p>
    <w:p w14:paraId="01D3AD2A"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lowPower</w:t>
      </w:r>
      <w:proofErr w:type="spellEnd"/>
      <w:proofErr w:type="gramStart"/>
      <w:r>
        <w:rPr>
          <w:rFonts w:ascii="Courier New" w:hAnsi="Courier New" w:cs="Courier New"/>
          <w:sz w:val="20"/>
          <w:szCs w:val="20"/>
        </w:rPr>
        <w:t>=”No</w:t>
      </w:r>
      <w:proofErr w:type="gramEnd"/>
      <w:r>
        <w:rPr>
          <w:rFonts w:ascii="Courier New" w:hAnsi="Courier New" w:cs="Courier New"/>
          <w:sz w:val="20"/>
          <w:szCs w:val="20"/>
        </w:rPr>
        <w:t>”</w:t>
      </w:r>
    </w:p>
    <w:p w14:paraId="1E250DD2" w14:textId="769E3A4A" w:rsidR="00B835BC" w:rsidRPr="00B835BC" w:rsidRDefault="00B835BC" w:rsidP="00B835BC">
      <w:pPr>
        <w:ind w:firstLine="720"/>
        <w:rPr>
          <w:rFonts w:ascii="Courier New" w:hAnsi="Courier New" w:cs="Courier New"/>
        </w:rPr>
      </w:pPr>
      <w:r>
        <w:rPr>
          <w:rFonts w:ascii="Courier New" w:hAnsi="Courier New" w:cs="Courier New"/>
          <w:sz w:val="20"/>
          <w:szCs w:val="20"/>
        </w:rPr>
        <w:t>value=”0220” /&gt;</w:t>
      </w:r>
    </w:p>
    <w:p w14:paraId="3F61E180" w14:textId="77777777" w:rsidR="00B835BC" w:rsidRDefault="00B835BC" w:rsidP="00B835BC">
      <w:pPr>
        <w:rPr>
          <w:b/>
          <w:bCs/>
          <w:sz w:val="24"/>
          <w:szCs w:val="24"/>
        </w:rPr>
      </w:pPr>
    </w:p>
    <w:p w14:paraId="0E8FE6F1" w14:textId="2F2F29C3" w:rsidR="00B835BC" w:rsidRPr="00B835BC" w:rsidRDefault="00B835BC" w:rsidP="00B835BC">
      <w:pPr>
        <w:rPr>
          <w:b/>
          <w:bCs/>
          <w:sz w:val="24"/>
          <w:szCs w:val="24"/>
        </w:rPr>
      </w:pPr>
      <w:r w:rsidRPr="00B835BC">
        <w:rPr>
          <w:b/>
          <w:bCs/>
          <w:sz w:val="24"/>
          <w:szCs w:val="24"/>
        </w:rPr>
        <w:t>Sample XML output for a WQC PRUTest:</w:t>
      </w:r>
    </w:p>
    <w:p w14:paraId="00E9DD99" w14:textId="77777777" w:rsidR="00B835BC" w:rsidRDefault="00B835BC" w:rsidP="00B835BC">
      <w:pPr>
        <w:rPr>
          <w:rFonts w:ascii="Courier New" w:hAnsi="Courier New" w:cs="Courier New"/>
          <w:sz w:val="20"/>
          <w:szCs w:val="20"/>
        </w:rPr>
      </w:pPr>
      <w:r>
        <w:rPr>
          <w:rFonts w:ascii="Courier New" w:hAnsi="Courier New" w:cs="Courier New"/>
          <w:sz w:val="20"/>
          <w:szCs w:val="20"/>
        </w:rPr>
        <w:t>&lt;Result</w:t>
      </w:r>
    </w:p>
    <w:p w14:paraId="26E6E94F"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ruo</w:t>
      </w:r>
      <w:proofErr w:type="spellEnd"/>
      <w:proofErr w:type="gramStart"/>
      <w:r>
        <w:rPr>
          <w:rFonts w:ascii="Courier New" w:hAnsi="Courier New" w:cs="Courier New"/>
          <w:sz w:val="20"/>
          <w:szCs w:val="20"/>
        </w:rPr>
        <w:t>=”No</w:t>
      </w:r>
      <w:proofErr w:type="gramEnd"/>
      <w:r>
        <w:rPr>
          <w:rFonts w:ascii="Courier New" w:hAnsi="Courier New" w:cs="Courier New"/>
          <w:sz w:val="20"/>
          <w:szCs w:val="20"/>
        </w:rPr>
        <w:t>”</w:t>
      </w:r>
    </w:p>
    <w:p w14:paraId="0391546B"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wqc</w:t>
      </w:r>
      <w:proofErr w:type="spellEnd"/>
      <w:proofErr w:type="gramStart"/>
      <w:r>
        <w:rPr>
          <w:rFonts w:ascii="Courier New" w:hAnsi="Courier New" w:cs="Courier New"/>
          <w:sz w:val="20"/>
          <w:szCs w:val="20"/>
        </w:rPr>
        <w:t>=”Yes</w:t>
      </w:r>
      <w:proofErr w:type="gramEnd"/>
      <w:r>
        <w:rPr>
          <w:rFonts w:ascii="Courier New" w:hAnsi="Courier New" w:cs="Courier New"/>
          <w:sz w:val="20"/>
          <w:szCs w:val="20"/>
        </w:rPr>
        <w:t>”</w:t>
      </w:r>
    </w:p>
    <w:p w14:paraId="79604E3E"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mcf=”1.0000”</w:t>
      </w:r>
    </w:p>
    <w:p w14:paraId="7EA6A003"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lcf</w:t>
      </w:r>
      <w:proofErr w:type="spellEnd"/>
      <w:r>
        <w:rPr>
          <w:rFonts w:ascii="Courier New" w:hAnsi="Courier New" w:cs="Courier New"/>
          <w:sz w:val="20"/>
          <w:szCs w:val="20"/>
        </w:rPr>
        <w:t>=”1.01”</w:t>
      </w:r>
    </w:p>
    <w:p w14:paraId="59558282"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type</w:t>
      </w:r>
      <w:proofErr w:type="gramStart"/>
      <w:r>
        <w:rPr>
          <w:rFonts w:ascii="Courier New" w:hAnsi="Courier New" w:cs="Courier New"/>
          <w:sz w:val="20"/>
          <w:szCs w:val="20"/>
        </w:rPr>
        <w:t>=”P</w:t>
      </w:r>
      <w:proofErr w:type="gramEnd"/>
      <w:r>
        <w:rPr>
          <w:rFonts w:ascii="Courier New" w:hAnsi="Courier New" w:cs="Courier New"/>
          <w:sz w:val="20"/>
          <w:szCs w:val="20"/>
        </w:rPr>
        <w:t>2Y12”</w:t>
      </w:r>
    </w:p>
    <w:p w14:paraId="407C92F6"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serial=”2207”</w:t>
      </w:r>
    </w:p>
    <w:p w14:paraId="061ECA20"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testDate</w:t>
      </w:r>
      <w:proofErr w:type="spellEnd"/>
      <w:r>
        <w:rPr>
          <w:rFonts w:ascii="Courier New" w:hAnsi="Courier New" w:cs="Courier New"/>
          <w:sz w:val="20"/>
          <w:szCs w:val="20"/>
        </w:rPr>
        <w:t>=”14-Oct-2020”</w:t>
      </w:r>
    </w:p>
    <w:p w14:paraId="663CF089"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testTime</w:t>
      </w:r>
      <w:proofErr w:type="spellEnd"/>
      <w:proofErr w:type="gramStart"/>
      <w:r>
        <w:rPr>
          <w:rFonts w:ascii="Courier New" w:hAnsi="Courier New" w:cs="Courier New"/>
          <w:sz w:val="20"/>
          <w:szCs w:val="20"/>
        </w:rPr>
        <w:t>=”14:28:00</w:t>
      </w:r>
      <w:proofErr w:type="gramEnd"/>
      <w:r>
        <w:rPr>
          <w:rFonts w:ascii="Courier New" w:hAnsi="Courier New" w:cs="Courier New"/>
          <w:sz w:val="20"/>
          <w:szCs w:val="20"/>
        </w:rPr>
        <w:t>”</w:t>
      </w:r>
    </w:p>
    <w:p w14:paraId="4AE4997A"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lot=”0264”</w:t>
      </w:r>
    </w:p>
    <w:p w14:paraId="3EE0B1C4"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lowPower</w:t>
      </w:r>
      <w:proofErr w:type="spellEnd"/>
      <w:proofErr w:type="gramStart"/>
      <w:r>
        <w:rPr>
          <w:rFonts w:ascii="Courier New" w:hAnsi="Courier New" w:cs="Courier New"/>
          <w:sz w:val="20"/>
          <w:szCs w:val="20"/>
        </w:rPr>
        <w:t>=”No</w:t>
      </w:r>
      <w:proofErr w:type="gramEnd"/>
      <w:r>
        <w:rPr>
          <w:rFonts w:ascii="Courier New" w:hAnsi="Courier New" w:cs="Courier New"/>
          <w:sz w:val="20"/>
          <w:szCs w:val="20"/>
        </w:rPr>
        <w:t>”</w:t>
      </w:r>
    </w:p>
    <w:p w14:paraId="4D107AE1"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value=”0269” /&gt;</w:t>
      </w:r>
    </w:p>
    <w:p w14:paraId="0C46D8F1" w14:textId="77777777" w:rsidR="00B835BC" w:rsidRDefault="00B835BC" w:rsidP="00B835BC">
      <w:pPr>
        <w:rPr>
          <w:rFonts w:ascii="Calibri" w:hAnsi="Calibri" w:cs="Calibri"/>
        </w:rPr>
      </w:pPr>
    </w:p>
    <w:p w14:paraId="14FD48CE" w14:textId="77777777" w:rsidR="00B835BC" w:rsidRDefault="00B835BC" w:rsidP="00B835BC"/>
    <w:p w14:paraId="18C445FC" w14:textId="1DFD0984" w:rsidR="00B835BC" w:rsidRPr="00B835BC" w:rsidRDefault="00B835BC" w:rsidP="00B835BC">
      <w:pPr>
        <w:rPr>
          <w:b/>
          <w:bCs/>
          <w:sz w:val="24"/>
          <w:szCs w:val="24"/>
        </w:rPr>
      </w:pPr>
      <w:r w:rsidRPr="00B835BC">
        <w:rPr>
          <w:b/>
          <w:bCs/>
          <w:sz w:val="24"/>
          <w:szCs w:val="24"/>
        </w:rPr>
        <w:t>Sample XML output for a</w:t>
      </w:r>
      <w:r>
        <w:rPr>
          <w:b/>
          <w:bCs/>
          <w:sz w:val="24"/>
          <w:szCs w:val="24"/>
        </w:rPr>
        <w:t xml:space="preserve">n EQC </w:t>
      </w:r>
      <w:r w:rsidRPr="00B835BC">
        <w:rPr>
          <w:b/>
          <w:bCs/>
          <w:sz w:val="24"/>
          <w:szCs w:val="24"/>
        </w:rPr>
        <w:t>Test:</w:t>
      </w:r>
    </w:p>
    <w:p w14:paraId="1B0D3022" w14:textId="77777777" w:rsidR="00B835BC" w:rsidRDefault="00B835BC" w:rsidP="00B835BC">
      <w:pPr>
        <w:rPr>
          <w:rFonts w:ascii="Courier New" w:hAnsi="Courier New" w:cs="Courier New"/>
          <w:sz w:val="20"/>
          <w:szCs w:val="20"/>
        </w:rPr>
      </w:pPr>
      <w:r>
        <w:rPr>
          <w:rFonts w:ascii="Courier New" w:hAnsi="Courier New" w:cs="Courier New"/>
          <w:sz w:val="20"/>
          <w:szCs w:val="20"/>
        </w:rPr>
        <w:t>&lt;Result</w:t>
      </w:r>
    </w:p>
    <w:p w14:paraId="63FC384E"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lastRenderedPageBreak/>
        <w:t>type</w:t>
      </w:r>
      <w:proofErr w:type="gramStart"/>
      <w:r>
        <w:rPr>
          <w:rFonts w:ascii="Courier New" w:hAnsi="Courier New" w:cs="Courier New"/>
          <w:sz w:val="20"/>
          <w:szCs w:val="20"/>
        </w:rPr>
        <w:t>=”EQC</w:t>
      </w:r>
      <w:proofErr w:type="gramEnd"/>
      <w:r>
        <w:rPr>
          <w:rFonts w:ascii="Courier New" w:hAnsi="Courier New" w:cs="Courier New"/>
          <w:sz w:val="20"/>
          <w:szCs w:val="20"/>
        </w:rPr>
        <w:t>”</w:t>
      </w:r>
    </w:p>
    <w:p w14:paraId="5E08EBC4"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serial=”6031”</w:t>
      </w:r>
    </w:p>
    <w:p w14:paraId="17499978"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opid</w:t>
      </w:r>
      <w:proofErr w:type="spellEnd"/>
      <w:r>
        <w:rPr>
          <w:rFonts w:ascii="Courier New" w:hAnsi="Courier New" w:cs="Courier New"/>
          <w:sz w:val="20"/>
          <w:szCs w:val="20"/>
        </w:rPr>
        <w:t>=</w:t>
      </w:r>
      <w:proofErr w:type="gramStart"/>
      <w:r>
        <w:rPr>
          <w:rFonts w:ascii="Courier New" w:hAnsi="Courier New" w:cs="Courier New"/>
          <w:sz w:val="20"/>
          <w:szCs w:val="20"/>
        </w:rPr>
        <w:t>” ”</w:t>
      </w:r>
      <w:proofErr w:type="gramEnd"/>
    </w:p>
    <w:p w14:paraId="7D914D35"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testDate</w:t>
      </w:r>
      <w:proofErr w:type="spellEnd"/>
      <w:r>
        <w:rPr>
          <w:rFonts w:ascii="Courier New" w:hAnsi="Courier New" w:cs="Courier New"/>
          <w:sz w:val="20"/>
          <w:szCs w:val="20"/>
        </w:rPr>
        <w:t>=”14-Oct-2020”</w:t>
      </w:r>
    </w:p>
    <w:p w14:paraId="4A4BE86F"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testTime</w:t>
      </w:r>
      <w:proofErr w:type="spellEnd"/>
      <w:proofErr w:type="gramStart"/>
      <w:r>
        <w:rPr>
          <w:rFonts w:ascii="Courier New" w:hAnsi="Courier New" w:cs="Courier New"/>
          <w:sz w:val="20"/>
          <w:szCs w:val="20"/>
        </w:rPr>
        <w:t>=”14:28:00</w:t>
      </w:r>
      <w:proofErr w:type="gramEnd"/>
      <w:r>
        <w:rPr>
          <w:rFonts w:ascii="Courier New" w:hAnsi="Courier New" w:cs="Courier New"/>
          <w:sz w:val="20"/>
          <w:szCs w:val="20"/>
        </w:rPr>
        <w:t>”</w:t>
      </w:r>
    </w:p>
    <w:p w14:paraId="5D20BFAB"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o1=”0.96”</w:t>
      </w:r>
    </w:p>
    <w:p w14:paraId="4C65D8B0"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o2=”1.78”</w:t>
      </w:r>
    </w:p>
    <w:p w14:paraId="7A36C268"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v1=”8.32”</w:t>
      </w:r>
    </w:p>
    <w:p w14:paraId="21CD1442"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v2=”0.05”</w:t>
      </w:r>
    </w:p>
    <w:p w14:paraId="538EE0D9"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p1=”0.05”</w:t>
      </w:r>
    </w:p>
    <w:p w14:paraId="2B54B981"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f1=”15”</w:t>
      </w:r>
    </w:p>
    <w:p w14:paraId="6C5D4714"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f2=”15”</w:t>
      </w:r>
    </w:p>
    <w:p w14:paraId="517CB377" w14:textId="77777777" w:rsidR="00B835BC" w:rsidRDefault="00B835BC" w:rsidP="00B835BC">
      <w:pPr>
        <w:ind w:firstLine="720"/>
        <w:rPr>
          <w:rFonts w:ascii="Courier New" w:hAnsi="Courier New" w:cs="Courier New"/>
          <w:sz w:val="20"/>
          <w:szCs w:val="20"/>
        </w:rPr>
      </w:pPr>
      <w:r>
        <w:rPr>
          <w:rFonts w:ascii="Courier New" w:hAnsi="Courier New" w:cs="Courier New"/>
          <w:sz w:val="20"/>
          <w:szCs w:val="20"/>
        </w:rPr>
        <w:t>value</w:t>
      </w:r>
      <w:proofErr w:type="gramStart"/>
      <w:r>
        <w:rPr>
          <w:rFonts w:ascii="Courier New" w:hAnsi="Courier New" w:cs="Courier New"/>
          <w:sz w:val="20"/>
          <w:szCs w:val="20"/>
        </w:rPr>
        <w:t>=”PASS</w:t>
      </w:r>
      <w:proofErr w:type="gramEnd"/>
      <w:r>
        <w:rPr>
          <w:rFonts w:ascii="Courier New" w:hAnsi="Courier New" w:cs="Courier New"/>
          <w:sz w:val="20"/>
          <w:szCs w:val="20"/>
        </w:rPr>
        <w:t>”</w:t>
      </w:r>
    </w:p>
    <w:p w14:paraId="37FDB6F8" w14:textId="77777777" w:rsidR="00B835BC" w:rsidRDefault="00B835BC" w:rsidP="00B835BC">
      <w:pPr>
        <w:ind w:firstLine="720"/>
        <w:rPr>
          <w:rFonts w:ascii="Courier New" w:hAnsi="Courier New" w:cs="Courier New"/>
          <w:sz w:val="20"/>
          <w:szCs w:val="20"/>
        </w:rPr>
      </w:pPr>
      <w:proofErr w:type="spellStart"/>
      <w:r>
        <w:rPr>
          <w:rFonts w:ascii="Courier New" w:hAnsi="Courier New" w:cs="Courier New"/>
          <w:sz w:val="20"/>
          <w:szCs w:val="20"/>
        </w:rPr>
        <w:t>em</w:t>
      </w:r>
      <w:proofErr w:type="spellEnd"/>
      <w:r>
        <w:rPr>
          <w:rFonts w:ascii="Courier New" w:hAnsi="Courier New" w:cs="Courier New"/>
          <w:sz w:val="20"/>
          <w:szCs w:val="20"/>
        </w:rPr>
        <w:t>=”0000” /&gt;</w:t>
      </w:r>
    </w:p>
    <w:p w14:paraId="5F14CFED" w14:textId="77777777" w:rsidR="00B835BC" w:rsidRDefault="00B835BC" w:rsidP="00FA2C74">
      <w:pPr>
        <w:rPr>
          <w:rFonts w:cstheme="minorHAnsi"/>
          <w:sz w:val="24"/>
          <w:szCs w:val="24"/>
        </w:rPr>
      </w:pPr>
    </w:p>
    <w:p w14:paraId="5EED4A78" w14:textId="0A43D78A" w:rsidR="0015327D" w:rsidRDefault="0015327D" w:rsidP="002244F4">
      <w:pPr>
        <w:pStyle w:val="Heading1"/>
        <w:numPr>
          <w:ilvl w:val="1"/>
          <w:numId w:val="27"/>
        </w:numPr>
        <w:rPr>
          <w:b/>
          <w:bCs/>
          <w:color w:val="auto"/>
          <w:sz w:val="28"/>
          <w:szCs w:val="28"/>
        </w:rPr>
      </w:pPr>
      <w:bookmarkStart w:id="29" w:name="_Toc58258136"/>
      <w:r>
        <w:rPr>
          <w:b/>
          <w:bCs/>
          <w:color w:val="auto"/>
          <w:sz w:val="28"/>
          <w:szCs w:val="28"/>
        </w:rPr>
        <w:t>Transmitting Past Results and Other Information</w:t>
      </w:r>
      <w:bookmarkEnd w:id="29"/>
    </w:p>
    <w:p w14:paraId="07D24AB2" w14:textId="24E38DB8" w:rsidR="00CE68AD" w:rsidRPr="008145D7" w:rsidRDefault="008145D7" w:rsidP="009204EA">
      <w:pPr>
        <w:spacing w:before="120" w:after="120"/>
        <w:ind w:left="288"/>
        <w:rPr>
          <w:rFonts w:cstheme="minorHAnsi"/>
          <w:sz w:val="28"/>
          <w:szCs w:val="28"/>
        </w:rPr>
      </w:pPr>
      <w:r w:rsidRPr="008145D7">
        <w:rPr>
          <w:sz w:val="24"/>
          <w:szCs w:val="24"/>
        </w:rPr>
        <w:t>Results from past tests (EQC, WQC and Patient) may be sent over the serial port on-demand by the user via the instrument UI.</w:t>
      </w:r>
    </w:p>
    <w:p w14:paraId="769D02E8" w14:textId="77777777" w:rsidR="00A92E0C" w:rsidRDefault="008A6B1D" w:rsidP="00F3246E">
      <w:pPr>
        <w:keepNext/>
        <w:spacing w:before="120" w:after="120"/>
        <w:ind w:left="288"/>
      </w:pPr>
      <w:r>
        <w:rPr>
          <w:noProof/>
        </w:rPr>
        <mc:AlternateContent>
          <mc:Choice Requires="wps">
            <w:drawing>
              <wp:anchor distT="0" distB="0" distL="114300" distR="114300" simplePos="0" relativeHeight="251722752" behindDoc="0" locked="0" layoutInCell="1" allowOverlap="1" wp14:anchorId="4CEA41BA" wp14:editId="75C8D1D3">
                <wp:simplePos x="0" y="0"/>
                <wp:positionH relativeFrom="column">
                  <wp:posOffset>3848432</wp:posOffset>
                </wp:positionH>
                <wp:positionV relativeFrom="paragraph">
                  <wp:posOffset>277937</wp:posOffset>
                </wp:positionV>
                <wp:extent cx="532738" cy="787179"/>
                <wp:effectExtent l="0" t="0" r="77470" b="89535"/>
                <wp:wrapNone/>
                <wp:docPr id="80" name="Elbow Connector 80"/>
                <wp:cNvGraphicFramePr/>
                <a:graphic xmlns:a="http://schemas.openxmlformats.org/drawingml/2006/main">
                  <a:graphicData uri="http://schemas.microsoft.com/office/word/2010/wordprocessingShape">
                    <wps:wsp>
                      <wps:cNvCnPr/>
                      <wps:spPr>
                        <a:xfrm>
                          <a:off x="0" y="0"/>
                          <a:ext cx="532738" cy="787179"/>
                        </a:xfrm>
                        <a:prstGeom prst="bentConnector3">
                          <a:avLst>
                            <a:gd name="adj1" fmla="val 27528"/>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BD3E6" id="Elbow Connector 80" o:spid="_x0000_s1026" type="#_x0000_t34" style="position:absolute;margin-left:303.05pt;margin-top:21.9pt;width:41.95pt;height:6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" adj="5946" strokecolor="#4472c4 [3204]" strokeweight="1.2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4EB5E5A3" wp14:editId="6A437D03">
                <wp:simplePos x="0" y="0"/>
                <wp:positionH relativeFrom="column">
                  <wp:posOffset>1796415</wp:posOffset>
                </wp:positionH>
                <wp:positionV relativeFrom="paragraph">
                  <wp:posOffset>317500</wp:posOffset>
                </wp:positionV>
                <wp:extent cx="485029" cy="971385"/>
                <wp:effectExtent l="0" t="76200" r="0" b="19685"/>
                <wp:wrapNone/>
                <wp:docPr id="81" name="Elbow Connector 81"/>
                <wp:cNvGraphicFramePr/>
                <a:graphic xmlns:a="http://schemas.openxmlformats.org/drawingml/2006/main">
                  <a:graphicData uri="http://schemas.microsoft.com/office/word/2010/wordprocessingShape">
                    <wps:wsp>
                      <wps:cNvCnPr/>
                      <wps:spPr>
                        <a:xfrm flipV="1">
                          <a:off x="0" y="0"/>
                          <a:ext cx="485029" cy="971385"/>
                        </a:xfrm>
                        <a:prstGeom prst="bentConnector3">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32D14" id="Elbow Connector 81" o:spid="_x0000_s1026" type="#_x0000_t34" style="position:absolute;margin-left:141.45pt;margin-top:25pt;width:38.2pt;height:76.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" strokecolor="#4472c4 [3204]" strokeweight="1.25pt">
                <v:stroke endarrow="block"/>
              </v:shape>
            </w:pict>
          </mc:Fallback>
        </mc:AlternateContent>
      </w:r>
      <w:r w:rsidR="001D6D76">
        <w:rPr>
          <w:noProof/>
        </w:rPr>
        <mc:AlternateContent>
          <mc:Choice Requires="wps">
            <w:drawing>
              <wp:anchor distT="0" distB="0" distL="114300" distR="114300" simplePos="0" relativeHeight="251714560" behindDoc="0" locked="0" layoutInCell="1" allowOverlap="1" wp14:anchorId="3299B028" wp14:editId="2A3F6CD9">
                <wp:simplePos x="0" y="0"/>
                <wp:positionH relativeFrom="column">
                  <wp:posOffset>1407381</wp:posOffset>
                </wp:positionH>
                <wp:positionV relativeFrom="paragraph">
                  <wp:posOffset>1207963</wp:posOffset>
                </wp:positionV>
                <wp:extent cx="318053" cy="326003"/>
                <wp:effectExtent l="0" t="0" r="25400" b="17145"/>
                <wp:wrapNone/>
                <wp:docPr id="78" name="Rectangle 78"/>
                <wp:cNvGraphicFramePr/>
                <a:graphic xmlns:a="http://schemas.openxmlformats.org/drawingml/2006/main">
                  <a:graphicData uri="http://schemas.microsoft.com/office/word/2010/wordprocessingShape">
                    <wps:wsp>
                      <wps:cNvSpPr/>
                      <wps:spPr>
                        <a:xfrm>
                          <a:off x="0" y="0"/>
                          <a:ext cx="318053" cy="326003"/>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7777" id="Rectangle 78" o:spid="_x0000_s1026" style="position:absolute;margin-left:110.8pt;margin-top:95.1pt;width:25.05pt;height:25.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" fillcolor="#4472c4 [3204]" strokecolor="#1f3763 [1604]" strokeweight="1pt">
                <v:fill opacity="13107f"/>
              </v:rect>
            </w:pict>
          </mc:Fallback>
        </mc:AlternateContent>
      </w:r>
      <w:r w:rsidR="001D6D76">
        <w:rPr>
          <w:noProof/>
        </w:rPr>
        <mc:AlternateContent>
          <mc:Choice Requires="wps">
            <w:drawing>
              <wp:anchor distT="0" distB="0" distL="114300" distR="114300" simplePos="0" relativeHeight="251716608" behindDoc="0" locked="0" layoutInCell="1" allowOverlap="1" wp14:anchorId="016314CA" wp14:editId="073C9930">
                <wp:simplePos x="0" y="0"/>
                <wp:positionH relativeFrom="column">
                  <wp:posOffset>3468094</wp:posOffset>
                </wp:positionH>
                <wp:positionV relativeFrom="paragraph">
                  <wp:posOffset>36305</wp:posOffset>
                </wp:positionV>
                <wp:extent cx="318053" cy="326003"/>
                <wp:effectExtent l="0" t="0" r="25400" b="17145"/>
                <wp:wrapNone/>
                <wp:docPr id="21" name="Rectangle 21"/>
                <wp:cNvGraphicFramePr/>
                <a:graphic xmlns:a="http://schemas.openxmlformats.org/drawingml/2006/main">
                  <a:graphicData uri="http://schemas.microsoft.com/office/word/2010/wordprocessingShape">
                    <wps:wsp>
                      <wps:cNvSpPr/>
                      <wps:spPr>
                        <a:xfrm>
                          <a:off x="0" y="0"/>
                          <a:ext cx="318053" cy="326003"/>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B51D9" id="Rectangle 21" o:spid="_x0000_s1026" style="position:absolute;margin-left:273.1pt;margin-top:2.85pt;width:25.05pt;height:2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" fillcolor="#4472c4 [3204]" strokecolor="#1f3763 [1604]" strokeweight="1pt">
                <v:fill opacity="13107f"/>
              </v:rect>
            </w:pict>
          </mc:Fallback>
        </mc:AlternateContent>
      </w:r>
      <w:r w:rsidR="001D6D76">
        <w:rPr>
          <w:noProof/>
        </w:rPr>
        <mc:AlternateContent>
          <mc:Choice Requires="wps">
            <w:drawing>
              <wp:anchor distT="0" distB="0" distL="114300" distR="114300" simplePos="0" relativeHeight="251718656" behindDoc="0" locked="0" layoutInCell="1" allowOverlap="1" wp14:anchorId="7EE049F3" wp14:editId="5639164B">
                <wp:simplePos x="0" y="0"/>
                <wp:positionH relativeFrom="column">
                  <wp:posOffset>5542170</wp:posOffset>
                </wp:positionH>
                <wp:positionV relativeFrom="paragraph">
                  <wp:posOffset>862662</wp:posOffset>
                </wp:positionV>
                <wp:extent cx="318053" cy="326003"/>
                <wp:effectExtent l="0" t="0" r="25400" b="17145"/>
                <wp:wrapNone/>
                <wp:docPr id="33" name="Rectangle 33"/>
                <wp:cNvGraphicFramePr/>
                <a:graphic xmlns:a="http://schemas.openxmlformats.org/drawingml/2006/main">
                  <a:graphicData uri="http://schemas.microsoft.com/office/word/2010/wordprocessingShape">
                    <wps:wsp>
                      <wps:cNvSpPr/>
                      <wps:spPr>
                        <a:xfrm>
                          <a:off x="0" y="0"/>
                          <a:ext cx="318053" cy="326003"/>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BEFBC" id="Rectangle 33" o:spid="_x0000_s1026" style="position:absolute;margin-left:436.4pt;margin-top:67.95pt;width:25.05pt;height:25.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" fillcolor="#4472c4 [3204]" strokecolor="#1f3763 [1604]" strokeweight="1pt">
                <v:fill opacity="13107f"/>
              </v:rect>
            </w:pict>
          </mc:Fallback>
        </mc:AlternateContent>
      </w:r>
      <w:r w:rsidR="00E1782D">
        <w:rPr>
          <w:noProof/>
        </w:rPr>
        <w:drawing>
          <wp:inline distT="0" distB="0" distL="0" distR="0" wp14:anchorId="6640492B" wp14:editId="4B43EA16">
            <wp:extent cx="1554480" cy="1554480"/>
            <wp:effectExtent l="19050" t="19050" r="26670" b="26670"/>
            <wp:docPr id="82" name="Picture 82" descr="C:\garys\docs\projects\VerifyNow\connectivity_analysis\reformat_for_eco\Pnl_Main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arys\docs\projects\VerifyNow\connectivity_analysis\reformat_for_eco\Pnl_Main_English-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accent1"/>
                      </a:solidFill>
                    </a:ln>
                  </pic:spPr>
                </pic:pic>
              </a:graphicData>
            </a:graphic>
          </wp:inline>
        </w:drawing>
      </w:r>
      <w:r w:rsidR="005E70EB">
        <w:rPr>
          <w:rFonts w:cstheme="minorHAnsi"/>
          <w:sz w:val="24"/>
          <w:szCs w:val="24"/>
        </w:rPr>
        <w:t xml:space="preserve">             </w:t>
      </w:r>
      <w:r w:rsidR="005E70EB">
        <w:rPr>
          <w:noProof/>
        </w:rPr>
        <w:drawing>
          <wp:inline distT="0" distB="0" distL="0" distR="0" wp14:anchorId="073D4FA7" wp14:editId="56257FCD">
            <wp:extent cx="1554480" cy="1554480"/>
            <wp:effectExtent l="19050" t="19050" r="26670" b="26670"/>
            <wp:docPr id="83" name="Picture 83" descr="C:\garys\docs\projects\VerifyNow\connectivity_analysis\reformat_for_eco\Pnl_Maintenance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rys\docs\projects\VerifyNow\connectivity_analysis\reformat_for_eco\Pnl_Maintenance_English-U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accent1"/>
                      </a:solidFill>
                    </a:ln>
                  </pic:spPr>
                </pic:pic>
              </a:graphicData>
            </a:graphic>
          </wp:inline>
        </w:drawing>
      </w:r>
      <w:r w:rsidR="00C47E31">
        <w:rPr>
          <w:rFonts w:cstheme="minorHAnsi"/>
          <w:sz w:val="24"/>
          <w:szCs w:val="24"/>
        </w:rPr>
        <w:t xml:space="preserve">               </w:t>
      </w:r>
      <w:r w:rsidR="00C47E31">
        <w:rPr>
          <w:noProof/>
        </w:rPr>
        <w:drawing>
          <wp:inline distT="0" distB="0" distL="0" distR="0" wp14:anchorId="16FBBF9F" wp14:editId="39353DD4">
            <wp:extent cx="1514475" cy="1514475"/>
            <wp:effectExtent l="19050" t="19050" r="28575" b="28575"/>
            <wp:docPr id="85" name="Picture 85" descr="C:\garys\docs\projects\VerifyNow\connectivity_analysis\reformat_for_eco\Pnl_Maintenance_5th_Englis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rys\docs\projects\VerifyNow\connectivity_analysis\reformat_for_eco\Pnl_Maintenance_5th_English-U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solidFill>
                        <a:schemeClr val="accent1"/>
                      </a:solidFill>
                    </a:ln>
                  </pic:spPr>
                </pic:pic>
              </a:graphicData>
            </a:graphic>
          </wp:inline>
        </w:drawing>
      </w:r>
    </w:p>
    <w:p w14:paraId="6A9AB98B" w14:textId="7012D4E4" w:rsidR="00CE68AD" w:rsidRDefault="00A92E0C" w:rsidP="00F3246E">
      <w:pPr>
        <w:pStyle w:val="Caption"/>
        <w:jc w:val="center"/>
        <w:rPr>
          <w:rFonts w:cstheme="minorHAnsi"/>
          <w:sz w:val="24"/>
          <w:szCs w:val="24"/>
        </w:rPr>
      </w:pPr>
      <w:bookmarkStart w:id="30" w:name="_Ref57641774"/>
      <w:r>
        <w:t xml:space="preserve">Figure </w:t>
      </w:r>
      <w:r w:rsidR="009D21F2">
        <w:fldChar w:fldCharType="begin"/>
      </w:r>
      <w:r w:rsidR="009D21F2">
        <w:instrText xml:space="preserve"> SEQ Figure \* ARABIC </w:instrText>
      </w:r>
      <w:r w:rsidR="009D21F2">
        <w:fldChar w:fldCharType="separate"/>
      </w:r>
      <w:r>
        <w:rPr>
          <w:noProof/>
        </w:rPr>
        <w:t>11</w:t>
      </w:r>
      <w:r w:rsidR="009D21F2">
        <w:rPr>
          <w:noProof/>
        </w:rPr>
        <w:fldChar w:fldCharType="end"/>
      </w:r>
      <w:bookmarkEnd w:id="30"/>
    </w:p>
    <w:p w14:paraId="78CC256C" w14:textId="77777777" w:rsidR="00A92E0C" w:rsidRDefault="00A92E0C" w:rsidP="009204EA">
      <w:pPr>
        <w:spacing w:before="120" w:after="120"/>
        <w:ind w:left="288"/>
        <w:rPr>
          <w:rFonts w:cstheme="minorHAnsi"/>
          <w:sz w:val="24"/>
          <w:szCs w:val="24"/>
        </w:rPr>
      </w:pPr>
    </w:p>
    <w:p w14:paraId="3B0AD66D" w14:textId="4080552F" w:rsidR="00FD2608" w:rsidRPr="00FD2608" w:rsidRDefault="00FD2608" w:rsidP="00FD2608">
      <w:pPr>
        <w:spacing w:before="120" w:after="120"/>
        <w:ind w:left="288"/>
        <w:rPr>
          <w:rFonts w:cstheme="minorHAnsi"/>
          <w:sz w:val="24"/>
          <w:szCs w:val="24"/>
        </w:rPr>
      </w:pPr>
      <w:r w:rsidRPr="00FD2608">
        <w:rPr>
          <w:rFonts w:cstheme="minorHAnsi"/>
          <w:sz w:val="24"/>
          <w:szCs w:val="24"/>
        </w:rPr>
        <w:t xml:space="preserve">Note that the NET icon highlighted in the rightmost </w:t>
      </w:r>
      <w:r w:rsidRPr="00A92E0C">
        <w:rPr>
          <w:rFonts w:cstheme="minorHAnsi"/>
          <w:sz w:val="24"/>
          <w:szCs w:val="24"/>
        </w:rPr>
        <w:t xml:space="preserve">panel of </w:t>
      </w:r>
      <w:r w:rsidR="00A92E0C" w:rsidRPr="00F3246E">
        <w:rPr>
          <w:rFonts w:cstheme="minorHAnsi"/>
          <w:sz w:val="24"/>
          <w:szCs w:val="24"/>
        </w:rPr>
        <w:fldChar w:fldCharType="begin"/>
      </w:r>
      <w:r w:rsidR="00A92E0C" w:rsidRPr="00A92E0C">
        <w:rPr>
          <w:rFonts w:cstheme="minorHAnsi"/>
          <w:sz w:val="24"/>
          <w:szCs w:val="24"/>
        </w:rPr>
        <w:instrText xml:space="preserve"> REF _Ref57641774 \h </w:instrText>
      </w:r>
      <w:r w:rsidR="00A92E0C">
        <w:rPr>
          <w:rFonts w:cstheme="minorHAnsi"/>
          <w:sz w:val="24"/>
          <w:szCs w:val="24"/>
        </w:rPr>
        <w:instrText xml:space="preserve"> \* MERGEFORMAT </w:instrText>
      </w:r>
      <w:r w:rsidR="00A92E0C" w:rsidRPr="00F3246E">
        <w:rPr>
          <w:rFonts w:cstheme="minorHAnsi"/>
          <w:sz w:val="24"/>
          <w:szCs w:val="24"/>
        </w:rPr>
      </w:r>
      <w:r w:rsidR="00A92E0C" w:rsidRPr="00F3246E">
        <w:rPr>
          <w:rFonts w:cstheme="minorHAnsi"/>
          <w:sz w:val="24"/>
          <w:szCs w:val="24"/>
        </w:rPr>
        <w:fldChar w:fldCharType="separate"/>
      </w:r>
      <w:r w:rsidR="00A92E0C" w:rsidRPr="00F3246E">
        <w:rPr>
          <w:sz w:val="24"/>
          <w:szCs w:val="24"/>
        </w:rPr>
        <w:t xml:space="preserve">Figure </w:t>
      </w:r>
      <w:r w:rsidR="00A92E0C" w:rsidRPr="00F3246E">
        <w:rPr>
          <w:noProof/>
          <w:sz w:val="24"/>
          <w:szCs w:val="24"/>
        </w:rPr>
        <w:t>11</w:t>
      </w:r>
      <w:r w:rsidR="00A92E0C" w:rsidRPr="00F3246E">
        <w:rPr>
          <w:rFonts w:cstheme="minorHAnsi"/>
          <w:sz w:val="24"/>
          <w:szCs w:val="24"/>
        </w:rPr>
        <w:fldChar w:fldCharType="end"/>
      </w:r>
      <w:r w:rsidRPr="00A92E0C">
        <w:rPr>
          <w:rFonts w:cstheme="minorHAnsi"/>
          <w:sz w:val="24"/>
          <w:szCs w:val="24"/>
        </w:rPr>
        <w:t xml:space="preserve"> will</w:t>
      </w:r>
      <w:r w:rsidRPr="00FD2608">
        <w:rPr>
          <w:rFonts w:cstheme="minorHAnsi"/>
          <w:sz w:val="24"/>
          <w:szCs w:val="24"/>
        </w:rPr>
        <w:t xml:space="preserve"> only appear if serial communication has been enabled and a communication session has been established.</w:t>
      </w:r>
    </w:p>
    <w:p w14:paraId="2B6A7F63" w14:textId="3BC8DFF7" w:rsidR="00047C05" w:rsidRDefault="00FD2608" w:rsidP="00FD2608">
      <w:pPr>
        <w:spacing w:before="120" w:after="120"/>
        <w:ind w:left="288"/>
        <w:rPr>
          <w:rFonts w:cstheme="minorHAnsi"/>
          <w:sz w:val="24"/>
          <w:szCs w:val="24"/>
        </w:rPr>
      </w:pPr>
      <w:r w:rsidRPr="00FD2608">
        <w:rPr>
          <w:rFonts w:cstheme="minorHAnsi"/>
          <w:sz w:val="24"/>
          <w:szCs w:val="24"/>
        </w:rPr>
        <w:t xml:space="preserve">Pressing the NET icon will actually transmit a lot more than just past test results over the serial port. Also transmitted will be system statistics, and all alarm, error and miscellaneous records. This is effectively a “dump records” operation, which will be discussed later. All </w:t>
      </w:r>
      <w:r w:rsidRPr="00FD2608">
        <w:rPr>
          <w:rFonts w:cstheme="minorHAnsi"/>
          <w:sz w:val="24"/>
          <w:szCs w:val="24"/>
        </w:rPr>
        <w:lastRenderedPageBreak/>
        <w:t>messages transmitted as part of this operation are formatted with an XML tag and keyword=string pairs</w:t>
      </w:r>
    </w:p>
    <w:p w14:paraId="0530B60F" w14:textId="2444E165" w:rsidR="00C24000" w:rsidRDefault="00C24000">
      <w:pPr>
        <w:rPr>
          <w:rFonts w:cstheme="minorHAnsi"/>
          <w:sz w:val="24"/>
          <w:szCs w:val="24"/>
        </w:rPr>
      </w:pPr>
      <w:r>
        <w:rPr>
          <w:rFonts w:cstheme="minorHAnsi"/>
          <w:sz w:val="24"/>
          <w:szCs w:val="24"/>
        </w:rPr>
        <w:br w:type="page"/>
      </w:r>
    </w:p>
    <w:tbl>
      <w:tblPr>
        <w:tblStyle w:val="TableGrid"/>
        <w:tblW w:w="10800" w:type="dxa"/>
        <w:jc w:val="center"/>
        <w:tblLook w:val="04A0" w:firstRow="1" w:lastRow="0" w:firstColumn="1" w:lastColumn="0" w:noHBand="0" w:noVBand="1"/>
      </w:tblPr>
      <w:tblGrid>
        <w:gridCol w:w="1913"/>
        <w:gridCol w:w="1862"/>
        <w:gridCol w:w="7025"/>
      </w:tblGrid>
      <w:tr w:rsidR="0037374B" w:rsidRPr="00A431FD" w14:paraId="57085EB5" w14:textId="77777777" w:rsidTr="0037374B">
        <w:trPr>
          <w:jc w:val="center"/>
        </w:trPr>
        <w:tc>
          <w:tcPr>
            <w:tcW w:w="1913" w:type="dxa"/>
          </w:tcPr>
          <w:p w14:paraId="6CAE0F02" w14:textId="77777777" w:rsidR="00FE65DF" w:rsidRPr="00FE65DF" w:rsidRDefault="00FE65DF" w:rsidP="006E444F">
            <w:pPr>
              <w:ind w:left="288"/>
              <w:jc w:val="center"/>
              <w:rPr>
                <w:rFonts w:cstheme="minorHAnsi"/>
                <w:b/>
                <w:sz w:val="20"/>
                <w:szCs w:val="20"/>
              </w:rPr>
            </w:pPr>
            <w:r w:rsidRPr="00FE65DF">
              <w:rPr>
                <w:rFonts w:cstheme="minorHAnsi"/>
                <w:b/>
                <w:sz w:val="20"/>
                <w:szCs w:val="20"/>
              </w:rPr>
              <w:lastRenderedPageBreak/>
              <w:t>XML tag</w:t>
            </w:r>
          </w:p>
        </w:tc>
        <w:tc>
          <w:tcPr>
            <w:tcW w:w="1862" w:type="dxa"/>
          </w:tcPr>
          <w:p w14:paraId="6C82C000" w14:textId="77777777" w:rsidR="00FE65DF" w:rsidRPr="00FE65DF" w:rsidRDefault="00FE65DF" w:rsidP="006E444F">
            <w:pPr>
              <w:ind w:left="288"/>
              <w:jc w:val="center"/>
              <w:rPr>
                <w:rFonts w:cstheme="minorHAnsi"/>
                <w:b/>
                <w:sz w:val="20"/>
                <w:szCs w:val="20"/>
              </w:rPr>
            </w:pPr>
            <w:r w:rsidRPr="00FE65DF">
              <w:rPr>
                <w:rFonts w:cstheme="minorHAnsi"/>
                <w:b/>
                <w:sz w:val="20"/>
                <w:szCs w:val="20"/>
              </w:rPr>
              <w:t>Keywords</w:t>
            </w:r>
          </w:p>
        </w:tc>
        <w:tc>
          <w:tcPr>
            <w:tcW w:w="7025" w:type="dxa"/>
          </w:tcPr>
          <w:p w14:paraId="6F0CBF00" w14:textId="77777777" w:rsidR="00FE65DF" w:rsidRPr="00FE65DF" w:rsidRDefault="00FE65DF" w:rsidP="006E444F">
            <w:pPr>
              <w:ind w:left="288"/>
              <w:jc w:val="center"/>
              <w:rPr>
                <w:rFonts w:cstheme="minorHAnsi"/>
                <w:b/>
                <w:sz w:val="20"/>
                <w:szCs w:val="20"/>
              </w:rPr>
            </w:pPr>
            <w:r w:rsidRPr="00FE65DF">
              <w:rPr>
                <w:rFonts w:cstheme="minorHAnsi"/>
                <w:b/>
                <w:sz w:val="20"/>
                <w:szCs w:val="20"/>
              </w:rPr>
              <w:t>Description</w:t>
            </w:r>
          </w:p>
        </w:tc>
      </w:tr>
      <w:tr w:rsidR="0037374B" w:rsidRPr="00A431FD" w14:paraId="487018AD" w14:textId="77777777" w:rsidTr="0037374B">
        <w:trPr>
          <w:jc w:val="center"/>
        </w:trPr>
        <w:tc>
          <w:tcPr>
            <w:tcW w:w="1913" w:type="dxa"/>
          </w:tcPr>
          <w:p w14:paraId="77261B65"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SystemStatistics</w:t>
            </w:r>
            <w:proofErr w:type="spellEnd"/>
          </w:p>
        </w:tc>
        <w:tc>
          <w:tcPr>
            <w:tcW w:w="1862" w:type="dxa"/>
          </w:tcPr>
          <w:p w14:paraId="0BF5E323" w14:textId="77777777" w:rsidR="00FE65DF" w:rsidRPr="00FE65DF" w:rsidRDefault="00FE65DF" w:rsidP="006E444F">
            <w:pPr>
              <w:ind w:left="288"/>
              <w:rPr>
                <w:rFonts w:cstheme="minorHAnsi"/>
                <w:sz w:val="20"/>
                <w:szCs w:val="20"/>
              </w:rPr>
            </w:pPr>
            <w:r w:rsidRPr="00FE65DF">
              <w:rPr>
                <w:rFonts w:cstheme="minorHAnsi"/>
                <w:sz w:val="20"/>
                <w:szCs w:val="20"/>
              </w:rPr>
              <w:t>serial</w:t>
            </w:r>
          </w:p>
          <w:p w14:paraId="7317697D"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LastEqcStatus</w:t>
            </w:r>
            <w:proofErr w:type="spellEnd"/>
          </w:p>
          <w:p w14:paraId="6436CDF4"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LastEqcRan</w:t>
            </w:r>
            <w:proofErr w:type="spellEnd"/>
          </w:p>
          <w:p w14:paraId="2587F910"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LastQcRan</w:t>
            </w:r>
            <w:proofErr w:type="spellEnd"/>
          </w:p>
          <w:p w14:paraId="6C6A921B"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Eqcs</w:t>
            </w:r>
            <w:proofErr w:type="spellEnd"/>
          </w:p>
          <w:p w14:paraId="4F7417F5" w14:textId="77777777" w:rsidR="00FE65DF" w:rsidRPr="00FE65DF" w:rsidRDefault="00FE65DF" w:rsidP="006E444F">
            <w:pPr>
              <w:ind w:left="288"/>
              <w:rPr>
                <w:rFonts w:cstheme="minorHAnsi"/>
                <w:sz w:val="20"/>
                <w:szCs w:val="20"/>
              </w:rPr>
            </w:pPr>
            <w:r w:rsidRPr="00FE65DF">
              <w:rPr>
                <w:rFonts w:cstheme="minorHAnsi"/>
                <w:sz w:val="20"/>
                <w:szCs w:val="20"/>
              </w:rPr>
              <w:t>assays</w:t>
            </w:r>
          </w:p>
          <w:p w14:paraId="33C7FF7A"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wqcs</w:t>
            </w:r>
            <w:proofErr w:type="spellEnd"/>
          </w:p>
          <w:p w14:paraId="1AA0AD43"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lowAssays</w:t>
            </w:r>
            <w:proofErr w:type="spellEnd"/>
          </w:p>
          <w:p w14:paraId="212390D3"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lowWqcs</w:t>
            </w:r>
            <w:proofErr w:type="spellEnd"/>
          </w:p>
          <w:p w14:paraId="6C77ABF1" w14:textId="77777777" w:rsidR="00FE65DF" w:rsidRPr="00FE65DF" w:rsidRDefault="00FE65DF" w:rsidP="006E444F">
            <w:pPr>
              <w:ind w:left="288"/>
              <w:rPr>
                <w:rFonts w:cstheme="minorHAnsi"/>
                <w:sz w:val="20"/>
                <w:szCs w:val="20"/>
              </w:rPr>
            </w:pPr>
            <w:r w:rsidRPr="00FE65DF">
              <w:rPr>
                <w:rFonts w:cstheme="minorHAnsi"/>
                <w:sz w:val="20"/>
                <w:szCs w:val="20"/>
              </w:rPr>
              <w:t>errors</w:t>
            </w:r>
          </w:p>
          <w:p w14:paraId="460C2CB8" w14:textId="77777777" w:rsidR="00FE65DF" w:rsidRPr="00FE65DF" w:rsidRDefault="00FE65DF" w:rsidP="006E444F">
            <w:pPr>
              <w:ind w:left="288"/>
              <w:rPr>
                <w:rFonts w:cstheme="minorHAnsi"/>
                <w:sz w:val="20"/>
                <w:szCs w:val="20"/>
              </w:rPr>
            </w:pPr>
            <w:r w:rsidRPr="00FE65DF">
              <w:rPr>
                <w:rFonts w:cstheme="minorHAnsi"/>
                <w:sz w:val="20"/>
                <w:szCs w:val="20"/>
              </w:rPr>
              <w:t>alarms</w:t>
            </w:r>
          </w:p>
        </w:tc>
        <w:tc>
          <w:tcPr>
            <w:tcW w:w="7025" w:type="dxa"/>
          </w:tcPr>
          <w:p w14:paraId="5C1C6589" w14:textId="099F3C9A" w:rsidR="00FE65DF" w:rsidRPr="00FE65DF" w:rsidRDefault="00FE65DF" w:rsidP="006E444F">
            <w:pPr>
              <w:ind w:left="288"/>
              <w:rPr>
                <w:rFonts w:cstheme="minorHAnsi"/>
                <w:sz w:val="20"/>
                <w:szCs w:val="20"/>
              </w:rPr>
            </w:pPr>
            <w:r w:rsidRPr="00FE65DF">
              <w:rPr>
                <w:rFonts w:cstheme="minorHAnsi"/>
                <w:sz w:val="20"/>
                <w:szCs w:val="20"/>
              </w:rPr>
              <w:t xml:space="preserve">Instrument serial number, last EQC status, date/time of last EQC and WQC, total number </w:t>
            </w:r>
            <w:r w:rsidR="0037374B" w:rsidRPr="00FE65DF">
              <w:rPr>
                <w:rFonts w:cstheme="minorHAnsi"/>
                <w:sz w:val="20"/>
                <w:szCs w:val="20"/>
              </w:rPr>
              <w:t>of</w:t>
            </w:r>
            <w:r w:rsidRPr="00FE65DF">
              <w:rPr>
                <w:rFonts w:cstheme="minorHAnsi"/>
                <w:sz w:val="20"/>
                <w:szCs w:val="20"/>
              </w:rPr>
              <w:t xml:space="preserve"> assays, </w:t>
            </w:r>
            <w:proofErr w:type="spellStart"/>
            <w:r w:rsidRPr="00FE65DF">
              <w:rPr>
                <w:rFonts w:cstheme="minorHAnsi"/>
                <w:sz w:val="20"/>
                <w:szCs w:val="20"/>
              </w:rPr>
              <w:t>wqcs</w:t>
            </w:r>
            <w:proofErr w:type="spellEnd"/>
            <w:r w:rsidRPr="00FE65DF">
              <w:rPr>
                <w:rFonts w:cstheme="minorHAnsi"/>
                <w:sz w:val="20"/>
                <w:szCs w:val="20"/>
              </w:rPr>
              <w:t>, low-power assays, low-power WQCs, errors and alarms</w:t>
            </w:r>
          </w:p>
        </w:tc>
      </w:tr>
      <w:tr w:rsidR="0037374B" w:rsidRPr="00A431FD" w14:paraId="05F0176F" w14:textId="77777777" w:rsidTr="0037374B">
        <w:trPr>
          <w:jc w:val="center"/>
        </w:trPr>
        <w:tc>
          <w:tcPr>
            <w:tcW w:w="1913" w:type="dxa"/>
          </w:tcPr>
          <w:p w14:paraId="0F6F91DF"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AssayCounts</w:t>
            </w:r>
            <w:proofErr w:type="spellEnd"/>
          </w:p>
        </w:tc>
        <w:tc>
          <w:tcPr>
            <w:tcW w:w="1862" w:type="dxa"/>
          </w:tcPr>
          <w:p w14:paraId="463BD680" w14:textId="77777777" w:rsidR="00FE65DF" w:rsidRPr="00FE65DF" w:rsidRDefault="00FE65DF" w:rsidP="006E444F">
            <w:pPr>
              <w:ind w:left="288"/>
              <w:rPr>
                <w:rFonts w:cstheme="minorHAnsi"/>
                <w:sz w:val="20"/>
                <w:szCs w:val="20"/>
              </w:rPr>
            </w:pPr>
            <w:r w:rsidRPr="00FE65DF">
              <w:rPr>
                <w:rFonts w:cstheme="minorHAnsi"/>
                <w:sz w:val="20"/>
                <w:szCs w:val="20"/>
              </w:rPr>
              <w:t>serial</w:t>
            </w:r>
          </w:p>
          <w:p w14:paraId="00A0D913"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lowPower</w:t>
            </w:r>
            <w:proofErr w:type="spellEnd"/>
          </w:p>
          <w:p w14:paraId="35B468F2"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wqc</w:t>
            </w:r>
            <w:proofErr w:type="spellEnd"/>
          </w:p>
          <w:p w14:paraId="652AEAD9" w14:textId="77777777" w:rsidR="00FE65DF" w:rsidRPr="00FE65DF" w:rsidRDefault="00FE65DF" w:rsidP="006E444F">
            <w:pPr>
              <w:ind w:left="288"/>
              <w:rPr>
                <w:rFonts w:cstheme="minorHAnsi"/>
                <w:sz w:val="20"/>
                <w:szCs w:val="20"/>
              </w:rPr>
            </w:pPr>
            <w:r w:rsidRPr="00FE65DF">
              <w:rPr>
                <w:rFonts w:cstheme="minorHAnsi"/>
                <w:sz w:val="20"/>
                <w:szCs w:val="20"/>
              </w:rPr>
              <w:t>type</w:t>
            </w:r>
          </w:p>
          <w:p w14:paraId="3A807175" w14:textId="77777777" w:rsidR="00FE65DF" w:rsidRPr="00FE65DF" w:rsidRDefault="00FE65DF" w:rsidP="006E444F">
            <w:pPr>
              <w:ind w:left="288"/>
              <w:rPr>
                <w:rFonts w:cstheme="minorHAnsi"/>
                <w:sz w:val="20"/>
                <w:szCs w:val="20"/>
              </w:rPr>
            </w:pPr>
            <w:r w:rsidRPr="00FE65DF">
              <w:rPr>
                <w:rFonts w:cstheme="minorHAnsi"/>
                <w:sz w:val="20"/>
                <w:szCs w:val="20"/>
              </w:rPr>
              <w:t>count</w:t>
            </w:r>
          </w:p>
        </w:tc>
        <w:tc>
          <w:tcPr>
            <w:tcW w:w="7025" w:type="dxa"/>
          </w:tcPr>
          <w:p w14:paraId="6C8D5B2F" w14:textId="77777777" w:rsidR="00FE65DF" w:rsidRPr="00FE65DF" w:rsidRDefault="00FE65DF" w:rsidP="006E444F">
            <w:pPr>
              <w:ind w:left="288"/>
              <w:rPr>
                <w:rFonts w:cstheme="minorHAnsi"/>
                <w:sz w:val="20"/>
                <w:szCs w:val="20"/>
              </w:rPr>
            </w:pPr>
            <w:r w:rsidRPr="00FE65DF">
              <w:rPr>
                <w:rFonts w:cstheme="minorHAnsi"/>
                <w:sz w:val="20"/>
                <w:szCs w:val="20"/>
              </w:rPr>
              <w:t>Instrument serial number, low-power (y/n</w:t>
            </w:r>
            <w:proofErr w:type="gramStart"/>
            <w:r w:rsidRPr="00FE65DF">
              <w:rPr>
                <w:rFonts w:cstheme="minorHAnsi"/>
                <w:sz w:val="20"/>
                <w:szCs w:val="20"/>
              </w:rPr>
              <w:t>),WQC</w:t>
            </w:r>
            <w:proofErr w:type="gramEnd"/>
            <w:r w:rsidRPr="00FE65DF">
              <w:rPr>
                <w:rFonts w:cstheme="minorHAnsi"/>
                <w:sz w:val="20"/>
                <w:szCs w:val="20"/>
              </w:rPr>
              <w:t xml:space="preserve"> (y/n), assay type, count</w:t>
            </w:r>
          </w:p>
        </w:tc>
      </w:tr>
      <w:tr w:rsidR="0037374B" w:rsidRPr="00A431FD" w14:paraId="248C2717" w14:textId="77777777" w:rsidTr="0037374B">
        <w:trPr>
          <w:jc w:val="center"/>
        </w:trPr>
        <w:tc>
          <w:tcPr>
            <w:tcW w:w="1913" w:type="dxa"/>
          </w:tcPr>
          <w:p w14:paraId="66BFAC74"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ErrorCounts</w:t>
            </w:r>
            <w:proofErr w:type="spellEnd"/>
          </w:p>
        </w:tc>
        <w:tc>
          <w:tcPr>
            <w:tcW w:w="1862" w:type="dxa"/>
          </w:tcPr>
          <w:p w14:paraId="6247C1A5" w14:textId="77777777" w:rsidR="00FE65DF" w:rsidRPr="00FE65DF" w:rsidRDefault="00FE65DF" w:rsidP="006E444F">
            <w:pPr>
              <w:ind w:left="288"/>
              <w:rPr>
                <w:rFonts w:cstheme="minorHAnsi"/>
                <w:sz w:val="20"/>
                <w:szCs w:val="20"/>
              </w:rPr>
            </w:pPr>
            <w:r w:rsidRPr="00FE65DF">
              <w:rPr>
                <w:rFonts w:cstheme="minorHAnsi"/>
                <w:sz w:val="20"/>
                <w:szCs w:val="20"/>
              </w:rPr>
              <w:t>serial</w:t>
            </w:r>
          </w:p>
          <w:p w14:paraId="75DCB92B" w14:textId="77777777" w:rsidR="00FE65DF" w:rsidRPr="00FE65DF" w:rsidRDefault="00FE65DF" w:rsidP="006E444F">
            <w:pPr>
              <w:ind w:left="288"/>
              <w:rPr>
                <w:rFonts w:cstheme="minorHAnsi"/>
                <w:sz w:val="20"/>
                <w:szCs w:val="20"/>
              </w:rPr>
            </w:pPr>
            <w:r w:rsidRPr="00FE65DF">
              <w:rPr>
                <w:rFonts w:cstheme="minorHAnsi"/>
                <w:sz w:val="20"/>
                <w:szCs w:val="20"/>
              </w:rPr>
              <w:t>error</w:t>
            </w:r>
          </w:p>
          <w:p w14:paraId="2FB8ABD8" w14:textId="77777777" w:rsidR="00FE65DF" w:rsidRPr="00FE65DF" w:rsidRDefault="00FE65DF" w:rsidP="006E444F">
            <w:pPr>
              <w:ind w:left="288"/>
              <w:rPr>
                <w:rFonts w:cstheme="minorHAnsi"/>
                <w:sz w:val="20"/>
                <w:szCs w:val="20"/>
              </w:rPr>
            </w:pPr>
            <w:r w:rsidRPr="00FE65DF">
              <w:rPr>
                <w:rFonts w:cstheme="minorHAnsi"/>
                <w:sz w:val="20"/>
                <w:szCs w:val="20"/>
              </w:rPr>
              <w:t>number</w:t>
            </w:r>
          </w:p>
          <w:p w14:paraId="5AA555CF" w14:textId="77777777" w:rsidR="00FE65DF" w:rsidRPr="00FE65DF" w:rsidRDefault="00FE65DF" w:rsidP="006E444F">
            <w:pPr>
              <w:ind w:left="288"/>
              <w:rPr>
                <w:rFonts w:cstheme="minorHAnsi"/>
                <w:sz w:val="20"/>
                <w:szCs w:val="20"/>
              </w:rPr>
            </w:pPr>
            <w:r w:rsidRPr="00FE65DF">
              <w:rPr>
                <w:rFonts w:cstheme="minorHAnsi"/>
                <w:sz w:val="20"/>
                <w:szCs w:val="20"/>
              </w:rPr>
              <w:t>count</w:t>
            </w:r>
          </w:p>
        </w:tc>
        <w:tc>
          <w:tcPr>
            <w:tcW w:w="7025" w:type="dxa"/>
          </w:tcPr>
          <w:p w14:paraId="13D9C5F6" w14:textId="77777777" w:rsidR="00FE65DF" w:rsidRPr="00FE65DF" w:rsidRDefault="00FE65DF" w:rsidP="006E444F">
            <w:pPr>
              <w:ind w:left="288"/>
              <w:rPr>
                <w:rFonts w:cstheme="minorHAnsi"/>
                <w:sz w:val="20"/>
                <w:szCs w:val="20"/>
              </w:rPr>
            </w:pPr>
            <w:r w:rsidRPr="00FE65DF">
              <w:rPr>
                <w:rFonts w:cstheme="minorHAnsi"/>
                <w:sz w:val="20"/>
                <w:szCs w:val="20"/>
              </w:rPr>
              <w:t>Instrument serial number, error string, error ID, count</w:t>
            </w:r>
          </w:p>
        </w:tc>
      </w:tr>
      <w:tr w:rsidR="0037374B" w:rsidRPr="00A431FD" w14:paraId="75E94105" w14:textId="77777777" w:rsidTr="0037374B">
        <w:trPr>
          <w:jc w:val="center"/>
        </w:trPr>
        <w:tc>
          <w:tcPr>
            <w:tcW w:w="1913" w:type="dxa"/>
          </w:tcPr>
          <w:p w14:paraId="2FC46417"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ErrorStates</w:t>
            </w:r>
            <w:proofErr w:type="spellEnd"/>
          </w:p>
        </w:tc>
        <w:tc>
          <w:tcPr>
            <w:tcW w:w="1862" w:type="dxa"/>
          </w:tcPr>
          <w:p w14:paraId="1C408BD1" w14:textId="77777777" w:rsidR="00FE65DF" w:rsidRPr="00FE65DF" w:rsidRDefault="00FE65DF" w:rsidP="006E444F">
            <w:pPr>
              <w:ind w:left="288"/>
              <w:rPr>
                <w:rFonts w:cstheme="minorHAnsi"/>
                <w:sz w:val="20"/>
                <w:szCs w:val="20"/>
              </w:rPr>
            </w:pPr>
            <w:r w:rsidRPr="00FE65DF">
              <w:rPr>
                <w:rFonts w:cstheme="minorHAnsi"/>
                <w:sz w:val="20"/>
                <w:szCs w:val="20"/>
              </w:rPr>
              <w:t>serial</w:t>
            </w:r>
          </w:p>
          <w:p w14:paraId="73409302" w14:textId="77777777" w:rsidR="00FE65DF" w:rsidRPr="00FE65DF" w:rsidRDefault="00FE65DF" w:rsidP="006E444F">
            <w:pPr>
              <w:ind w:left="288"/>
              <w:rPr>
                <w:rFonts w:cstheme="minorHAnsi"/>
                <w:sz w:val="20"/>
                <w:szCs w:val="20"/>
              </w:rPr>
            </w:pPr>
            <w:r w:rsidRPr="00FE65DF">
              <w:rPr>
                <w:rFonts w:cstheme="minorHAnsi"/>
                <w:sz w:val="20"/>
                <w:szCs w:val="20"/>
              </w:rPr>
              <w:t>state</w:t>
            </w:r>
          </w:p>
          <w:p w14:paraId="0F54BBE0" w14:textId="77777777" w:rsidR="00FE65DF" w:rsidRPr="00FE65DF" w:rsidRDefault="00FE65DF" w:rsidP="006E444F">
            <w:pPr>
              <w:ind w:left="288"/>
              <w:rPr>
                <w:rFonts w:cstheme="minorHAnsi"/>
                <w:sz w:val="20"/>
                <w:szCs w:val="20"/>
              </w:rPr>
            </w:pPr>
            <w:r w:rsidRPr="00FE65DF">
              <w:rPr>
                <w:rFonts w:cstheme="minorHAnsi"/>
                <w:sz w:val="20"/>
                <w:szCs w:val="20"/>
              </w:rPr>
              <w:t>count</w:t>
            </w:r>
          </w:p>
        </w:tc>
        <w:tc>
          <w:tcPr>
            <w:tcW w:w="7025" w:type="dxa"/>
          </w:tcPr>
          <w:p w14:paraId="40B83580" w14:textId="77777777" w:rsidR="00FE65DF" w:rsidRPr="00FE65DF" w:rsidRDefault="00FE65DF" w:rsidP="006E444F">
            <w:pPr>
              <w:ind w:left="288"/>
              <w:rPr>
                <w:rFonts w:cstheme="minorHAnsi"/>
                <w:sz w:val="20"/>
                <w:szCs w:val="20"/>
              </w:rPr>
            </w:pPr>
            <w:r w:rsidRPr="00FE65DF">
              <w:rPr>
                <w:rFonts w:cstheme="minorHAnsi"/>
                <w:sz w:val="20"/>
                <w:szCs w:val="20"/>
              </w:rPr>
              <w:t>Instrument serial number, system state when error occurred, count</w:t>
            </w:r>
          </w:p>
        </w:tc>
      </w:tr>
      <w:tr w:rsidR="0037374B" w:rsidRPr="00A431FD" w14:paraId="520947D6" w14:textId="77777777" w:rsidTr="0037374B">
        <w:trPr>
          <w:jc w:val="center"/>
        </w:trPr>
        <w:tc>
          <w:tcPr>
            <w:tcW w:w="1913" w:type="dxa"/>
          </w:tcPr>
          <w:p w14:paraId="10704EA3"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AlarmStates</w:t>
            </w:r>
            <w:proofErr w:type="spellEnd"/>
          </w:p>
        </w:tc>
        <w:tc>
          <w:tcPr>
            <w:tcW w:w="1862" w:type="dxa"/>
          </w:tcPr>
          <w:p w14:paraId="3F857365" w14:textId="77777777" w:rsidR="00FE65DF" w:rsidRPr="00FE65DF" w:rsidRDefault="00FE65DF" w:rsidP="006E444F">
            <w:pPr>
              <w:ind w:left="288"/>
              <w:rPr>
                <w:rFonts w:cstheme="minorHAnsi"/>
                <w:sz w:val="20"/>
                <w:szCs w:val="20"/>
              </w:rPr>
            </w:pPr>
            <w:r w:rsidRPr="00FE65DF">
              <w:rPr>
                <w:rFonts w:cstheme="minorHAnsi"/>
                <w:sz w:val="20"/>
                <w:szCs w:val="20"/>
              </w:rPr>
              <w:t>serial</w:t>
            </w:r>
          </w:p>
          <w:p w14:paraId="7DA8BBA9" w14:textId="77777777" w:rsidR="00FE65DF" w:rsidRPr="00FE65DF" w:rsidRDefault="00FE65DF" w:rsidP="006E444F">
            <w:pPr>
              <w:ind w:left="288"/>
              <w:rPr>
                <w:rFonts w:cstheme="minorHAnsi"/>
                <w:sz w:val="20"/>
                <w:szCs w:val="20"/>
              </w:rPr>
            </w:pPr>
            <w:r w:rsidRPr="00FE65DF">
              <w:rPr>
                <w:rFonts w:cstheme="minorHAnsi"/>
                <w:sz w:val="20"/>
                <w:szCs w:val="20"/>
              </w:rPr>
              <w:t>state</w:t>
            </w:r>
          </w:p>
          <w:p w14:paraId="4D3437A8" w14:textId="77777777" w:rsidR="00FE65DF" w:rsidRPr="00FE65DF" w:rsidRDefault="00FE65DF" w:rsidP="006E444F">
            <w:pPr>
              <w:ind w:left="288"/>
              <w:rPr>
                <w:rFonts w:cstheme="minorHAnsi"/>
                <w:sz w:val="20"/>
                <w:szCs w:val="20"/>
              </w:rPr>
            </w:pPr>
            <w:r w:rsidRPr="00FE65DF">
              <w:rPr>
                <w:rFonts w:cstheme="minorHAnsi"/>
                <w:sz w:val="20"/>
                <w:szCs w:val="20"/>
              </w:rPr>
              <w:t>count</w:t>
            </w:r>
          </w:p>
        </w:tc>
        <w:tc>
          <w:tcPr>
            <w:tcW w:w="7025" w:type="dxa"/>
          </w:tcPr>
          <w:p w14:paraId="67480C35" w14:textId="77777777" w:rsidR="00FE65DF" w:rsidRPr="00FE65DF" w:rsidRDefault="00FE65DF" w:rsidP="006E444F">
            <w:pPr>
              <w:ind w:left="288"/>
              <w:rPr>
                <w:rFonts w:cstheme="minorHAnsi"/>
                <w:sz w:val="20"/>
                <w:szCs w:val="20"/>
              </w:rPr>
            </w:pPr>
            <w:r w:rsidRPr="00FE65DF">
              <w:rPr>
                <w:rFonts w:cstheme="minorHAnsi"/>
                <w:sz w:val="20"/>
                <w:szCs w:val="20"/>
              </w:rPr>
              <w:t>Instrument serial number, system state when alarm occurred, count</w:t>
            </w:r>
          </w:p>
        </w:tc>
      </w:tr>
      <w:tr w:rsidR="0037374B" w:rsidRPr="00A431FD" w14:paraId="4817858B" w14:textId="77777777" w:rsidTr="0037374B">
        <w:trPr>
          <w:jc w:val="center"/>
        </w:trPr>
        <w:tc>
          <w:tcPr>
            <w:tcW w:w="1913" w:type="dxa"/>
          </w:tcPr>
          <w:p w14:paraId="4915BCE0"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AssayRecords</w:t>
            </w:r>
            <w:proofErr w:type="spellEnd"/>
            <w:r w:rsidRPr="00FE65DF">
              <w:rPr>
                <w:rFonts w:cstheme="minorHAnsi"/>
                <w:sz w:val="20"/>
                <w:szCs w:val="20"/>
              </w:rPr>
              <w:t>&gt;</w:t>
            </w:r>
          </w:p>
        </w:tc>
        <w:tc>
          <w:tcPr>
            <w:tcW w:w="1862" w:type="dxa"/>
          </w:tcPr>
          <w:p w14:paraId="61FBB8F0"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10F2A7AE"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Patient assay results.</w:t>
            </w:r>
          </w:p>
        </w:tc>
      </w:tr>
      <w:tr w:rsidR="0037374B" w:rsidRPr="00A431FD" w14:paraId="54B4E02B" w14:textId="77777777" w:rsidTr="0037374B">
        <w:trPr>
          <w:jc w:val="center"/>
        </w:trPr>
        <w:tc>
          <w:tcPr>
            <w:tcW w:w="1913" w:type="dxa"/>
          </w:tcPr>
          <w:p w14:paraId="496AFC56" w14:textId="77777777" w:rsidR="00FE65DF" w:rsidRPr="00FE65DF" w:rsidRDefault="00FE65DF" w:rsidP="006E444F">
            <w:pPr>
              <w:ind w:left="288"/>
              <w:rPr>
                <w:rFonts w:cstheme="minorHAnsi"/>
                <w:sz w:val="20"/>
                <w:szCs w:val="20"/>
              </w:rPr>
            </w:pPr>
            <w:r w:rsidRPr="00FE65DF">
              <w:rPr>
                <w:rFonts w:cstheme="minorHAnsi"/>
                <w:sz w:val="20"/>
                <w:szCs w:val="20"/>
              </w:rPr>
              <w:t>&lt;Assay</w:t>
            </w:r>
          </w:p>
        </w:tc>
        <w:tc>
          <w:tcPr>
            <w:tcW w:w="1862" w:type="dxa"/>
          </w:tcPr>
          <w:p w14:paraId="285F5D17" w14:textId="709525C8" w:rsidR="00FE65DF" w:rsidRPr="00FE65DF" w:rsidRDefault="00FE65DF" w:rsidP="006E444F">
            <w:pPr>
              <w:ind w:left="288"/>
              <w:rPr>
                <w:rFonts w:cstheme="minorHAnsi"/>
                <w:sz w:val="20"/>
                <w:szCs w:val="20"/>
              </w:rPr>
            </w:pPr>
          </w:p>
        </w:tc>
        <w:tc>
          <w:tcPr>
            <w:tcW w:w="7025" w:type="dxa"/>
          </w:tcPr>
          <w:p w14:paraId="6D82F9C5" w14:textId="77777777" w:rsidR="00FE65DF" w:rsidRPr="00FE65DF" w:rsidRDefault="00FE65DF" w:rsidP="006E444F">
            <w:pPr>
              <w:ind w:left="288"/>
              <w:rPr>
                <w:rFonts w:cstheme="minorHAnsi"/>
                <w:sz w:val="20"/>
                <w:szCs w:val="20"/>
              </w:rPr>
            </w:pPr>
            <w:r w:rsidRPr="00FE65DF">
              <w:rPr>
                <w:rFonts w:cstheme="minorHAnsi"/>
                <w:sz w:val="20"/>
                <w:szCs w:val="20"/>
              </w:rPr>
              <w:t>Patient assay results. (</w:t>
            </w:r>
            <w:proofErr w:type="spellStart"/>
            <w:r w:rsidRPr="00FE65DF">
              <w:rPr>
                <w:rFonts w:cstheme="minorHAnsi"/>
                <w:sz w:val="20"/>
                <w:szCs w:val="20"/>
              </w:rPr>
              <w:t>wqc</w:t>
            </w:r>
            <w:proofErr w:type="spellEnd"/>
            <w:proofErr w:type="gramStart"/>
            <w:r w:rsidRPr="00FE65DF">
              <w:rPr>
                <w:rFonts w:cstheme="minorHAnsi"/>
                <w:sz w:val="20"/>
                <w:szCs w:val="20"/>
              </w:rPr>
              <w:t>=”No</w:t>
            </w:r>
            <w:proofErr w:type="gramEnd"/>
            <w:r w:rsidRPr="00FE65DF">
              <w:rPr>
                <w:rFonts w:cstheme="minorHAnsi"/>
                <w:sz w:val="20"/>
                <w:szCs w:val="20"/>
              </w:rPr>
              <w:t>”)</w:t>
            </w:r>
          </w:p>
        </w:tc>
      </w:tr>
      <w:tr w:rsidR="0037374B" w:rsidRPr="00A431FD" w14:paraId="1B0FA49D" w14:textId="77777777" w:rsidTr="0037374B">
        <w:trPr>
          <w:jc w:val="center"/>
        </w:trPr>
        <w:tc>
          <w:tcPr>
            <w:tcW w:w="1913" w:type="dxa"/>
          </w:tcPr>
          <w:p w14:paraId="3A08B726"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WqcRecords</w:t>
            </w:r>
            <w:proofErr w:type="spellEnd"/>
          </w:p>
        </w:tc>
        <w:tc>
          <w:tcPr>
            <w:tcW w:w="1862" w:type="dxa"/>
          </w:tcPr>
          <w:p w14:paraId="7B670B5C"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3B2BD177"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WQC assay results.</w:t>
            </w:r>
          </w:p>
        </w:tc>
      </w:tr>
      <w:tr w:rsidR="0037374B" w:rsidRPr="00A431FD" w14:paraId="2EBDDF76" w14:textId="77777777" w:rsidTr="0037374B">
        <w:trPr>
          <w:jc w:val="center"/>
        </w:trPr>
        <w:tc>
          <w:tcPr>
            <w:tcW w:w="1913" w:type="dxa"/>
          </w:tcPr>
          <w:p w14:paraId="422AE178" w14:textId="77777777" w:rsidR="00FE65DF" w:rsidRPr="00FE65DF" w:rsidRDefault="00FE65DF" w:rsidP="006E444F">
            <w:pPr>
              <w:ind w:left="288"/>
              <w:rPr>
                <w:rFonts w:cstheme="minorHAnsi"/>
                <w:sz w:val="20"/>
                <w:szCs w:val="20"/>
              </w:rPr>
            </w:pPr>
            <w:r w:rsidRPr="00FE65DF">
              <w:rPr>
                <w:rFonts w:cstheme="minorHAnsi"/>
                <w:sz w:val="20"/>
                <w:szCs w:val="20"/>
              </w:rPr>
              <w:t>&lt;Assay</w:t>
            </w:r>
          </w:p>
        </w:tc>
        <w:tc>
          <w:tcPr>
            <w:tcW w:w="1862" w:type="dxa"/>
          </w:tcPr>
          <w:p w14:paraId="0218888C" w14:textId="4FD9C631" w:rsidR="00FE65DF" w:rsidRPr="00FE65DF" w:rsidRDefault="00FE65DF" w:rsidP="006E444F">
            <w:pPr>
              <w:ind w:left="288"/>
              <w:rPr>
                <w:rFonts w:cstheme="minorHAnsi"/>
                <w:sz w:val="20"/>
                <w:szCs w:val="20"/>
              </w:rPr>
            </w:pPr>
          </w:p>
        </w:tc>
        <w:tc>
          <w:tcPr>
            <w:tcW w:w="7025" w:type="dxa"/>
          </w:tcPr>
          <w:p w14:paraId="023B0F12" w14:textId="77777777" w:rsidR="00FE65DF" w:rsidRPr="00FE65DF" w:rsidRDefault="00FE65DF" w:rsidP="006E444F">
            <w:pPr>
              <w:ind w:left="288"/>
              <w:rPr>
                <w:rFonts w:cstheme="minorHAnsi"/>
                <w:sz w:val="20"/>
                <w:szCs w:val="20"/>
              </w:rPr>
            </w:pPr>
            <w:r w:rsidRPr="00FE65DF">
              <w:rPr>
                <w:rFonts w:cstheme="minorHAnsi"/>
                <w:sz w:val="20"/>
                <w:szCs w:val="20"/>
              </w:rPr>
              <w:t>WQC assay results (</w:t>
            </w:r>
            <w:proofErr w:type="spellStart"/>
            <w:r w:rsidRPr="00FE65DF">
              <w:rPr>
                <w:rFonts w:cstheme="minorHAnsi"/>
                <w:sz w:val="20"/>
                <w:szCs w:val="20"/>
              </w:rPr>
              <w:t>wqc</w:t>
            </w:r>
            <w:proofErr w:type="spellEnd"/>
            <w:proofErr w:type="gramStart"/>
            <w:r w:rsidRPr="00FE65DF">
              <w:rPr>
                <w:rFonts w:cstheme="minorHAnsi"/>
                <w:sz w:val="20"/>
                <w:szCs w:val="20"/>
              </w:rPr>
              <w:t>=”Yes</w:t>
            </w:r>
            <w:proofErr w:type="gramEnd"/>
            <w:r w:rsidRPr="00FE65DF">
              <w:rPr>
                <w:rFonts w:cstheme="minorHAnsi"/>
                <w:sz w:val="20"/>
                <w:szCs w:val="20"/>
              </w:rPr>
              <w:t>”)</w:t>
            </w:r>
          </w:p>
        </w:tc>
      </w:tr>
      <w:tr w:rsidR="0037374B" w:rsidRPr="00A431FD" w14:paraId="5FCDA614" w14:textId="77777777" w:rsidTr="0037374B">
        <w:trPr>
          <w:jc w:val="center"/>
        </w:trPr>
        <w:tc>
          <w:tcPr>
            <w:tcW w:w="1913" w:type="dxa"/>
          </w:tcPr>
          <w:p w14:paraId="45328C00"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EqcRecords</w:t>
            </w:r>
            <w:proofErr w:type="spellEnd"/>
          </w:p>
        </w:tc>
        <w:tc>
          <w:tcPr>
            <w:tcW w:w="1862" w:type="dxa"/>
          </w:tcPr>
          <w:p w14:paraId="3F31C1E7"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72E895F4"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EQC assay results</w:t>
            </w:r>
          </w:p>
        </w:tc>
      </w:tr>
      <w:tr w:rsidR="0037374B" w:rsidRPr="00A431FD" w14:paraId="76CAB341" w14:textId="77777777" w:rsidTr="0037374B">
        <w:trPr>
          <w:jc w:val="center"/>
        </w:trPr>
        <w:tc>
          <w:tcPr>
            <w:tcW w:w="1913" w:type="dxa"/>
          </w:tcPr>
          <w:p w14:paraId="6F693198" w14:textId="77777777" w:rsidR="00FE65DF" w:rsidRPr="00FE65DF" w:rsidRDefault="00FE65DF" w:rsidP="006E444F">
            <w:pPr>
              <w:ind w:left="288"/>
              <w:rPr>
                <w:rFonts w:cstheme="minorHAnsi"/>
                <w:sz w:val="20"/>
                <w:szCs w:val="20"/>
              </w:rPr>
            </w:pPr>
            <w:r w:rsidRPr="00FE65DF">
              <w:rPr>
                <w:rFonts w:cstheme="minorHAnsi"/>
                <w:sz w:val="20"/>
                <w:szCs w:val="20"/>
              </w:rPr>
              <w:t>&lt;Assay</w:t>
            </w:r>
          </w:p>
        </w:tc>
        <w:tc>
          <w:tcPr>
            <w:tcW w:w="1862" w:type="dxa"/>
          </w:tcPr>
          <w:p w14:paraId="31A07660" w14:textId="7262B57F" w:rsidR="00FE65DF" w:rsidRPr="00FE65DF" w:rsidRDefault="00FE65DF" w:rsidP="006E444F">
            <w:pPr>
              <w:ind w:left="288"/>
              <w:rPr>
                <w:rFonts w:cstheme="minorHAnsi"/>
                <w:sz w:val="20"/>
                <w:szCs w:val="20"/>
              </w:rPr>
            </w:pPr>
          </w:p>
        </w:tc>
        <w:tc>
          <w:tcPr>
            <w:tcW w:w="7025" w:type="dxa"/>
          </w:tcPr>
          <w:p w14:paraId="73EA18EA" w14:textId="77777777" w:rsidR="00FE65DF" w:rsidRPr="00FE65DF" w:rsidRDefault="00FE65DF" w:rsidP="006E444F">
            <w:pPr>
              <w:ind w:left="288"/>
              <w:rPr>
                <w:rFonts w:cstheme="minorHAnsi"/>
                <w:sz w:val="20"/>
                <w:szCs w:val="20"/>
              </w:rPr>
            </w:pPr>
            <w:r w:rsidRPr="00FE65DF">
              <w:rPr>
                <w:rFonts w:cstheme="minorHAnsi"/>
                <w:sz w:val="20"/>
                <w:szCs w:val="20"/>
              </w:rPr>
              <w:t>EQC assay results (type</w:t>
            </w:r>
            <w:proofErr w:type="gramStart"/>
            <w:r w:rsidRPr="00FE65DF">
              <w:rPr>
                <w:rFonts w:cstheme="minorHAnsi"/>
                <w:sz w:val="20"/>
                <w:szCs w:val="20"/>
              </w:rPr>
              <w:t>=”EQC</w:t>
            </w:r>
            <w:proofErr w:type="gramEnd"/>
            <w:r w:rsidRPr="00FE65DF">
              <w:rPr>
                <w:rFonts w:cstheme="minorHAnsi"/>
                <w:sz w:val="20"/>
                <w:szCs w:val="20"/>
              </w:rPr>
              <w:t xml:space="preserve">”, </w:t>
            </w:r>
            <w:proofErr w:type="spellStart"/>
            <w:r w:rsidRPr="00FE65DF">
              <w:rPr>
                <w:rFonts w:cstheme="minorHAnsi"/>
                <w:sz w:val="20"/>
                <w:szCs w:val="20"/>
              </w:rPr>
              <w:t>wqc</w:t>
            </w:r>
            <w:proofErr w:type="spellEnd"/>
            <w:r w:rsidRPr="00FE65DF">
              <w:rPr>
                <w:rFonts w:cstheme="minorHAnsi"/>
                <w:sz w:val="20"/>
                <w:szCs w:val="20"/>
              </w:rPr>
              <w:t>=”No”)</w:t>
            </w:r>
          </w:p>
        </w:tc>
      </w:tr>
      <w:tr w:rsidR="0037374B" w:rsidRPr="00A431FD" w14:paraId="635FD8F6" w14:textId="77777777" w:rsidTr="0037374B">
        <w:trPr>
          <w:jc w:val="center"/>
        </w:trPr>
        <w:tc>
          <w:tcPr>
            <w:tcW w:w="1913" w:type="dxa"/>
          </w:tcPr>
          <w:p w14:paraId="594BB455"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AlarmRecords</w:t>
            </w:r>
            <w:proofErr w:type="spellEnd"/>
          </w:p>
        </w:tc>
        <w:tc>
          <w:tcPr>
            <w:tcW w:w="1862" w:type="dxa"/>
          </w:tcPr>
          <w:p w14:paraId="4851F420"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0B0F41E6"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alarm records</w:t>
            </w:r>
          </w:p>
        </w:tc>
      </w:tr>
      <w:tr w:rsidR="0037374B" w:rsidRPr="00A431FD" w14:paraId="6CF02E6D" w14:textId="77777777" w:rsidTr="0037374B">
        <w:trPr>
          <w:jc w:val="center"/>
        </w:trPr>
        <w:tc>
          <w:tcPr>
            <w:tcW w:w="1913" w:type="dxa"/>
          </w:tcPr>
          <w:p w14:paraId="6F134F59" w14:textId="77777777" w:rsidR="00FE65DF" w:rsidRPr="00FE65DF" w:rsidRDefault="00FE65DF" w:rsidP="006E444F">
            <w:pPr>
              <w:ind w:left="288"/>
              <w:rPr>
                <w:rFonts w:cstheme="minorHAnsi"/>
                <w:sz w:val="20"/>
                <w:szCs w:val="20"/>
              </w:rPr>
            </w:pPr>
            <w:r w:rsidRPr="00FE65DF">
              <w:rPr>
                <w:rFonts w:cstheme="minorHAnsi"/>
                <w:sz w:val="20"/>
                <w:szCs w:val="20"/>
              </w:rPr>
              <w:t>&lt;Alarm</w:t>
            </w:r>
          </w:p>
        </w:tc>
        <w:tc>
          <w:tcPr>
            <w:tcW w:w="1862" w:type="dxa"/>
          </w:tcPr>
          <w:p w14:paraId="52D7FE72" w14:textId="77777777" w:rsidR="00FE65DF" w:rsidRPr="00FE65DF" w:rsidRDefault="00FE65DF" w:rsidP="006E444F">
            <w:pPr>
              <w:ind w:left="288"/>
              <w:rPr>
                <w:rFonts w:cstheme="minorHAnsi"/>
                <w:sz w:val="20"/>
                <w:szCs w:val="20"/>
              </w:rPr>
            </w:pPr>
            <w:r w:rsidRPr="00FE65DF">
              <w:rPr>
                <w:rFonts w:cstheme="minorHAnsi"/>
                <w:sz w:val="20"/>
                <w:szCs w:val="20"/>
              </w:rPr>
              <w:t>state</w:t>
            </w:r>
          </w:p>
          <w:p w14:paraId="434931A8" w14:textId="77777777" w:rsidR="00FE65DF" w:rsidRPr="00FE65DF" w:rsidRDefault="00FE65DF" w:rsidP="006E444F">
            <w:pPr>
              <w:ind w:left="288"/>
              <w:rPr>
                <w:rFonts w:cstheme="minorHAnsi"/>
                <w:sz w:val="20"/>
                <w:szCs w:val="20"/>
              </w:rPr>
            </w:pPr>
            <w:r w:rsidRPr="00FE65DF">
              <w:rPr>
                <w:rFonts w:cstheme="minorHAnsi"/>
                <w:sz w:val="20"/>
                <w:szCs w:val="20"/>
              </w:rPr>
              <w:t>type</w:t>
            </w:r>
          </w:p>
          <w:p w14:paraId="6A02D67E" w14:textId="77777777" w:rsidR="00FE65DF" w:rsidRPr="00FE65DF" w:rsidRDefault="00FE65DF" w:rsidP="006E444F">
            <w:pPr>
              <w:ind w:left="288"/>
              <w:rPr>
                <w:rFonts w:cstheme="minorHAnsi"/>
                <w:sz w:val="20"/>
                <w:szCs w:val="20"/>
              </w:rPr>
            </w:pPr>
            <w:r w:rsidRPr="00FE65DF">
              <w:rPr>
                <w:rFonts w:cstheme="minorHAnsi"/>
                <w:sz w:val="20"/>
                <w:szCs w:val="20"/>
              </w:rPr>
              <w:t>code</w:t>
            </w:r>
          </w:p>
          <w:p w14:paraId="09EB7F29" w14:textId="77777777" w:rsidR="00FE65DF" w:rsidRPr="00FE65DF" w:rsidRDefault="00FE65DF" w:rsidP="006E444F">
            <w:pPr>
              <w:ind w:left="288"/>
              <w:rPr>
                <w:rFonts w:cstheme="minorHAnsi"/>
                <w:sz w:val="20"/>
                <w:szCs w:val="20"/>
              </w:rPr>
            </w:pPr>
            <w:r w:rsidRPr="00FE65DF">
              <w:rPr>
                <w:rFonts w:cstheme="minorHAnsi"/>
                <w:sz w:val="20"/>
                <w:szCs w:val="20"/>
              </w:rPr>
              <w:t>codename</w:t>
            </w:r>
          </w:p>
          <w:p w14:paraId="2A7A0423" w14:textId="77777777" w:rsidR="00FE65DF" w:rsidRPr="00FE65DF" w:rsidRDefault="00FE65DF" w:rsidP="006E444F">
            <w:pPr>
              <w:ind w:left="288"/>
              <w:rPr>
                <w:rFonts w:cstheme="minorHAnsi"/>
                <w:sz w:val="20"/>
                <w:szCs w:val="20"/>
              </w:rPr>
            </w:pPr>
            <w:r w:rsidRPr="00FE65DF">
              <w:rPr>
                <w:rFonts w:cstheme="minorHAnsi"/>
                <w:sz w:val="20"/>
                <w:szCs w:val="20"/>
              </w:rPr>
              <w:t>reason</w:t>
            </w:r>
          </w:p>
          <w:p w14:paraId="25FD8E0E"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opid</w:t>
            </w:r>
            <w:proofErr w:type="spellEnd"/>
          </w:p>
          <w:p w14:paraId="0B3F72AD"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lowPower</w:t>
            </w:r>
            <w:proofErr w:type="spellEnd"/>
          </w:p>
        </w:tc>
        <w:tc>
          <w:tcPr>
            <w:tcW w:w="7025" w:type="dxa"/>
          </w:tcPr>
          <w:p w14:paraId="1C1F042F" w14:textId="77777777" w:rsidR="00FE65DF" w:rsidRPr="00FE65DF" w:rsidRDefault="00FE65DF" w:rsidP="006E444F">
            <w:pPr>
              <w:ind w:left="288"/>
              <w:rPr>
                <w:rFonts w:cstheme="minorHAnsi"/>
                <w:sz w:val="20"/>
                <w:szCs w:val="20"/>
              </w:rPr>
            </w:pPr>
            <w:r w:rsidRPr="00FE65DF">
              <w:rPr>
                <w:rFonts w:cstheme="minorHAnsi"/>
                <w:sz w:val="20"/>
                <w:szCs w:val="20"/>
              </w:rPr>
              <w:t>System state when alarm occurred, alarm type (</w:t>
            </w:r>
            <w:proofErr w:type="gramStart"/>
            <w:r w:rsidRPr="00FE65DF">
              <w:rPr>
                <w:rFonts w:cstheme="minorHAnsi"/>
                <w:sz w:val="20"/>
                <w:szCs w:val="20"/>
              </w:rPr>
              <w:t>e.g.</w:t>
            </w:r>
            <w:proofErr w:type="gramEnd"/>
            <w:r w:rsidRPr="00FE65DF">
              <w:rPr>
                <w:rFonts w:cstheme="minorHAnsi"/>
                <w:sz w:val="20"/>
                <w:szCs w:val="20"/>
              </w:rPr>
              <w:t xml:space="preserve"> “heater”), alarm code ID, alarm code string, alarm reason string, operator ID, low-power (y/n)</w:t>
            </w:r>
          </w:p>
        </w:tc>
      </w:tr>
      <w:tr w:rsidR="0037374B" w:rsidRPr="00A431FD" w14:paraId="069C7390" w14:textId="77777777" w:rsidTr="0037374B">
        <w:trPr>
          <w:jc w:val="center"/>
        </w:trPr>
        <w:tc>
          <w:tcPr>
            <w:tcW w:w="1913" w:type="dxa"/>
          </w:tcPr>
          <w:p w14:paraId="55320402"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ErrorRecords</w:t>
            </w:r>
            <w:proofErr w:type="spellEnd"/>
          </w:p>
        </w:tc>
        <w:tc>
          <w:tcPr>
            <w:tcW w:w="1862" w:type="dxa"/>
          </w:tcPr>
          <w:p w14:paraId="7AD096AB"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2F310513"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error records</w:t>
            </w:r>
          </w:p>
        </w:tc>
      </w:tr>
      <w:tr w:rsidR="0037374B" w:rsidRPr="00A431FD" w14:paraId="699A5ADC" w14:textId="77777777" w:rsidTr="0037374B">
        <w:trPr>
          <w:jc w:val="center"/>
        </w:trPr>
        <w:tc>
          <w:tcPr>
            <w:tcW w:w="1913" w:type="dxa"/>
          </w:tcPr>
          <w:p w14:paraId="3B09FDA1" w14:textId="77777777" w:rsidR="00FE65DF" w:rsidRPr="00FE65DF" w:rsidRDefault="00FE65DF" w:rsidP="006E444F">
            <w:pPr>
              <w:ind w:left="288"/>
              <w:rPr>
                <w:rFonts w:cstheme="minorHAnsi"/>
                <w:sz w:val="20"/>
                <w:szCs w:val="20"/>
              </w:rPr>
            </w:pPr>
            <w:r w:rsidRPr="00FE65DF">
              <w:rPr>
                <w:rFonts w:cstheme="minorHAnsi"/>
                <w:sz w:val="20"/>
                <w:szCs w:val="20"/>
              </w:rPr>
              <w:t>&lt;Error</w:t>
            </w:r>
          </w:p>
        </w:tc>
        <w:tc>
          <w:tcPr>
            <w:tcW w:w="1862" w:type="dxa"/>
          </w:tcPr>
          <w:p w14:paraId="0953EAAD" w14:textId="77777777" w:rsidR="00FE65DF" w:rsidRPr="00FE65DF" w:rsidRDefault="00FE65DF" w:rsidP="006E444F">
            <w:pPr>
              <w:ind w:left="288"/>
              <w:rPr>
                <w:rFonts w:cstheme="minorHAnsi"/>
                <w:sz w:val="20"/>
                <w:szCs w:val="20"/>
              </w:rPr>
            </w:pPr>
            <w:r w:rsidRPr="00FE65DF">
              <w:rPr>
                <w:rFonts w:cstheme="minorHAnsi"/>
                <w:sz w:val="20"/>
                <w:szCs w:val="20"/>
              </w:rPr>
              <w:t>state</w:t>
            </w:r>
          </w:p>
          <w:p w14:paraId="735E9283" w14:textId="77777777" w:rsidR="00FE65DF" w:rsidRPr="00FE65DF" w:rsidRDefault="00FE65DF" w:rsidP="006E444F">
            <w:pPr>
              <w:ind w:left="288"/>
              <w:rPr>
                <w:rFonts w:cstheme="minorHAnsi"/>
                <w:sz w:val="20"/>
                <w:szCs w:val="20"/>
              </w:rPr>
            </w:pPr>
            <w:r w:rsidRPr="00FE65DF">
              <w:rPr>
                <w:rFonts w:cstheme="minorHAnsi"/>
                <w:sz w:val="20"/>
                <w:szCs w:val="20"/>
              </w:rPr>
              <w:t>code</w:t>
            </w:r>
          </w:p>
          <w:p w14:paraId="0E27971E" w14:textId="77777777" w:rsidR="00FE65DF" w:rsidRPr="00FE65DF" w:rsidRDefault="00FE65DF" w:rsidP="006E444F">
            <w:pPr>
              <w:ind w:left="288"/>
              <w:rPr>
                <w:rFonts w:cstheme="minorHAnsi"/>
                <w:sz w:val="20"/>
                <w:szCs w:val="20"/>
              </w:rPr>
            </w:pPr>
            <w:r w:rsidRPr="00FE65DF">
              <w:rPr>
                <w:rFonts w:cstheme="minorHAnsi"/>
                <w:sz w:val="20"/>
                <w:szCs w:val="20"/>
              </w:rPr>
              <w:t>number</w:t>
            </w:r>
          </w:p>
          <w:p w14:paraId="1FDD0030"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opid</w:t>
            </w:r>
            <w:proofErr w:type="spellEnd"/>
          </w:p>
          <w:p w14:paraId="7C5D044E" w14:textId="77777777" w:rsidR="00FE65DF" w:rsidRPr="00FE65DF" w:rsidRDefault="00FE65DF" w:rsidP="006E444F">
            <w:pPr>
              <w:ind w:left="288"/>
              <w:rPr>
                <w:rFonts w:cstheme="minorHAnsi"/>
                <w:sz w:val="20"/>
                <w:szCs w:val="20"/>
              </w:rPr>
            </w:pPr>
            <w:proofErr w:type="spellStart"/>
            <w:r w:rsidRPr="00FE65DF">
              <w:rPr>
                <w:rFonts w:cstheme="minorHAnsi"/>
                <w:sz w:val="20"/>
                <w:szCs w:val="20"/>
              </w:rPr>
              <w:t>lowPower</w:t>
            </w:r>
            <w:proofErr w:type="spellEnd"/>
          </w:p>
        </w:tc>
        <w:tc>
          <w:tcPr>
            <w:tcW w:w="7025" w:type="dxa"/>
          </w:tcPr>
          <w:p w14:paraId="177B207F" w14:textId="77777777" w:rsidR="00FE65DF" w:rsidRPr="00FE65DF" w:rsidRDefault="00FE65DF" w:rsidP="006E444F">
            <w:pPr>
              <w:ind w:left="288"/>
              <w:rPr>
                <w:rFonts w:cstheme="minorHAnsi"/>
                <w:sz w:val="20"/>
                <w:szCs w:val="20"/>
              </w:rPr>
            </w:pPr>
            <w:r w:rsidRPr="00FE65DF">
              <w:rPr>
                <w:rFonts w:cstheme="minorHAnsi"/>
                <w:sz w:val="20"/>
                <w:szCs w:val="20"/>
              </w:rPr>
              <w:t xml:space="preserve">System state when error occurred, error code string, error ID, operator ID, </w:t>
            </w:r>
            <w:proofErr w:type="gramStart"/>
            <w:r w:rsidRPr="00FE65DF">
              <w:rPr>
                <w:rFonts w:cstheme="minorHAnsi"/>
                <w:sz w:val="20"/>
                <w:szCs w:val="20"/>
              </w:rPr>
              <w:t>low-power</w:t>
            </w:r>
            <w:proofErr w:type="gramEnd"/>
            <w:r w:rsidRPr="00FE65DF">
              <w:rPr>
                <w:rFonts w:cstheme="minorHAnsi"/>
                <w:sz w:val="20"/>
                <w:szCs w:val="20"/>
              </w:rPr>
              <w:t xml:space="preserve"> (y/n)</w:t>
            </w:r>
          </w:p>
        </w:tc>
      </w:tr>
      <w:tr w:rsidR="0037374B" w:rsidRPr="00A431FD" w14:paraId="2A0CDB2F" w14:textId="77777777" w:rsidTr="0037374B">
        <w:trPr>
          <w:jc w:val="center"/>
        </w:trPr>
        <w:tc>
          <w:tcPr>
            <w:tcW w:w="1913" w:type="dxa"/>
          </w:tcPr>
          <w:p w14:paraId="619CA900"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MiscRecords</w:t>
            </w:r>
            <w:proofErr w:type="spellEnd"/>
          </w:p>
        </w:tc>
        <w:tc>
          <w:tcPr>
            <w:tcW w:w="1862" w:type="dxa"/>
          </w:tcPr>
          <w:p w14:paraId="520C413C" w14:textId="77777777" w:rsidR="00FE65DF" w:rsidRPr="00FE65DF" w:rsidRDefault="00FE65DF" w:rsidP="006E444F">
            <w:pPr>
              <w:ind w:left="288"/>
              <w:rPr>
                <w:rFonts w:cstheme="minorHAnsi"/>
                <w:sz w:val="20"/>
                <w:szCs w:val="20"/>
              </w:rPr>
            </w:pPr>
            <w:r w:rsidRPr="00FE65DF">
              <w:rPr>
                <w:rFonts w:cstheme="minorHAnsi"/>
                <w:sz w:val="20"/>
                <w:szCs w:val="20"/>
              </w:rPr>
              <w:t>n/a</w:t>
            </w:r>
          </w:p>
        </w:tc>
        <w:tc>
          <w:tcPr>
            <w:tcW w:w="7025" w:type="dxa"/>
          </w:tcPr>
          <w:p w14:paraId="3B2F8BA4" w14:textId="77777777" w:rsidR="00FE65DF" w:rsidRPr="00FE65DF" w:rsidRDefault="00FE65DF" w:rsidP="006E444F">
            <w:pPr>
              <w:ind w:left="288"/>
              <w:rPr>
                <w:rFonts w:cstheme="minorHAnsi"/>
                <w:sz w:val="20"/>
                <w:szCs w:val="20"/>
              </w:rPr>
            </w:pPr>
            <w:r w:rsidRPr="00FE65DF">
              <w:rPr>
                <w:rFonts w:cstheme="minorHAnsi"/>
                <w:sz w:val="20"/>
                <w:szCs w:val="20"/>
              </w:rPr>
              <w:t>Outer tag surrounding all other miscellaneous records</w:t>
            </w:r>
          </w:p>
        </w:tc>
      </w:tr>
      <w:tr w:rsidR="0037374B" w:rsidRPr="00A431FD" w14:paraId="4A1F6B2B" w14:textId="77777777" w:rsidTr="0037374B">
        <w:trPr>
          <w:jc w:val="center"/>
        </w:trPr>
        <w:tc>
          <w:tcPr>
            <w:tcW w:w="1913" w:type="dxa"/>
          </w:tcPr>
          <w:p w14:paraId="4A41744A" w14:textId="77777777" w:rsidR="00FE65DF" w:rsidRPr="00FE65DF" w:rsidRDefault="00FE65DF" w:rsidP="006E444F">
            <w:pPr>
              <w:ind w:left="288"/>
              <w:rPr>
                <w:rFonts w:cstheme="minorHAnsi"/>
                <w:sz w:val="20"/>
                <w:szCs w:val="20"/>
              </w:rPr>
            </w:pPr>
            <w:r w:rsidRPr="00FE65DF">
              <w:rPr>
                <w:rFonts w:cstheme="minorHAnsi"/>
                <w:sz w:val="20"/>
                <w:szCs w:val="20"/>
              </w:rPr>
              <w:t>&lt;</w:t>
            </w:r>
            <w:proofErr w:type="spellStart"/>
            <w:r w:rsidRPr="00FE65DF">
              <w:rPr>
                <w:rFonts w:cstheme="minorHAnsi"/>
                <w:sz w:val="20"/>
                <w:szCs w:val="20"/>
              </w:rPr>
              <w:t>Misc</w:t>
            </w:r>
            <w:proofErr w:type="spellEnd"/>
          </w:p>
        </w:tc>
        <w:tc>
          <w:tcPr>
            <w:tcW w:w="1862" w:type="dxa"/>
          </w:tcPr>
          <w:p w14:paraId="4C170908" w14:textId="77777777" w:rsidR="00FE65DF" w:rsidRPr="00FE65DF" w:rsidRDefault="00FE65DF" w:rsidP="006E444F">
            <w:pPr>
              <w:ind w:left="288"/>
              <w:rPr>
                <w:rFonts w:cstheme="minorHAnsi"/>
                <w:sz w:val="20"/>
                <w:szCs w:val="20"/>
              </w:rPr>
            </w:pPr>
            <w:r w:rsidRPr="00FE65DF">
              <w:rPr>
                <w:rFonts w:cstheme="minorHAnsi"/>
                <w:sz w:val="20"/>
                <w:szCs w:val="20"/>
              </w:rPr>
              <w:t>state</w:t>
            </w:r>
          </w:p>
          <w:p w14:paraId="2AC2630E" w14:textId="77777777" w:rsidR="00FE65DF" w:rsidRPr="00FE65DF" w:rsidRDefault="00FE65DF" w:rsidP="006E444F">
            <w:pPr>
              <w:ind w:left="288"/>
              <w:rPr>
                <w:rFonts w:cstheme="minorHAnsi"/>
                <w:sz w:val="20"/>
                <w:szCs w:val="20"/>
              </w:rPr>
            </w:pPr>
            <w:r w:rsidRPr="00FE65DF">
              <w:rPr>
                <w:rFonts w:cstheme="minorHAnsi"/>
                <w:sz w:val="20"/>
                <w:szCs w:val="20"/>
              </w:rPr>
              <w:t>type</w:t>
            </w:r>
          </w:p>
          <w:p w14:paraId="7E5EE02E" w14:textId="77777777" w:rsidR="00FE65DF" w:rsidRPr="00FE65DF" w:rsidRDefault="00FE65DF" w:rsidP="006E444F">
            <w:pPr>
              <w:ind w:left="288"/>
              <w:rPr>
                <w:rFonts w:cstheme="minorHAnsi"/>
                <w:sz w:val="20"/>
                <w:szCs w:val="20"/>
              </w:rPr>
            </w:pPr>
            <w:r w:rsidRPr="00FE65DF">
              <w:rPr>
                <w:rFonts w:cstheme="minorHAnsi"/>
                <w:sz w:val="20"/>
                <w:szCs w:val="20"/>
              </w:rPr>
              <w:t>data</w:t>
            </w:r>
          </w:p>
        </w:tc>
        <w:tc>
          <w:tcPr>
            <w:tcW w:w="7025" w:type="dxa"/>
          </w:tcPr>
          <w:p w14:paraId="18CB4B96" w14:textId="14472A3B" w:rsidR="00FE65DF" w:rsidRPr="00FE65DF" w:rsidRDefault="00FE65DF" w:rsidP="006E444F">
            <w:pPr>
              <w:ind w:left="288"/>
              <w:rPr>
                <w:rFonts w:cstheme="minorHAnsi"/>
                <w:sz w:val="20"/>
                <w:szCs w:val="20"/>
              </w:rPr>
            </w:pPr>
            <w:r w:rsidRPr="00FE65DF">
              <w:rPr>
                <w:rFonts w:cstheme="minorHAnsi"/>
                <w:sz w:val="20"/>
                <w:szCs w:val="20"/>
              </w:rPr>
              <w:t>System state when miscellaneous data was collected, type</w:t>
            </w:r>
            <w:proofErr w:type="gramStart"/>
            <w:r w:rsidRPr="00FE65DF">
              <w:rPr>
                <w:rFonts w:cstheme="minorHAnsi"/>
                <w:sz w:val="20"/>
                <w:szCs w:val="20"/>
              </w:rPr>
              <w:t>=”Temperature</w:t>
            </w:r>
            <w:proofErr w:type="gramEnd"/>
            <w:r w:rsidR="0037374B">
              <w:rPr>
                <w:rFonts w:cstheme="minorHAnsi"/>
                <w:sz w:val="20"/>
                <w:szCs w:val="20"/>
              </w:rPr>
              <w:t xml:space="preserve"> </w:t>
            </w:r>
            <w:r w:rsidRPr="00FE65DF">
              <w:rPr>
                <w:rFonts w:cstheme="minorHAnsi"/>
                <w:sz w:val="20"/>
                <w:szCs w:val="20"/>
              </w:rPr>
              <w:t>History”, data contains up to 10 temperature ADC values converted to volts.</w:t>
            </w:r>
          </w:p>
        </w:tc>
      </w:tr>
    </w:tbl>
    <w:p w14:paraId="5FBBA436" w14:textId="2F9C332F" w:rsidR="00366971" w:rsidRDefault="00366971" w:rsidP="002244F4">
      <w:pPr>
        <w:pStyle w:val="Heading1"/>
        <w:numPr>
          <w:ilvl w:val="1"/>
          <w:numId w:val="27"/>
        </w:numPr>
        <w:rPr>
          <w:b/>
          <w:bCs/>
          <w:color w:val="auto"/>
          <w:sz w:val="28"/>
          <w:szCs w:val="28"/>
        </w:rPr>
      </w:pPr>
      <w:bookmarkStart w:id="31" w:name="_Toc58258137"/>
      <w:r>
        <w:rPr>
          <w:b/>
          <w:bCs/>
          <w:color w:val="auto"/>
          <w:sz w:val="28"/>
          <w:szCs w:val="28"/>
        </w:rPr>
        <w:lastRenderedPageBreak/>
        <w:t xml:space="preserve">Handling the </w:t>
      </w:r>
      <w:r w:rsidRPr="004407DA">
        <w:rPr>
          <w:b/>
          <w:bCs/>
          <w:i/>
          <w:iCs/>
          <w:color w:val="auto"/>
          <w:sz w:val="28"/>
          <w:szCs w:val="28"/>
        </w:rPr>
        <w:t xml:space="preserve">status </w:t>
      </w:r>
      <w:r w:rsidR="004407DA" w:rsidRPr="004407DA">
        <w:rPr>
          <w:b/>
          <w:bCs/>
          <w:i/>
          <w:iCs/>
          <w:color w:val="auto"/>
          <w:sz w:val="28"/>
          <w:szCs w:val="28"/>
        </w:rPr>
        <w:t>request</w:t>
      </w:r>
      <w:r w:rsidR="004407DA">
        <w:rPr>
          <w:b/>
          <w:bCs/>
          <w:color w:val="auto"/>
          <w:sz w:val="28"/>
          <w:szCs w:val="28"/>
        </w:rPr>
        <w:t xml:space="preserve"> Message</w:t>
      </w:r>
      <w:bookmarkEnd w:id="31"/>
    </w:p>
    <w:p w14:paraId="7A668E6E" w14:textId="6417622D" w:rsidR="00047C05" w:rsidRDefault="003D5D83" w:rsidP="003B3FA6">
      <w:pPr>
        <w:pStyle w:val="Body1"/>
      </w:pPr>
      <w:r w:rsidRPr="00A431FD">
        <w:rPr>
          <w:noProof/>
        </w:rPr>
        <mc:AlternateContent>
          <mc:Choice Requires="wps">
            <w:drawing>
              <wp:anchor distT="0" distB="0" distL="114300" distR="114300" simplePos="0" relativeHeight="251728896" behindDoc="0" locked="0" layoutInCell="1" allowOverlap="1" wp14:anchorId="4ABD4941" wp14:editId="0D8A37C9">
                <wp:simplePos x="0" y="0"/>
                <wp:positionH relativeFrom="column">
                  <wp:posOffset>2027900</wp:posOffset>
                </wp:positionH>
                <wp:positionV relativeFrom="paragraph">
                  <wp:posOffset>290210</wp:posOffset>
                </wp:positionV>
                <wp:extent cx="342265" cy="3075940"/>
                <wp:effectExtent l="4763" t="0" r="24447" b="24448"/>
                <wp:wrapNone/>
                <wp:docPr id="99" name="Left Brac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42265" cy="3075940"/>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370B57F" w14:textId="77777777" w:rsidR="008D387C" w:rsidRDefault="008D387C" w:rsidP="003D5D83"/>
                          <w:p w14:paraId="05EF91F9" w14:textId="77777777" w:rsidR="008D387C" w:rsidRDefault="008D387C" w:rsidP="003D5D83"/>
                          <w:p w14:paraId="52BF9FD9" w14:textId="77777777" w:rsidR="008D387C" w:rsidRDefault="008D387C" w:rsidP="003D5D83"/>
                          <w:p w14:paraId="1C642FFC" w14:textId="77777777" w:rsidR="008D387C" w:rsidRDefault="008D387C" w:rsidP="003D5D83"/>
                          <w:p w14:paraId="4A919C74" w14:textId="77777777" w:rsidR="008D387C" w:rsidRDefault="008D387C" w:rsidP="003D5D83"/>
                          <w:p w14:paraId="4F2BFA09" w14:textId="77777777" w:rsidR="008D387C" w:rsidRDefault="008D387C" w:rsidP="003D5D83"/>
                          <w:p w14:paraId="65241AB0" w14:textId="77777777" w:rsidR="008D387C" w:rsidRDefault="008D387C" w:rsidP="003D5D83"/>
                          <w:p w14:paraId="3520AF99" w14:textId="77777777" w:rsidR="008D387C" w:rsidRDefault="008D387C" w:rsidP="003D5D83"/>
                          <w:p w14:paraId="41FD5C5F" w14:textId="77777777" w:rsidR="008D387C" w:rsidRDefault="008D387C" w:rsidP="003D5D83"/>
                          <w:p w14:paraId="2FCD6F8C" w14:textId="77777777" w:rsidR="008D387C" w:rsidRDefault="008D387C" w:rsidP="003D5D83"/>
                          <w:p w14:paraId="773D08D3" w14:textId="77777777" w:rsidR="008D387C" w:rsidRDefault="008D387C" w:rsidP="003D5D83"/>
                          <w:p w14:paraId="7B8884FA" w14:textId="77777777" w:rsidR="008D387C" w:rsidRDefault="008D387C" w:rsidP="003D5D83"/>
                          <w:p w14:paraId="3F62749D" w14:textId="77777777" w:rsidR="008D387C" w:rsidRDefault="008D387C" w:rsidP="003D5D83"/>
                          <w:p w14:paraId="3F208660" w14:textId="77777777" w:rsidR="008D387C" w:rsidRDefault="008D387C" w:rsidP="003D5D83"/>
                          <w:p w14:paraId="5DCFD475" w14:textId="77777777" w:rsidR="008D387C" w:rsidRDefault="008D387C" w:rsidP="003D5D83"/>
                          <w:p w14:paraId="09168691" w14:textId="77777777" w:rsidR="008D387C" w:rsidRDefault="008D387C" w:rsidP="003D5D83"/>
                          <w:p w14:paraId="40351808" w14:textId="77777777" w:rsidR="008D387C" w:rsidRDefault="008D387C" w:rsidP="003D5D83"/>
                          <w:p w14:paraId="4FE7BCF4" w14:textId="77777777" w:rsidR="008D387C" w:rsidRDefault="008D387C" w:rsidP="003D5D83"/>
                          <w:p w14:paraId="0848B283" w14:textId="77777777" w:rsidR="008D387C" w:rsidRDefault="008D387C" w:rsidP="003D5D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D4941" id="Left Brace 99" o:spid="_x0000_s1055" type="#_x0000_t87" style="position:absolute;margin-left:159.7pt;margin-top:22.85pt;width:26.95pt;height:242.2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" adj="1785,10813">
                <v:textbox>
                  <w:txbxContent>
                    <w:p w14:paraId="3370B57F" w14:textId="77777777" w:rsidR="008D387C" w:rsidRDefault="008D387C" w:rsidP="003D5D83"/>
                    <w:p w14:paraId="05EF91F9" w14:textId="77777777" w:rsidR="008D387C" w:rsidRDefault="008D387C" w:rsidP="003D5D83"/>
                    <w:p w14:paraId="52BF9FD9" w14:textId="77777777" w:rsidR="008D387C" w:rsidRDefault="008D387C" w:rsidP="003D5D83"/>
                    <w:p w14:paraId="1C642FFC" w14:textId="77777777" w:rsidR="008D387C" w:rsidRDefault="008D387C" w:rsidP="003D5D83"/>
                    <w:p w14:paraId="4A919C74" w14:textId="77777777" w:rsidR="008D387C" w:rsidRDefault="008D387C" w:rsidP="003D5D83"/>
                    <w:p w14:paraId="4F2BFA09" w14:textId="77777777" w:rsidR="008D387C" w:rsidRDefault="008D387C" w:rsidP="003D5D83"/>
                    <w:p w14:paraId="65241AB0" w14:textId="77777777" w:rsidR="008D387C" w:rsidRDefault="008D387C" w:rsidP="003D5D83"/>
                    <w:p w14:paraId="3520AF99" w14:textId="77777777" w:rsidR="008D387C" w:rsidRDefault="008D387C" w:rsidP="003D5D83"/>
                    <w:p w14:paraId="41FD5C5F" w14:textId="77777777" w:rsidR="008D387C" w:rsidRDefault="008D387C" w:rsidP="003D5D83"/>
                    <w:p w14:paraId="2FCD6F8C" w14:textId="77777777" w:rsidR="008D387C" w:rsidRDefault="008D387C" w:rsidP="003D5D83"/>
                    <w:p w14:paraId="773D08D3" w14:textId="77777777" w:rsidR="008D387C" w:rsidRDefault="008D387C" w:rsidP="003D5D83"/>
                    <w:p w14:paraId="7B8884FA" w14:textId="77777777" w:rsidR="008D387C" w:rsidRDefault="008D387C" w:rsidP="003D5D83"/>
                    <w:p w14:paraId="3F62749D" w14:textId="77777777" w:rsidR="008D387C" w:rsidRDefault="008D387C" w:rsidP="003D5D83"/>
                    <w:p w14:paraId="3F208660" w14:textId="77777777" w:rsidR="008D387C" w:rsidRDefault="008D387C" w:rsidP="003D5D83"/>
                    <w:p w14:paraId="5DCFD475" w14:textId="77777777" w:rsidR="008D387C" w:rsidRDefault="008D387C" w:rsidP="003D5D83"/>
                    <w:p w14:paraId="09168691" w14:textId="77777777" w:rsidR="008D387C" w:rsidRDefault="008D387C" w:rsidP="003D5D83"/>
                    <w:p w14:paraId="40351808" w14:textId="77777777" w:rsidR="008D387C" w:rsidRDefault="008D387C" w:rsidP="003D5D83"/>
                    <w:p w14:paraId="4FE7BCF4" w14:textId="77777777" w:rsidR="008D387C" w:rsidRDefault="008D387C" w:rsidP="003D5D83"/>
                    <w:p w14:paraId="0848B283" w14:textId="77777777" w:rsidR="008D387C" w:rsidRDefault="008D387C" w:rsidP="003D5D83"/>
                  </w:txbxContent>
                </v:textbox>
              </v:shape>
            </w:pict>
          </mc:Fallback>
        </mc:AlternateContent>
      </w:r>
      <w:r w:rsidR="003B3FA6" w:rsidRPr="00A431FD">
        <w:t xml:space="preserve">Besides the </w:t>
      </w:r>
      <w:r w:rsidR="003B3FA6" w:rsidRPr="00950A40">
        <w:rPr>
          <w:i/>
        </w:rPr>
        <w:t>open response</w:t>
      </w:r>
      <w:r w:rsidR="003B3FA6" w:rsidRPr="00A431FD">
        <w:t xml:space="preserve"> and </w:t>
      </w:r>
      <w:r w:rsidR="003B3FA6" w:rsidRPr="00950A40">
        <w:rPr>
          <w:i/>
        </w:rPr>
        <w:t>ack</w:t>
      </w:r>
      <w:r w:rsidR="003B3FA6" w:rsidRPr="00A431FD">
        <w:t xml:space="preserve"> messages, there is another control message that the instrument may receive on the serial port: the </w:t>
      </w:r>
      <w:r w:rsidR="003B3FA6" w:rsidRPr="00950A40">
        <w:rPr>
          <w:i/>
        </w:rPr>
        <w:t>status request</w:t>
      </w:r>
      <w:r w:rsidR="003B3FA6" w:rsidRPr="00A431FD">
        <w:t xml:space="preserve"> message. This is an unsolicited control message sent by the attached device requesting some status information from the instrument. The </w:t>
      </w:r>
      <w:r w:rsidR="003B3FA6" w:rsidRPr="00783DA1">
        <w:rPr>
          <w:rFonts w:ascii="Courier New" w:hAnsi="Courier New" w:cs="Courier New"/>
          <w:sz w:val="20"/>
        </w:rPr>
        <w:t>command</w:t>
      </w:r>
      <w:r w:rsidR="003B3FA6" w:rsidRPr="00A431FD">
        <w:t xml:space="preserve"> byte for this message is 2.</w:t>
      </w:r>
    </w:p>
    <w:p w14:paraId="6FD9B4B4" w14:textId="3F18343A" w:rsidR="00A27F94" w:rsidRPr="00A431FD" w:rsidRDefault="002C26E8" w:rsidP="00A27F94">
      <w:pPr>
        <w:spacing w:before="120" w:after="120"/>
        <w:rPr>
          <w:b/>
          <w:bCs/>
        </w:rPr>
      </w:pPr>
      <w:r w:rsidRPr="00A431FD">
        <w:rPr>
          <w:noProof/>
        </w:rPr>
        <mc:AlternateContent>
          <mc:Choice Requires="wps">
            <w:drawing>
              <wp:anchor distT="0" distB="0" distL="114300" distR="114300" simplePos="0" relativeHeight="251744256" behindDoc="0" locked="0" layoutInCell="1" allowOverlap="1" wp14:anchorId="4F01BC11" wp14:editId="078C55DD">
                <wp:simplePos x="0" y="0"/>
                <wp:positionH relativeFrom="column">
                  <wp:posOffset>4052335</wp:posOffset>
                </wp:positionH>
                <wp:positionV relativeFrom="paragraph">
                  <wp:posOffset>530763</wp:posOffset>
                </wp:positionV>
                <wp:extent cx="238125" cy="704850"/>
                <wp:effectExtent l="0" t="4762" r="23812" b="23813"/>
                <wp:wrapNone/>
                <wp:docPr id="95" name="Left Brac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70485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ED1D337" w14:textId="77777777" w:rsidR="008D387C" w:rsidRDefault="008D387C" w:rsidP="002C26E8"/>
                          <w:p w14:paraId="02A0D60D" w14:textId="77777777" w:rsidR="008D387C" w:rsidRDefault="008D387C" w:rsidP="002C26E8"/>
                          <w:p w14:paraId="6F4067F1" w14:textId="77777777" w:rsidR="008D387C" w:rsidRDefault="008D387C" w:rsidP="002C26E8"/>
                          <w:p w14:paraId="14E083BD" w14:textId="77777777" w:rsidR="008D387C" w:rsidRDefault="008D387C" w:rsidP="002C26E8"/>
                          <w:p w14:paraId="042AA588" w14:textId="77777777" w:rsidR="008D387C" w:rsidRDefault="008D387C" w:rsidP="002C26E8"/>
                          <w:p w14:paraId="731D0AE6" w14:textId="77777777" w:rsidR="008D387C" w:rsidRDefault="008D387C" w:rsidP="002C2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1BC11" id="Left Brace 95" o:spid="_x0000_s1056" type="#_x0000_t87" style="position:absolute;margin-left:319.1pt;margin-top:41.8pt;width:18.75pt;height:55.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" adj="2068,10813">
                <v:textbox>
                  <w:txbxContent>
                    <w:p w14:paraId="6ED1D337" w14:textId="77777777" w:rsidR="008D387C" w:rsidRDefault="008D387C" w:rsidP="002C26E8"/>
                    <w:p w14:paraId="02A0D60D" w14:textId="77777777" w:rsidR="008D387C" w:rsidRDefault="008D387C" w:rsidP="002C26E8"/>
                    <w:p w14:paraId="6F4067F1" w14:textId="77777777" w:rsidR="008D387C" w:rsidRDefault="008D387C" w:rsidP="002C26E8"/>
                    <w:p w14:paraId="14E083BD" w14:textId="77777777" w:rsidR="008D387C" w:rsidRDefault="008D387C" w:rsidP="002C26E8"/>
                    <w:p w14:paraId="042AA588" w14:textId="77777777" w:rsidR="008D387C" w:rsidRDefault="008D387C" w:rsidP="002C26E8"/>
                    <w:p w14:paraId="731D0AE6" w14:textId="77777777" w:rsidR="008D387C" w:rsidRDefault="008D387C" w:rsidP="002C26E8"/>
                  </w:txbxContent>
                </v:textbox>
              </v:shape>
            </w:pict>
          </mc:Fallback>
        </mc:AlternateContent>
      </w:r>
      <w:r w:rsidR="00D94C84" w:rsidRPr="00A431FD">
        <w:rPr>
          <w:noProof/>
        </w:rPr>
        <mc:AlternateContent>
          <mc:Choice Requires="wps">
            <w:drawing>
              <wp:anchor distT="0" distB="0" distL="114300" distR="114300" simplePos="0" relativeHeight="251732992" behindDoc="0" locked="0" layoutInCell="1" allowOverlap="1" wp14:anchorId="375A7B7A" wp14:editId="2E2A1B2E">
                <wp:simplePos x="0" y="0"/>
                <wp:positionH relativeFrom="column">
                  <wp:posOffset>4794679</wp:posOffset>
                </wp:positionH>
                <wp:positionV relativeFrom="paragraph">
                  <wp:posOffset>525519</wp:posOffset>
                </wp:positionV>
                <wp:extent cx="238125" cy="704850"/>
                <wp:effectExtent l="0" t="4762" r="23812" b="23813"/>
                <wp:wrapNone/>
                <wp:docPr id="38" name="Lef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70485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FC4C4D7" w14:textId="77777777" w:rsidR="008D387C" w:rsidRDefault="008D387C" w:rsidP="00D94C84"/>
                          <w:p w14:paraId="5AC028A5" w14:textId="77777777" w:rsidR="008D387C" w:rsidRDefault="008D387C" w:rsidP="00D94C84"/>
                          <w:p w14:paraId="18E43928" w14:textId="77777777" w:rsidR="008D387C" w:rsidRDefault="008D387C" w:rsidP="00D94C84"/>
                          <w:p w14:paraId="067166A3" w14:textId="77777777" w:rsidR="008D387C" w:rsidRDefault="008D387C" w:rsidP="00D94C84"/>
                          <w:p w14:paraId="477B2A0B" w14:textId="77777777" w:rsidR="008D387C" w:rsidRDefault="008D387C" w:rsidP="00D94C84"/>
                          <w:p w14:paraId="5B08D5FD" w14:textId="77777777" w:rsidR="008D387C" w:rsidRDefault="008D387C" w:rsidP="00D94C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A7B7A" id="Left Brace 38" o:spid="_x0000_s1057" type="#_x0000_t87" style="position:absolute;margin-left:377.55pt;margin-top:41.4pt;width:18.75pt;height:55.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" adj="2068,10813">
                <v:textbox>
                  <w:txbxContent>
                    <w:p w14:paraId="1FC4C4D7" w14:textId="77777777" w:rsidR="008D387C" w:rsidRDefault="008D387C" w:rsidP="00D94C84"/>
                    <w:p w14:paraId="5AC028A5" w14:textId="77777777" w:rsidR="008D387C" w:rsidRDefault="008D387C" w:rsidP="00D94C84"/>
                    <w:p w14:paraId="18E43928" w14:textId="77777777" w:rsidR="008D387C" w:rsidRDefault="008D387C" w:rsidP="00D94C84"/>
                    <w:p w14:paraId="067166A3" w14:textId="77777777" w:rsidR="008D387C" w:rsidRDefault="008D387C" w:rsidP="00D94C84"/>
                    <w:p w14:paraId="477B2A0B" w14:textId="77777777" w:rsidR="008D387C" w:rsidRDefault="008D387C" w:rsidP="00D94C84"/>
                    <w:p w14:paraId="5B08D5FD" w14:textId="77777777" w:rsidR="008D387C" w:rsidRDefault="008D387C" w:rsidP="00D94C84"/>
                  </w:txbxContent>
                </v:textbox>
              </v:shape>
            </w:pict>
          </mc:Fallback>
        </mc:AlternateContent>
      </w:r>
    </w:p>
    <w:tbl>
      <w:tblPr>
        <w:tblStyle w:val="TableGrid"/>
        <w:tblW w:w="0" w:type="auto"/>
        <w:jc w:val="center"/>
        <w:tblLook w:val="04A0" w:firstRow="1" w:lastRow="0" w:firstColumn="1" w:lastColumn="0" w:noHBand="0" w:noVBand="1"/>
      </w:tblPr>
      <w:tblGrid>
        <w:gridCol w:w="1222"/>
        <w:gridCol w:w="1222"/>
        <w:gridCol w:w="1222"/>
        <w:gridCol w:w="1222"/>
        <w:gridCol w:w="1222"/>
        <w:gridCol w:w="1201"/>
      </w:tblGrid>
      <w:tr w:rsidR="00A27F94" w:rsidRPr="00A431FD" w14:paraId="0131C8C5" w14:textId="77777777" w:rsidTr="006E444F">
        <w:trPr>
          <w:trHeight w:val="620"/>
          <w:jc w:val="center"/>
        </w:trPr>
        <w:tc>
          <w:tcPr>
            <w:tcW w:w="1222" w:type="dxa"/>
            <w:vAlign w:val="center"/>
          </w:tcPr>
          <w:p w14:paraId="0DF64B04" w14:textId="77777777" w:rsidR="00A27F94" w:rsidRPr="00A431FD" w:rsidRDefault="00A27F94" w:rsidP="006E444F">
            <w:pPr>
              <w:spacing w:before="120" w:after="120"/>
              <w:ind w:left="288"/>
            </w:pPr>
            <w:r w:rsidRPr="00A431FD">
              <w:t>a</w:t>
            </w:r>
          </w:p>
        </w:tc>
        <w:tc>
          <w:tcPr>
            <w:tcW w:w="1222" w:type="dxa"/>
            <w:vAlign w:val="center"/>
          </w:tcPr>
          <w:p w14:paraId="3CA8820A" w14:textId="77777777" w:rsidR="00A27F94" w:rsidRPr="00A431FD" w:rsidRDefault="00A27F94" w:rsidP="006E444F">
            <w:pPr>
              <w:spacing w:before="120" w:after="120"/>
              <w:ind w:left="288"/>
            </w:pPr>
            <w:r w:rsidRPr="00A431FD">
              <w:t>b</w:t>
            </w:r>
          </w:p>
        </w:tc>
        <w:tc>
          <w:tcPr>
            <w:tcW w:w="1222" w:type="dxa"/>
            <w:vAlign w:val="center"/>
          </w:tcPr>
          <w:p w14:paraId="27918C35" w14:textId="77777777" w:rsidR="00A27F94" w:rsidRPr="00A431FD" w:rsidRDefault="00A27F94" w:rsidP="006E444F">
            <w:pPr>
              <w:spacing w:before="120" w:after="120"/>
              <w:ind w:left="288"/>
            </w:pPr>
            <w:r w:rsidRPr="00A431FD">
              <w:t>c</w:t>
            </w:r>
          </w:p>
        </w:tc>
        <w:tc>
          <w:tcPr>
            <w:tcW w:w="1222" w:type="dxa"/>
            <w:vAlign w:val="center"/>
          </w:tcPr>
          <w:p w14:paraId="15BC872D" w14:textId="77777777" w:rsidR="00A27F94" w:rsidRPr="00A431FD" w:rsidRDefault="00A27F94" w:rsidP="006E444F">
            <w:pPr>
              <w:spacing w:before="120" w:after="120"/>
              <w:ind w:left="288"/>
            </w:pPr>
            <w:r w:rsidRPr="00A431FD">
              <w:t>d</w:t>
            </w:r>
          </w:p>
        </w:tc>
        <w:tc>
          <w:tcPr>
            <w:tcW w:w="1222" w:type="dxa"/>
            <w:vAlign w:val="center"/>
          </w:tcPr>
          <w:p w14:paraId="7C9A8C7B" w14:textId="738E8F31" w:rsidR="00A27F94" w:rsidRPr="00A431FD" w:rsidRDefault="00A27F94" w:rsidP="006E444F">
            <w:pPr>
              <w:spacing w:before="120" w:after="120"/>
              <w:ind w:left="288"/>
            </w:pPr>
            <w:r w:rsidRPr="00A431FD">
              <w:t>1</w:t>
            </w:r>
          </w:p>
        </w:tc>
        <w:tc>
          <w:tcPr>
            <w:tcW w:w="1201" w:type="dxa"/>
            <w:vAlign w:val="center"/>
          </w:tcPr>
          <w:p w14:paraId="500C414B" w14:textId="77777777" w:rsidR="00A27F94" w:rsidRPr="00A431FD" w:rsidRDefault="00A27F94" w:rsidP="006E444F">
            <w:pPr>
              <w:spacing w:before="120" w:after="120"/>
              <w:ind w:left="288"/>
            </w:pPr>
            <w:r w:rsidRPr="00A431FD">
              <w:t>2</w:t>
            </w:r>
          </w:p>
        </w:tc>
      </w:tr>
    </w:tbl>
    <w:p w14:paraId="6DEFDDF8" w14:textId="05F6A2EA" w:rsidR="00A27F94" w:rsidRPr="00A431FD" w:rsidRDefault="00A27F94" w:rsidP="00A27F94">
      <w:pPr>
        <w:spacing w:before="120" w:after="120"/>
        <w:ind w:left="288"/>
      </w:pPr>
    </w:p>
    <w:p w14:paraId="199DBACC" w14:textId="4B2C5C3B" w:rsidR="00047C05" w:rsidRDefault="00F32DD1" w:rsidP="009204EA">
      <w:pPr>
        <w:spacing w:before="120" w:after="120"/>
        <w:ind w:left="288"/>
        <w:rPr>
          <w:rFonts w:cstheme="minorHAnsi"/>
          <w:sz w:val="24"/>
          <w:szCs w:val="24"/>
        </w:rPr>
      </w:pPr>
      <w:r w:rsidRPr="00A431FD">
        <w:rPr>
          <w:noProof/>
        </w:rPr>
        <mc:AlternateContent>
          <mc:Choice Requires="wps">
            <w:drawing>
              <wp:anchor distT="0" distB="0" distL="114300" distR="114300" simplePos="0" relativeHeight="251724800" behindDoc="0" locked="0" layoutInCell="1" allowOverlap="1" wp14:anchorId="75013873" wp14:editId="4D295C47">
                <wp:simplePos x="0" y="0"/>
                <wp:positionH relativeFrom="column">
                  <wp:posOffset>1670685</wp:posOffset>
                </wp:positionH>
                <wp:positionV relativeFrom="paragraph">
                  <wp:posOffset>133267</wp:posOffset>
                </wp:positionV>
                <wp:extent cx="1066800" cy="246380"/>
                <wp:effectExtent l="0" t="0" r="0" b="127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0AF1C" w14:textId="77777777" w:rsidR="008D387C" w:rsidRPr="005443C7" w:rsidRDefault="008D387C" w:rsidP="00A27F94">
                            <w:pPr>
                              <w:rPr>
                                <w:rFonts w:cstheme="minorHAnsi"/>
                                <w:sz w:val="20"/>
                              </w:rPr>
                            </w:pPr>
                            <w:r w:rsidRPr="005443C7">
                              <w:rPr>
                                <w:rFonts w:cstheme="minorHAnsi"/>
                                <w:sz w:val="20"/>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13873" id="Text Box 94" o:spid="_x0000_s1058" type="#_x0000_t202" style="position:absolute;left:0;text-align:left;margin-left:131.55pt;margin-top:10.5pt;width:84pt;height:19.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" stroked="f">
                <v:textbox>
                  <w:txbxContent>
                    <w:p w14:paraId="7CD0AF1C" w14:textId="77777777" w:rsidR="008D387C" w:rsidRPr="005443C7" w:rsidRDefault="008D387C" w:rsidP="00A27F94">
                      <w:pPr>
                        <w:rPr>
                          <w:rFonts w:cstheme="minorHAnsi"/>
                          <w:sz w:val="20"/>
                        </w:rPr>
                      </w:pPr>
                      <w:r w:rsidRPr="005443C7">
                        <w:rPr>
                          <w:rFonts w:cstheme="minorHAnsi"/>
                          <w:sz w:val="20"/>
                        </w:rPr>
                        <w:t>sequenceNum</w:t>
                      </w:r>
                    </w:p>
                  </w:txbxContent>
                </v:textbox>
              </v:shape>
            </w:pict>
          </mc:Fallback>
        </mc:AlternateContent>
      </w:r>
      <w:r w:rsidR="00D94C84" w:rsidRPr="00A431FD">
        <w:rPr>
          <w:noProof/>
        </w:rPr>
        <mc:AlternateContent>
          <mc:Choice Requires="wps">
            <w:drawing>
              <wp:anchor distT="0" distB="0" distL="114300" distR="114300" simplePos="0" relativeHeight="251725824" behindDoc="0" locked="0" layoutInCell="1" allowOverlap="1" wp14:anchorId="7DF7D908" wp14:editId="4C4D8556">
                <wp:simplePos x="0" y="0"/>
                <wp:positionH relativeFrom="column">
                  <wp:posOffset>3908673</wp:posOffset>
                </wp:positionH>
                <wp:positionV relativeFrom="paragraph">
                  <wp:posOffset>44119</wp:posOffset>
                </wp:positionV>
                <wp:extent cx="533400" cy="247650"/>
                <wp:effectExtent l="0" t="0" r="0" b="381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8B0CD" w14:textId="77777777" w:rsidR="008D387C" w:rsidRPr="00D94C84" w:rsidRDefault="008D387C" w:rsidP="00A27F94">
                            <w:pPr>
                              <w:rPr>
                                <w:rFonts w:cstheme="minorHAnsi"/>
                                <w:sz w:val="20"/>
                              </w:rPr>
                            </w:pPr>
                            <w:r w:rsidRPr="00D94C84">
                              <w:rPr>
                                <w:rFonts w:cstheme="minorHAnsi"/>
                                <w:sz w:val="20"/>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7D908" id="Text Box 96" o:spid="_x0000_s1059" type="#_x0000_t202" style="position:absolute;left:0;text-align:left;margin-left:307.75pt;margin-top:3.45pt;width:42pt;height: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" stroked="f">
                <v:textbox>
                  <w:txbxContent>
                    <w:p w14:paraId="1ED8B0CD" w14:textId="77777777" w:rsidR="008D387C" w:rsidRPr="00D94C84" w:rsidRDefault="008D387C" w:rsidP="00A27F94">
                      <w:pPr>
                        <w:rPr>
                          <w:rFonts w:cstheme="minorHAnsi"/>
                          <w:sz w:val="20"/>
                        </w:rPr>
                      </w:pPr>
                      <w:r w:rsidRPr="00D94C84">
                        <w:rPr>
                          <w:rFonts w:cstheme="minorHAnsi"/>
                          <w:sz w:val="20"/>
                        </w:rPr>
                        <w:t>port</w:t>
                      </w:r>
                    </w:p>
                  </w:txbxContent>
                </v:textbox>
              </v:shape>
            </w:pict>
          </mc:Fallback>
        </mc:AlternateContent>
      </w:r>
      <w:r w:rsidR="00D94C84" w:rsidRPr="00A431FD">
        <w:rPr>
          <w:noProof/>
        </w:rPr>
        <mc:AlternateContent>
          <mc:Choice Requires="wps">
            <w:drawing>
              <wp:anchor distT="0" distB="0" distL="114300" distR="114300" simplePos="0" relativeHeight="251726848" behindDoc="0" locked="0" layoutInCell="1" allowOverlap="1" wp14:anchorId="5E42EC74" wp14:editId="50BD691E">
                <wp:simplePos x="0" y="0"/>
                <wp:positionH relativeFrom="column">
                  <wp:posOffset>4361622</wp:posOffset>
                </wp:positionH>
                <wp:positionV relativeFrom="paragraph">
                  <wp:posOffset>83682</wp:posOffset>
                </wp:positionV>
                <wp:extent cx="1247775" cy="322580"/>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C53A" w14:textId="77777777" w:rsidR="008D387C" w:rsidRPr="00D94C84" w:rsidRDefault="008D387C" w:rsidP="00A27F94">
                            <w:pPr>
                              <w:rPr>
                                <w:rFonts w:cstheme="minorHAnsi"/>
                                <w:sz w:val="20"/>
                              </w:rPr>
                            </w:pPr>
                            <w:r w:rsidRPr="00D94C84">
                              <w:rPr>
                                <w:rFonts w:cstheme="minorHAnsi"/>
                                <w:sz w:val="20"/>
                              </w:rPr>
                              <w:t>cmd=data[0]</w:t>
                            </w:r>
                          </w:p>
                          <w:p w14:paraId="3C5FFE3D" w14:textId="77777777" w:rsidR="008D387C" w:rsidRDefault="008D387C" w:rsidP="00A27F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2EC74" id="Text Box 98" o:spid="_x0000_s1060" type="#_x0000_t202" style="position:absolute;left:0;text-align:left;margin-left:343.45pt;margin-top:6.6pt;width:98.25pt;height:2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" stroked="f">
                <v:textbox>
                  <w:txbxContent>
                    <w:p w14:paraId="2C89C53A" w14:textId="77777777" w:rsidR="008D387C" w:rsidRPr="00D94C84" w:rsidRDefault="008D387C" w:rsidP="00A27F94">
                      <w:pPr>
                        <w:rPr>
                          <w:rFonts w:cstheme="minorHAnsi"/>
                          <w:sz w:val="20"/>
                        </w:rPr>
                      </w:pPr>
                      <w:r w:rsidRPr="00D94C84">
                        <w:rPr>
                          <w:rFonts w:cstheme="minorHAnsi"/>
                          <w:sz w:val="20"/>
                        </w:rPr>
                        <w:t>cmd=data[0]</w:t>
                      </w:r>
                    </w:p>
                    <w:p w14:paraId="3C5FFE3D" w14:textId="77777777" w:rsidR="008D387C" w:rsidRDefault="008D387C" w:rsidP="00A27F94"/>
                  </w:txbxContent>
                </v:textbox>
              </v:shape>
            </w:pict>
          </mc:Fallback>
        </mc:AlternateContent>
      </w:r>
    </w:p>
    <w:p w14:paraId="3C19FD77" w14:textId="063E5591" w:rsidR="00047C05" w:rsidRDefault="00047C05" w:rsidP="009204EA">
      <w:pPr>
        <w:spacing w:before="120" w:after="120"/>
        <w:ind w:left="288"/>
        <w:rPr>
          <w:rFonts w:cstheme="minorHAnsi"/>
          <w:sz w:val="24"/>
          <w:szCs w:val="24"/>
        </w:rPr>
      </w:pPr>
    </w:p>
    <w:p w14:paraId="25FB20BD" w14:textId="4F5C51E1" w:rsidR="00047C05" w:rsidRDefault="003F59BD" w:rsidP="009204EA">
      <w:pPr>
        <w:spacing w:before="120" w:after="120"/>
        <w:ind w:left="288"/>
        <w:rPr>
          <w:rFonts w:cstheme="minorHAnsi"/>
          <w:sz w:val="24"/>
          <w:szCs w:val="24"/>
        </w:rPr>
      </w:pPr>
      <w:r w:rsidRPr="00A431FD">
        <w:rPr>
          <w:noProof/>
        </w:rPr>
        <mc:AlternateContent>
          <mc:Choice Requires="wps">
            <w:drawing>
              <wp:anchor distT="0" distB="0" distL="114300" distR="114300" simplePos="0" relativeHeight="251748352" behindDoc="0" locked="0" layoutInCell="1" allowOverlap="1" wp14:anchorId="1E916FC8" wp14:editId="723B0B2C">
                <wp:simplePos x="0" y="0"/>
                <wp:positionH relativeFrom="column">
                  <wp:posOffset>4089718</wp:posOffset>
                </wp:positionH>
                <wp:positionV relativeFrom="paragraph">
                  <wp:posOffset>1198422</wp:posOffset>
                </wp:positionV>
                <wp:extent cx="238125" cy="704850"/>
                <wp:effectExtent l="0" t="4762" r="23812" b="23813"/>
                <wp:wrapNone/>
                <wp:docPr id="54" name="Left Brac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70485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78C7FE7" w14:textId="77777777" w:rsidR="008D387C" w:rsidRDefault="008D387C" w:rsidP="002C26E8"/>
                          <w:p w14:paraId="74139283" w14:textId="77777777" w:rsidR="008D387C" w:rsidRDefault="008D387C" w:rsidP="002C26E8"/>
                          <w:p w14:paraId="2DE8A460" w14:textId="77777777" w:rsidR="008D387C" w:rsidRDefault="008D387C" w:rsidP="002C26E8"/>
                          <w:p w14:paraId="50F6C938" w14:textId="77777777" w:rsidR="008D387C" w:rsidRDefault="008D387C" w:rsidP="002C26E8"/>
                          <w:p w14:paraId="26925B16" w14:textId="77777777" w:rsidR="008D387C" w:rsidRDefault="008D387C" w:rsidP="002C26E8"/>
                          <w:p w14:paraId="57BD2A7D" w14:textId="77777777" w:rsidR="008D387C" w:rsidRDefault="008D387C" w:rsidP="002C2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16FC8" id="Left Brace 54" o:spid="_x0000_s1061" type="#_x0000_t87" style="position:absolute;left:0;text-align:left;margin-left:322.05pt;margin-top:94.35pt;width:18.75pt;height:55.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" adj="2068,10813">
                <v:textbox>
                  <w:txbxContent>
                    <w:p w14:paraId="478C7FE7" w14:textId="77777777" w:rsidR="008D387C" w:rsidRDefault="008D387C" w:rsidP="002C26E8"/>
                    <w:p w14:paraId="74139283" w14:textId="77777777" w:rsidR="008D387C" w:rsidRDefault="008D387C" w:rsidP="002C26E8"/>
                    <w:p w14:paraId="2DE8A460" w14:textId="77777777" w:rsidR="008D387C" w:rsidRDefault="008D387C" w:rsidP="002C26E8"/>
                    <w:p w14:paraId="50F6C938" w14:textId="77777777" w:rsidR="008D387C" w:rsidRDefault="008D387C" w:rsidP="002C26E8"/>
                    <w:p w14:paraId="26925B16" w14:textId="77777777" w:rsidR="008D387C" w:rsidRDefault="008D387C" w:rsidP="002C26E8"/>
                    <w:p w14:paraId="57BD2A7D" w14:textId="77777777" w:rsidR="008D387C" w:rsidRDefault="008D387C" w:rsidP="002C26E8"/>
                  </w:txbxContent>
                </v:textbox>
              </v:shape>
            </w:pict>
          </mc:Fallback>
        </mc:AlternateContent>
      </w:r>
      <w:r w:rsidR="00D948ED" w:rsidRPr="00030220">
        <w:rPr>
          <w:noProof/>
        </w:rPr>
        <mc:AlternateContent>
          <mc:Choice Requires="wps">
            <w:drawing>
              <wp:anchor distT="0" distB="0" distL="114300" distR="114300" simplePos="0" relativeHeight="251750400" behindDoc="0" locked="0" layoutInCell="1" allowOverlap="1" wp14:anchorId="43FD5B8E" wp14:editId="731DCB4C">
                <wp:simplePos x="0" y="0"/>
                <wp:positionH relativeFrom="margin">
                  <wp:align>right</wp:align>
                </wp:positionH>
                <wp:positionV relativeFrom="paragraph">
                  <wp:posOffset>715755</wp:posOffset>
                </wp:positionV>
                <wp:extent cx="762000" cy="2171700"/>
                <wp:effectExtent l="0" t="0" r="19050" b="19050"/>
                <wp:wrapNone/>
                <wp:docPr id="113" name="Left Brac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762000" cy="2171700"/>
                        </a:xfrm>
                        <a:prstGeom prst="leftBrace">
                          <a:avLst>
                            <a:gd name="adj1" fmla="val 3002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6CB0354" w14:textId="77777777" w:rsidR="008D387C" w:rsidRDefault="008D387C" w:rsidP="00D948ED"/>
                          <w:p w14:paraId="454B8CD3" w14:textId="77777777" w:rsidR="008D387C" w:rsidRDefault="008D387C" w:rsidP="00D948ED"/>
                          <w:p w14:paraId="7E665649" w14:textId="77777777" w:rsidR="008D387C" w:rsidRDefault="008D387C" w:rsidP="00D948ED"/>
                          <w:p w14:paraId="37093458" w14:textId="77777777" w:rsidR="008D387C" w:rsidRDefault="008D387C" w:rsidP="00D948ED"/>
                          <w:p w14:paraId="7729D754" w14:textId="77777777" w:rsidR="008D387C" w:rsidRDefault="008D387C" w:rsidP="00D948ED"/>
                          <w:p w14:paraId="1B3696AC" w14:textId="77777777" w:rsidR="008D387C" w:rsidRDefault="008D387C" w:rsidP="00D948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D5B8E" id="Left Brace 113" o:spid="_x0000_s1062" type="#_x0000_t87" style="position:absolute;left:0;text-align:left;margin-left:8.8pt;margin-top:56.35pt;width:60pt;height:171pt;rotation:-90;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" adj="2276,10813">
                <v:textbox>
                  <w:txbxContent>
                    <w:p w14:paraId="56CB0354" w14:textId="77777777" w:rsidR="008D387C" w:rsidRDefault="008D387C" w:rsidP="00D948ED"/>
                    <w:p w14:paraId="454B8CD3" w14:textId="77777777" w:rsidR="008D387C" w:rsidRDefault="008D387C" w:rsidP="00D948ED"/>
                    <w:p w14:paraId="7E665649" w14:textId="77777777" w:rsidR="008D387C" w:rsidRDefault="008D387C" w:rsidP="00D948ED"/>
                    <w:p w14:paraId="37093458" w14:textId="77777777" w:rsidR="008D387C" w:rsidRDefault="008D387C" w:rsidP="00D948ED"/>
                    <w:p w14:paraId="7729D754" w14:textId="77777777" w:rsidR="008D387C" w:rsidRDefault="008D387C" w:rsidP="00D948ED"/>
                    <w:p w14:paraId="1B3696AC" w14:textId="77777777" w:rsidR="008D387C" w:rsidRDefault="008D387C" w:rsidP="00D948ED"/>
                  </w:txbxContent>
                </v:textbox>
                <w10:wrap anchorx="margin"/>
              </v:shape>
            </w:pict>
          </mc:Fallback>
        </mc:AlternateContent>
      </w:r>
      <w:r w:rsidR="002C26E8" w:rsidRPr="00A431FD">
        <w:rPr>
          <w:noProof/>
        </w:rPr>
        <mc:AlternateContent>
          <mc:Choice Requires="wps">
            <w:drawing>
              <wp:anchor distT="0" distB="0" distL="114300" distR="114300" simplePos="0" relativeHeight="251746304" behindDoc="0" locked="0" layoutInCell="1" allowOverlap="1" wp14:anchorId="5A64DD4C" wp14:editId="3BDE7838">
                <wp:simplePos x="0" y="0"/>
                <wp:positionH relativeFrom="column">
                  <wp:posOffset>3298287</wp:posOffset>
                </wp:positionH>
                <wp:positionV relativeFrom="paragraph">
                  <wp:posOffset>1211429</wp:posOffset>
                </wp:positionV>
                <wp:extent cx="238125" cy="704850"/>
                <wp:effectExtent l="0" t="4762" r="23812" b="23813"/>
                <wp:wrapNone/>
                <wp:docPr id="53" name="Left Brac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70485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63D3A35" w14:textId="77777777" w:rsidR="008D387C" w:rsidRDefault="008D387C" w:rsidP="002C26E8"/>
                          <w:p w14:paraId="35EEE3FD" w14:textId="77777777" w:rsidR="008D387C" w:rsidRDefault="008D387C" w:rsidP="002C26E8"/>
                          <w:p w14:paraId="28AD277F" w14:textId="77777777" w:rsidR="008D387C" w:rsidRDefault="008D387C" w:rsidP="002C26E8"/>
                          <w:p w14:paraId="15D0EAA9" w14:textId="77777777" w:rsidR="008D387C" w:rsidRDefault="008D387C" w:rsidP="002C26E8"/>
                          <w:p w14:paraId="0AC71FBA" w14:textId="77777777" w:rsidR="008D387C" w:rsidRDefault="008D387C" w:rsidP="002C26E8"/>
                          <w:p w14:paraId="1418DD3E" w14:textId="77777777" w:rsidR="008D387C" w:rsidRDefault="008D387C" w:rsidP="002C2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4DD4C" id="Left Brace 53" o:spid="_x0000_s1063" type="#_x0000_t87" style="position:absolute;left:0;text-align:left;margin-left:259.7pt;margin-top:95.4pt;width:18.75pt;height:55.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" adj="2068,10813">
                <v:textbox>
                  <w:txbxContent>
                    <w:p w14:paraId="463D3A35" w14:textId="77777777" w:rsidR="008D387C" w:rsidRDefault="008D387C" w:rsidP="002C26E8"/>
                    <w:p w14:paraId="35EEE3FD" w14:textId="77777777" w:rsidR="008D387C" w:rsidRDefault="008D387C" w:rsidP="002C26E8"/>
                    <w:p w14:paraId="28AD277F" w14:textId="77777777" w:rsidR="008D387C" w:rsidRDefault="008D387C" w:rsidP="002C26E8"/>
                    <w:p w14:paraId="15D0EAA9" w14:textId="77777777" w:rsidR="008D387C" w:rsidRDefault="008D387C" w:rsidP="002C26E8"/>
                    <w:p w14:paraId="0AC71FBA" w14:textId="77777777" w:rsidR="008D387C" w:rsidRDefault="008D387C" w:rsidP="002C26E8"/>
                    <w:p w14:paraId="1418DD3E" w14:textId="77777777" w:rsidR="008D387C" w:rsidRDefault="008D387C" w:rsidP="002C26E8"/>
                  </w:txbxContent>
                </v:textbox>
              </v:shape>
            </w:pict>
          </mc:Fallback>
        </mc:AlternateContent>
      </w:r>
      <w:r w:rsidR="002C26E8" w:rsidRPr="00A431FD">
        <w:rPr>
          <w:noProof/>
        </w:rPr>
        <mc:AlternateContent>
          <mc:Choice Requires="wps">
            <w:drawing>
              <wp:anchor distT="0" distB="0" distL="114300" distR="114300" simplePos="0" relativeHeight="251740160" behindDoc="0" locked="0" layoutInCell="1" allowOverlap="1" wp14:anchorId="0F5981E0" wp14:editId="56752975">
                <wp:simplePos x="0" y="0"/>
                <wp:positionH relativeFrom="margin">
                  <wp:align>left</wp:align>
                </wp:positionH>
                <wp:positionV relativeFrom="paragraph">
                  <wp:posOffset>105243</wp:posOffset>
                </wp:positionV>
                <wp:extent cx="342265" cy="3002586"/>
                <wp:effectExtent l="3493" t="0" r="23177" b="23178"/>
                <wp:wrapNone/>
                <wp:docPr id="43" name="Lef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42265" cy="3002586"/>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BAA0332" w14:textId="77777777" w:rsidR="008D387C" w:rsidRDefault="008D387C" w:rsidP="002C26E8"/>
                          <w:p w14:paraId="34494F89" w14:textId="77777777" w:rsidR="008D387C" w:rsidRDefault="008D387C" w:rsidP="002C26E8"/>
                          <w:p w14:paraId="7B7D0159" w14:textId="77777777" w:rsidR="008D387C" w:rsidRDefault="008D387C" w:rsidP="002C26E8"/>
                          <w:p w14:paraId="05A9B796" w14:textId="77777777" w:rsidR="008D387C" w:rsidRDefault="008D387C" w:rsidP="002C26E8"/>
                          <w:p w14:paraId="5AF49988" w14:textId="77777777" w:rsidR="008D387C" w:rsidRDefault="008D387C" w:rsidP="002C26E8"/>
                          <w:p w14:paraId="74B2DE67" w14:textId="77777777" w:rsidR="008D387C" w:rsidRDefault="008D387C" w:rsidP="002C26E8"/>
                          <w:p w14:paraId="0D0B1A1F" w14:textId="77777777" w:rsidR="008D387C" w:rsidRDefault="008D387C" w:rsidP="002C26E8"/>
                          <w:p w14:paraId="7DF5BEBF" w14:textId="77777777" w:rsidR="008D387C" w:rsidRDefault="008D387C" w:rsidP="002C26E8"/>
                          <w:p w14:paraId="57A39B06" w14:textId="77777777" w:rsidR="008D387C" w:rsidRDefault="008D387C" w:rsidP="002C26E8"/>
                          <w:p w14:paraId="3A7F15EA" w14:textId="77777777" w:rsidR="008D387C" w:rsidRDefault="008D387C" w:rsidP="002C26E8"/>
                          <w:p w14:paraId="38787897" w14:textId="77777777" w:rsidR="008D387C" w:rsidRDefault="008D387C" w:rsidP="002C26E8"/>
                          <w:p w14:paraId="00B716BF" w14:textId="77777777" w:rsidR="008D387C" w:rsidRDefault="008D387C" w:rsidP="002C26E8"/>
                          <w:p w14:paraId="0AF0415B" w14:textId="77777777" w:rsidR="008D387C" w:rsidRDefault="008D387C" w:rsidP="002C26E8"/>
                          <w:p w14:paraId="3E07FABB" w14:textId="77777777" w:rsidR="008D387C" w:rsidRDefault="008D387C" w:rsidP="002C26E8"/>
                          <w:p w14:paraId="532A9F87" w14:textId="77777777" w:rsidR="008D387C" w:rsidRDefault="008D387C" w:rsidP="002C26E8"/>
                          <w:p w14:paraId="2536DA0F" w14:textId="77777777" w:rsidR="008D387C" w:rsidRDefault="008D387C" w:rsidP="002C26E8"/>
                          <w:p w14:paraId="44582706" w14:textId="77777777" w:rsidR="008D387C" w:rsidRDefault="008D387C" w:rsidP="002C26E8"/>
                          <w:p w14:paraId="04DDE627" w14:textId="77777777" w:rsidR="008D387C" w:rsidRDefault="008D387C" w:rsidP="002C26E8"/>
                          <w:p w14:paraId="4FD318E5" w14:textId="77777777" w:rsidR="008D387C" w:rsidRDefault="008D387C" w:rsidP="002C2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981E0" id="Left Brace 43" o:spid="_x0000_s1064" type="#_x0000_t87" style="position:absolute;left:0;text-align:left;margin-left:0;margin-top:8.3pt;width:26.95pt;height:236.4pt;rotation:-90;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" adj="1829,10813">
                <v:textbox>
                  <w:txbxContent>
                    <w:p w14:paraId="2BAA0332" w14:textId="77777777" w:rsidR="008D387C" w:rsidRDefault="008D387C" w:rsidP="002C26E8"/>
                    <w:p w14:paraId="34494F89" w14:textId="77777777" w:rsidR="008D387C" w:rsidRDefault="008D387C" w:rsidP="002C26E8"/>
                    <w:p w14:paraId="7B7D0159" w14:textId="77777777" w:rsidR="008D387C" w:rsidRDefault="008D387C" w:rsidP="002C26E8"/>
                    <w:p w14:paraId="05A9B796" w14:textId="77777777" w:rsidR="008D387C" w:rsidRDefault="008D387C" w:rsidP="002C26E8"/>
                    <w:p w14:paraId="5AF49988" w14:textId="77777777" w:rsidR="008D387C" w:rsidRDefault="008D387C" w:rsidP="002C26E8"/>
                    <w:p w14:paraId="74B2DE67" w14:textId="77777777" w:rsidR="008D387C" w:rsidRDefault="008D387C" w:rsidP="002C26E8"/>
                    <w:p w14:paraId="0D0B1A1F" w14:textId="77777777" w:rsidR="008D387C" w:rsidRDefault="008D387C" w:rsidP="002C26E8"/>
                    <w:p w14:paraId="7DF5BEBF" w14:textId="77777777" w:rsidR="008D387C" w:rsidRDefault="008D387C" w:rsidP="002C26E8"/>
                    <w:p w14:paraId="57A39B06" w14:textId="77777777" w:rsidR="008D387C" w:rsidRDefault="008D387C" w:rsidP="002C26E8"/>
                    <w:p w14:paraId="3A7F15EA" w14:textId="77777777" w:rsidR="008D387C" w:rsidRDefault="008D387C" w:rsidP="002C26E8"/>
                    <w:p w14:paraId="38787897" w14:textId="77777777" w:rsidR="008D387C" w:rsidRDefault="008D387C" w:rsidP="002C26E8"/>
                    <w:p w14:paraId="00B716BF" w14:textId="77777777" w:rsidR="008D387C" w:rsidRDefault="008D387C" w:rsidP="002C26E8"/>
                    <w:p w14:paraId="0AF0415B" w14:textId="77777777" w:rsidR="008D387C" w:rsidRDefault="008D387C" w:rsidP="002C26E8"/>
                    <w:p w14:paraId="3E07FABB" w14:textId="77777777" w:rsidR="008D387C" w:rsidRDefault="008D387C" w:rsidP="002C26E8"/>
                    <w:p w14:paraId="532A9F87" w14:textId="77777777" w:rsidR="008D387C" w:rsidRDefault="008D387C" w:rsidP="002C26E8"/>
                    <w:p w14:paraId="2536DA0F" w14:textId="77777777" w:rsidR="008D387C" w:rsidRDefault="008D387C" w:rsidP="002C26E8"/>
                    <w:p w14:paraId="44582706" w14:textId="77777777" w:rsidR="008D387C" w:rsidRDefault="008D387C" w:rsidP="002C26E8"/>
                    <w:p w14:paraId="04DDE627" w14:textId="77777777" w:rsidR="008D387C" w:rsidRDefault="008D387C" w:rsidP="002C26E8"/>
                    <w:p w14:paraId="4FD318E5" w14:textId="77777777" w:rsidR="008D387C" w:rsidRDefault="008D387C" w:rsidP="002C26E8"/>
                  </w:txbxContent>
                </v:textbox>
                <w10:wrap anchorx="margin"/>
              </v:shape>
            </w:pict>
          </mc:Fallback>
        </mc:AlternateContent>
      </w:r>
      <w:r w:rsidR="00A91759" w:rsidRPr="00A91759">
        <w:rPr>
          <w:rFonts w:cstheme="minorHAnsi"/>
          <w:sz w:val="24"/>
          <w:szCs w:val="24"/>
        </w:rPr>
        <w:t>The instrument responds to the status request message by sending the same keyword=string pairs that were sent in the open response message. (Refer back to Table 5.) The port and command byte of this transmitted status response message are 1 (NET_CONTROL_PORT) and 2, respectively, the same as the received message</w:t>
      </w:r>
      <w:r w:rsidR="00A91759">
        <w:rPr>
          <w:rFonts w:cstheme="minorHAnsi"/>
          <w:sz w:val="24"/>
          <w:szCs w:val="24"/>
        </w:rPr>
        <w:t>.</w:t>
      </w:r>
    </w:p>
    <w:tbl>
      <w:tblPr>
        <w:tblStyle w:val="TableGrid"/>
        <w:tblW w:w="0" w:type="auto"/>
        <w:jc w:val="center"/>
        <w:tblLook w:val="04A0" w:firstRow="1" w:lastRow="0" w:firstColumn="1" w:lastColumn="0" w:noHBand="0" w:noVBand="1"/>
      </w:tblPr>
      <w:tblGrid>
        <w:gridCol w:w="1185"/>
        <w:gridCol w:w="1186"/>
        <w:gridCol w:w="1185"/>
        <w:gridCol w:w="1186"/>
        <w:gridCol w:w="1186"/>
        <w:gridCol w:w="1166"/>
        <w:gridCol w:w="2256"/>
      </w:tblGrid>
      <w:tr w:rsidR="00430719" w:rsidRPr="00030220" w14:paraId="17F06A17" w14:textId="77777777" w:rsidTr="002C26E8">
        <w:trPr>
          <w:jc w:val="center"/>
        </w:trPr>
        <w:tc>
          <w:tcPr>
            <w:tcW w:w="1185" w:type="dxa"/>
            <w:vAlign w:val="center"/>
          </w:tcPr>
          <w:p w14:paraId="02F4EDE0" w14:textId="77777777" w:rsidR="00430719" w:rsidRPr="00030220" w:rsidRDefault="00430719" w:rsidP="006E444F">
            <w:pPr>
              <w:spacing w:before="120" w:after="120"/>
              <w:ind w:left="288"/>
            </w:pPr>
            <w:r w:rsidRPr="00030220">
              <w:t>a</w:t>
            </w:r>
          </w:p>
        </w:tc>
        <w:tc>
          <w:tcPr>
            <w:tcW w:w="1186" w:type="dxa"/>
            <w:vAlign w:val="center"/>
          </w:tcPr>
          <w:p w14:paraId="095662CD" w14:textId="4F3BA700" w:rsidR="00430719" w:rsidRPr="00030220" w:rsidRDefault="00430719" w:rsidP="006E444F">
            <w:pPr>
              <w:spacing w:before="120" w:after="120"/>
              <w:ind w:left="288"/>
            </w:pPr>
            <w:r w:rsidRPr="00030220">
              <w:t>b</w:t>
            </w:r>
          </w:p>
        </w:tc>
        <w:tc>
          <w:tcPr>
            <w:tcW w:w="1185" w:type="dxa"/>
            <w:vAlign w:val="center"/>
          </w:tcPr>
          <w:p w14:paraId="5218FD55" w14:textId="5CBA8AA5" w:rsidR="00430719" w:rsidRPr="00030220" w:rsidRDefault="00430719" w:rsidP="006E444F">
            <w:pPr>
              <w:spacing w:before="120" w:after="120"/>
              <w:ind w:left="288"/>
            </w:pPr>
            <w:r w:rsidRPr="00030220">
              <w:t>c</w:t>
            </w:r>
          </w:p>
        </w:tc>
        <w:tc>
          <w:tcPr>
            <w:tcW w:w="1186" w:type="dxa"/>
            <w:vAlign w:val="center"/>
          </w:tcPr>
          <w:p w14:paraId="23BB92D1" w14:textId="4A299538" w:rsidR="00430719" w:rsidRPr="00030220" w:rsidRDefault="00430719" w:rsidP="006E444F">
            <w:pPr>
              <w:spacing w:before="120" w:after="120"/>
              <w:ind w:left="288"/>
            </w:pPr>
            <w:r w:rsidRPr="00030220">
              <w:t>d</w:t>
            </w:r>
          </w:p>
        </w:tc>
        <w:tc>
          <w:tcPr>
            <w:tcW w:w="1186" w:type="dxa"/>
            <w:vAlign w:val="center"/>
          </w:tcPr>
          <w:p w14:paraId="6DFC2A86" w14:textId="3D323018" w:rsidR="00430719" w:rsidRPr="00030220" w:rsidRDefault="00430719" w:rsidP="006E444F">
            <w:pPr>
              <w:spacing w:before="120" w:after="120"/>
              <w:ind w:left="288"/>
              <w:jc w:val="center"/>
            </w:pPr>
            <w:r w:rsidRPr="00030220">
              <w:t>1</w:t>
            </w:r>
          </w:p>
        </w:tc>
        <w:tc>
          <w:tcPr>
            <w:tcW w:w="1166" w:type="dxa"/>
            <w:vAlign w:val="center"/>
          </w:tcPr>
          <w:p w14:paraId="7DF84545" w14:textId="4A1BD01B" w:rsidR="00430719" w:rsidRPr="00030220" w:rsidRDefault="00430719" w:rsidP="006E444F">
            <w:pPr>
              <w:spacing w:before="120" w:after="120"/>
              <w:ind w:left="288"/>
              <w:jc w:val="center"/>
            </w:pPr>
            <w:r w:rsidRPr="00030220">
              <w:t>2</w:t>
            </w:r>
          </w:p>
        </w:tc>
        <w:tc>
          <w:tcPr>
            <w:tcW w:w="2256" w:type="dxa"/>
          </w:tcPr>
          <w:p w14:paraId="38866C2A" w14:textId="77777777" w:rsidR="00430719" w:rsidRPr="00030220" w:rsidRDefault="00430719" w:rsidP="006E444F">
            <w:pPr>
              <w:spacing w:before="120" w:after="120"/>
              <w:ind w:left="288"/>
            </w:pPr>
            <w:r w:rsidRPr="00030220">
              <w:t>&lt;keyword=string&gt; pairs</w:t>
            </w:r>
          </w:p>
        </w:tc>
      </w:tr>
    </w:tbl>
    <w:p w14:paraId="2CF64CDB" w14:textId="39A5A01B" w:rsidR="00047C05" w:rsidRDefault="00047C05" w:rsidP="009204EA">
      <w:pPr>
        <w:spacing w:before="120" w:after="120"/>
        <w:ind w:left="288"/>
        <w:rPr>
          <w:rFonts w:cstheme="minorHAnsi"/>
          <w:sz w:val="24"/>
          <w:szCs w:val="24"/>
        </w:rPr>
      </w:pPr>
    </w:p>
    <w:p w14:paraId="2F44C402" w14:textId="7AFBDF39" w:rsidR="00D948ED" w:rsidRDefault="00F32DD1" w:rsidP="009204EA">
      <w:pPr>
        <w:spacing w:before="120" w:after="120"/>
        <w:ind w:left="288"/>
        <w:rPr>
          <w:rFonts w:cstheme="minorHAnsi"/>
          <w:sz w:val="24"/>
          <w:szCs w:val="24"/>
        </w:rPr>
      </w:pPr>
      <w:r w:rsidRPr="002C26E8">
        <w:rPr>
          <w:rFonts w:cstheme="minorHAnsi"/>
          <w:noProof/>
          <w:sz w:val="24"/>
          <w:szCs w:val="24"/>
        </w:rPr>
        <mc:AlternateContent>
          <mc:Choice Requires="wps">
            <w:drawing>
              <wp:anchor distT="0" distB="0" distL="114300" distR="114300" simplePos="0" relativeHeight="251738112" behindDoc="0" locked="0" layoutInCell="1" allowOverlap="1" wp14:anchorId="34E536D3" wp14:editId="091A9303">
                <wp:simplePos x="0" y="0"/>
                <wp:positionH relativeFrom="column">
                  <wp:posOffset>4002046</wp:posOffset>
                </wp:positionH>
                <wp:positionV relativeFrom="paragraph">
                  <wp:posOffset>5853</wp:posOffset>
                </wp:positionV>
                <wp:extent cx="419100" cy="228600"/>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F91D3D" w14:textId="77777777" w:rsidR="008D387C" w:rsidRPr="002C26E8" w:rsidRDefault="008D387C" w:rsidP="002C26E8">
                            <w:pPr>
                              <w:rPr>
                                <w:rFonts w:cstheme="minorHAnsi"/>
                                <w:sz w:val="20"/>
                              </w:rPr>
                            </w:pPr>
                            <w:r w:rsidRPr="002C26E8">
                              <w:rPr>
                                <w:rFonts w:cstheme="minorHAnsi"/>
                                <w:sz w:val="20"/>
                              </w:rPr>
                              <w:t>cmd</w:t>
                            </w:r>
                          </w:p>
                          <w:p w14:paraId="4CE34C54" w14:textId="77777777" w:rsidR="008D387C" w:rsidRDefault="008D387C" w:rsidP="002C2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36D3" id="Text Box 115" o:spid="_x0000_s1065" type="#_x0000_t202" style="position:absolute;left:0;text-align:left;margin-left:315.1pt;margin-top:.45pt;width:33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" stroked="f">
                <v:textbox>
                  <w:txbxContent>
                    <w:p w14:paraId="01F91D3D" w14:textId="77777777" w:rsidR="008D387C" w:rsidRPr="002C26E8" w:rsidRDefault="008D387C" w:rsidP="002C26E8">
                      <w:pPr>
                        <w:rPr>
                          <w:rFonts w:cstheme="minorHAnsi"/>
                          <w:sz w:val="20"/>
                        </w:rPr>
                      </w:pPr>
                      <w:r w:rsidRPr="002C26E8">
                        <w:rPr>
                          <w:rFonts w:cstheme="minorHAnsi"/>
                          <w:sz w:val="20"/>
                        </w:rPr>
                        <w:t>cmd</w:t>
                      </w:r>
                    </w:p>
                    <w:p w14:paraId="4CE34C54" w14:textId="77777777" w:rsidR="008D387C" w:rsidRDefault="008D387C" w:rsidP="002C26E8"/>
                  </w:txbxContent>
                </v:textbox>
              </v:shape>
            </w:pict>
          </mc:Fallback>
        </mc:AlternateContent>
      </w:r>
      <w:r w:rsidRPr="002C26E8">
        <w:rPr>
          <w:rFonts w:cstheme="minorHAnsi"/>
          <w:noProof/>
          <w:sz w:val="24"/>
          <w:szCs w:val="24"/>
        </w:rPr>
        <mc:AlternateContent>
          <mc:Choice Requires="wps">
            <w:drawing>
              <wp:anchor distT="0" distB="0" distL="114300" distR="114300" simplePos="0" relativeHeight="251736064" behindDoc="0" locked="0" layoutInCell="1" allowOverlap="1" wp14:anchorId="68E17A82" wp14:editId="44BD847A">
                <wp:simplePos x="0" y="0"/>
                <wp:positionH relativeFrom="column">
                  <wp:posOffset>3151643</wp:posOffset>
                </wp:positionH>
                <wp:positionV relativeFrom="paragraph">
                  <wp:posOffset>34925</wp:posOffset>
                </wp:positionV>
                <wp:extent cx="533400" cy="247650"/>
                <wp:effectExtent l="0" t="4445"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545295" w14:textId="77777777" w:rsidR="008D387C" w:rsidRPr="002C26E8" w:rsidRDefault="008D387C" w:rsidP="002C26E8">
                            <w:pPr>
                              <w:rPr>
                                <w:rFonts w:cstheme="minorHAnsi"/>
                                <w:sz w:val="20"/>
                              </w:rPr>
                            </w:pPr>
                            <w:r w:rsidRPr="002C26E8">
                              <w:rPr>
                                <w:rFonts w:cstheme="minorHAnsi"/>
                                <w:sz w:val="20"/>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7A82" id="Text Box 114" o:spid="_x0000_s1066" type="#_x0000_t202" style="position:absolute;left:0;text-align:left;margin-left:248.15pt;margin-top:2.75pt;width:42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" stroked="f">
                <v:textbox>
                  <w:txbxContent>
                    <w:p w14:paraId="57545295" w14:textId="77777777" w:rsidR="008D387C" w:rsidRPr="002C26E8" w:rsidRDefault="008D387C" w:rsidP="002C26E8">
                      <w:pPr>
                        <w:rPr>
                          <w:rFonts w:cstheme="minorHAnsi"/>
                          <w:sz w:val="20"/>
                        </w:rPr>
                      </w:pPr>
                      <w:r w:rsidRPr="002C26E8">
                        <w:rPr>
                          <w:rFonts w:cstheme="minorHAnsi"/>
                          <w:sz w:val="20"/>
                        </w:rPr>
                        <w:t>port</w:t>
                      </w:r>
                    </w:p>
                  </w:txbxContent>
                </v:textbox>
              </v:shape>
            </w:pict>
          </mc:Fallback>
        </mc:AlternateContent>
      </w:r>
      <w:r w:rsidRPr="002C26E8">
        <w:rPr>
          <w:rFonts w:cstheme="minorHAnsi"/>
          <w:noProof/>
          <w:sz w:val="24"/>
          <w:szCs w:val="24"/>
        </w:rPr>
        <mc:AlternateContent>
          <mc:Choice Requires="wps">
            <w:drawing>
              <wp:anchor distT="0" distB="0" distL="114300" distR="114300" simplePos="0" relativeHeight="251735040" behindDoc="0" locked="0" layoutInCell="1" allowOverlap="1" wp14:anchorId="4A200821" wp14:editId="6EFDF524">
                <wp:simplePos x="0" y="0"/>
                <wp:positionH relativeFrom="column">
                  <wp:posOffset>976934</wp:posOffset>
                </wp:positionH>
                <wp:positionV relativeFrom="paragraph">
                  <wp:posOffset>56432</wp:posOffset>
                </wp:positionV>
                <wp:extent cx="1066800" cy="266700"/>
                <wp:effectExtent l="0" t="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71C5" w14:textId="77777777" w:rsidR="008D387C" w:rsidRPr="002C26E8" w:rsidRDefault="008D387C" w:rsidP="002C26E8">
                            <w:pPr>
                              <w:rPr>
                                <w:rFonts w:cstheme="minorHAnsi"/>
                                <w:sz w:val="20"/>
                              </w:rPr>
                            </w:pPr>
                            <w:r w:rsidRPr="002C26E8">
                              <w:rPr>
                                <w:rFonts w:cstheme="minorHAnsi"/>
                                <w:sz w:val="20"/>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00821" id="Text Box 109" o:spid="_x0000_s1067" type="#_x0000_t202" style="position:absolute;left:0;text-align:left;margin-left:76.9pt;margin-top:4.45pt;width:84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" stroked="f">
                <v:textbox>
                  <w:txbxContent>
                    <w:p w14:paraId="322471C5" w14:textId="77777777" w:rsidR="008D387C" w:rsidRPr="002C26E8" w:rsidRDefault="008D387C" w:rsidP="002C26E8">
                      <w:pPr>
                        <w:rPr>
                          <w:rFonts w:cstheme="minorHAnsi"/>
                          <w:sz w:val="20"/>
                        </w:rPr>
                      </w:pPr>
                      <w:r w:rsidRPr="002C26E8">
                        <w:rPr>
                          <w:rFonts w:cstheme="minorHAnsi"/>
                          <w:sz w:val="20"/>
                        </w:rPr>
                        <w:t>sequenceNum</w:t>
                      </w:r>
                    </w:p>
                  </w:txbxContent>
                </v:textbox>
              </v:shape>
            </w:pict>
          </mc:Fallback>
        </mc:AlternateContent>
      </w:r>
    </w:p>
    <w:p w14:paraId="7FDAA2DF" w14:textId="2CA8FCD3" w:rsidR="00D948ED" w:rsidRDefault="00F32DD1" w:rsidP="009204EA">
      <w:pPr>
        <w:spacing w:before="120" w:after="120"/>
        <w:ind w:left="288"/>
        <w:rPr>
          <w:rFonts w:cstheme="minorHAnsi"/>
          <w:sz w:val="24"/>
          <w:szCs w:val="24"/>
        </w:rPr>
      </w:pPr>
      <w:r w:rsidRPr="002C26E8">
        <w:rPr>
          <w:rFonts w:cstheme="minorHAnsi"/>
          <w:noProof/>
          <w:sz w:val="24"/>
          <w:szCs w:val="24"/>
        </w:rPr>
        <mc:AlternateContent>
          <mc:Choice Requires="wps">
            <w:drawing>
              <wp:anchor distT="0" distB="0" distL="114300" distR="114300" simplePos="0" relativeHeight="251737088" behindDoc="0" locked="0" layoutInCell="1" allowOverlap="1" wp14:anchorId="1CF395E5" wp14:editId="677B6DDA">
                <wp:simplePos x="0" y="0"/>
                <wp:positionH relativeFrom="column">
                  <wp:posOffset>4590111</wp:posOffset>
                </wp:positionH>
                <wp:positionV relativeFrom="paragraph">
                  <wp:posOffset>162340</wp:posOffset>
                </wp:positionV>
                <wp:extent cx="523875" cy="314325"/>
                <wp:effectExtent l="0" t="4445"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8F1E9" w14:textId="77777777" w:rsidR="008D387C" w:rsidRPr="002C26E8" w:rsidRDefault="008D387C" w:rsidP="002C26E8">
                            <w:pPr>
                              <w:rPr>
                                <w:rFonts w:cstheme="minorHAnsi"/>
                                <w:sz w:val="20"/>
                              </w:rPr>
                            </w:pPr>
                            <w:r w:rsidRPr="002C26E8">
                              <w:rPr>
                                <w:rFonts w:cstheme="minorHAnsi"/>
                                <w:sz w:val="20"/>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395E5" id="Text Box 108" o:spid="_x0000_s1068" type="#_x0000_t202" style="position:absolute;left:0;text-align:left;margin-left:361.45pt;margin-top:12.8pt;width:41.25pt;height:2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" stroked="f">
                <v:textbox>
                  <w:txbxContent>
                    <w:p w14:paraId="3298F1E9" w14:textId="77777777" w:rsidR="008D387C" w:rsidRPr="002C26E8" w:rsidRDefault="008D387C" w:rsidP="002C26E8">
                      <w:pPr>
                        <w:rPr>
                          <w:rFonts w:cstheme="minorHAnsi"/>
                          <w:sz w:val="20"/>
                        </w:rPr>
                      </w:pPr>
                      <w:r w:rsidRPr="002C26E8">
                        <w:rPr>
                          <w:rFonts w:cstheme="minorHAnsi"/>
                          <w:sz w:val="20"/>
                        </w:rPr>
                        <w:t>data</w:t>
                      </w:r>
                    </w:p>
                  </w:txbxContent>
                </v:textbox>
              </v:shape>
            </w:pict>
          </mc:Fallback>
        </mc:AlternateContent>
      </w:r>
    </w:p>
    <w:p w14:paraId="39462A83" w14:textId="6C763C8C" w:rsidR="00E65292" w:rsidRDefault="00E65292" w:rsidP="002244F4">
      <w:pPr>
        <w:pStyle w:val="Heading1"/>
        <w:numPr>
          <w:ilvl w:val="1"/>
          <w:numId w:val="27"/>
        </w:numPr>
        <w:rPr>
          <w:b/>
          <w:bCs/>
          <w:color w:val="auto"/>
          <w:sz w:val="28"/>
          <w:szCs w:val="28"/>
        </w:rPr>
      </w:pPr>
      <w:bookmarkStart w:id="32" w:name="_Toc58258138"/>
      <w:r>
        <w:rPr>
          <w:b/>
          <w:bCs/>
          <w:color w:val="auto"/>
          <w:sz w:val="28"/>
          <w:szCs w:val="28"/>
        </w:rPr>
        <w:t>Processing</w:t>
      </w:r>
      <w:r w:rsidR="00F32DD1">
        <w:rPr>
          <w:b/>
          <w:bCs/>
          <w:color w:val="auto"/>
          <w:sz w:val="28"/>
          <w:szCs w:val="28"/>
        </w:rPr>
        <w:t xml:space="preserve"> Input </w:t>
      </w:r>
      <w:r w:rsidR="00F32DD1" w:rsidRPr="00F32DD1">
        <w:rPr>
          <w:b/>
          <w:bCs/>
          <w:i/>
          <w:iCs/>
          <w:color w:val="auto"/>
          <w:sz w:val="28"/>
          <w:szCs w:val="28"/>
        </w:rPr>
        <w:t>command</w:t>
      </w:r>
      <w:r w:rsidR="00F32DD1">
        <w:rPr>
          <w:b/>
          <w:bCs/>
          <w:color w:val="auto"/>
          <w:sz w:val="28"/>
          <w:szCs w:val="28"/>
        </w:rPr>
        <w:t xml:space="preserve"> Messages</w:t>
      </w:r>
      <w:bookmarkEnd w:id="32"/>
    </w:p>
    <w:p w14:paraId="74F7E91C" w14:textId="03DC7FFF" w:rsidR="00D948ED" w:rsidRPr="00E6433E" w:rsidRDefault="003F59BD" w:rsidP="00E6433E">
      <w:pPr>
        <w:pStyle w:val="Body1"/>
        <w:rPr>
          <w:rFonts w:asciiTheme="minorHAnsi" w:hAnsiTheme="minorHAnsi" w:cstheme="minorHAnsi"/>
        </w:rPr>
      </w:pPr>
      <w:r w:rsidRPr="00A431FD">
        <w:rPr>
          <w:noProof/>
        </w:rPr>
        <mc:AlternateContent>
          <mc:Choice Requires="wps">
            <w:drawing>
              <wp:anchor distT="0" distB="0" distL="114300" distR="114300" simplePos="0" relativeHeight="251756544" behindDoc="0" locked="0" layoutInCell="1" allowOverlap="1" wp14:anchorId="253BA061" wp14:editId="3D27046C">
                <wp:simplePos x="0" y="0"/>
                <wp:positionH relativeFrom="margin">
                  <wp:posOffset>1707336</wp:posOffset>
                </wp:positionH>
                <wp:positionV relativeFrom="paragraph">
                  <wp:posOffset>78797</wp:posOffset>
                </wp:positionV>
                <wp:extent cx="342265" cy="3002586"/>
                <wp:effectExtent l="3493" t="0" r="23177" b="23178"/>
                <wp:wrapNone/>
                <wp:docPr id="55" name="Left Brac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42265" cy="3002586"/>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71259C8" w14:textId="77777777" w:rsidR="008D387C" w:rsidRDefault="008D387C" w:rsidP="003F59BD"/>
                          <w:p w14:paraId="260B350F" w14:textId="77777777" w:rsidR="008D387C" w:rsidRDefault="008D387C" w:rsidP="003F59BD"/>
                          <w:p w14:paraId="16FF4D67" w14:textId="77777777" w:rsidR="008D387C" w:rsidRDefault="008D387C" w:rsidP="003F59BD"/>
                          <w:p w14:paraId="5B4930CC" w14:textId="77777777" w:rsidR="008D387C" w:rsidRDefault="008D387C" w:rsidP="003F59BD"/>
                          <w:p w14:paraId="21E1EDC9" w14:textId="77777777" w:rsidR="008D387C" w:rsidRDefault="008D387C" w:rsidP="003F59BD"/>
                          <w:p w14:paraId="736BEC2B" w14:textId="77777777" w:rsidR="008D387C" w:rsidRDefault="008D387C" w:rsidP="003F59BD"/>
                          <w:p w14:paraId="0E5017A6" w14:textId="77777777" w:rsidR="008D387C" w:rsidRDefault="008D387C" w:rsidP="003F59BD"/>
                          <w:p w14:paraId="31A7EFAE" w14:textId="77777777" w:rsidR="008D387C" w:rsidRDefault="008D387C" w:rsidP="003F59BD"/>
                          <w:p w14:paraId="12A2BEC7" w14:textId="77777777" w:rsidR="008D387C" w:rsidRDefault="008D387C" w:rsidP="003F59BD"/>
                          <w:p w14:paraId="087DA699" w14:textId="77777777" w:rsidR="008D387C" w:rsidRDefault="008D387C" w:rsidP="003F59BD"/>
                          <w:p w14:paraId="576CE7F0" w14:textId="77777777" w:rsidR="008D387C" w:rsidRDefault="008D387C" w:rsidP="003F59BD"/>
                          <w:p w14:paraId="080AD069" w14:textId="77777777" w:rsidR="008D387C" w:rsidRDefault="008D387C" w:rsidP="003F59BD"/>
                          <w:p w14:paraId="21EA070A" w14:textId="77777777" w:rsidR="008D387C" w:rsidRDefault="008D387C" w:rsidP="003F59BD"/>
                          <w:p w14:paraId="2A1CDBA2" w14:textId="77777777" w:rsidR="008D387C" w:rsidRDefault="008D387C" w:rsidP="003F59BD"/>
                          <w:p w14:paraId="302296E4" w14:textId="77777777" w:rsidR="008D387C" w:rsidRDefault="008D387C" w:rsidP="003F59BD"/>
                          <w:p w14:paraId="3A0375C8" w14:textId="77777777" w:rsidR="008D387C" w:rsidRDefault="008D387C" w:rsidP="003F59BD"/>
                          <w:p w14:paraId="31CA420A" w14:textId="77777777" w:rsidR="008D387C" w:rsidRDefault="008D387C" w:rsidP="003F59BD"/>
                          <w:p w14:paraId="37543EF1" w14:textId="77777777" w:rsidR="008D387C" w:rsidRDefault="008D387C" w:rsidP="003F59BD"/>
                          <w:p w14:paraId="35FF7E11" w14:textId="77777777" w:rsidR="008D387C" w:rsidRDefault="008D387C" w:rsidP="003F5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BA061" id="Left Brace 55" o:spid="_x0000_s1069" type="#_x0000_t87" style="position:absolute;margin-left:134.45pt;margin-top:6.2pt;width:26.95pt;height:236.4pt;rotation:-90;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" adj="1829,10813">
                <v:textbox>
                  <w:txbxContent>
                    <w:p w14:paraId="471259C8" w14:textId="77777777" w:rsidR="008D387C" w:rsidRDefault="008D387C" w:rsidP="003F59BD"/>
                    <w:p w14:paraId="260B350F" w14:textId="77777777" w:rsidR="008D387C" w:rsidRDefault="008D387C" w:rsidP="003F59BD"/>
                    <w:p w14:paraId="16FF4D67" w14:textId="77777777" w:rsidR="008D387C" w:rsidRDefault="008D387C" w:rsidP="003F59BD"/>
                    <w:p w14:paraId="5B4930CC" w14:textId="77777777" w:rsidR="008D387C" w:rsidRDefault="008D387C" w:rsidP="003F59BD"/>
                    <w:p w14:paraId="21E1EDC9" w14:textId="77777777" w:rsidR="008D387C" w:rsidRDefault="008D387C" w:rsidP="003F59BD"/>
                    <w:p w14:paraId="736BEC2B" w14:textId="77777777" w:rsidR="008D387C" w:rsidRDefault="008D387C" w:rsidP="003F59BD"/>
                    <w:p w14:paraId="0E5017A6" w14:textId="77777777" w:rsidR="008D387C" w:rsidRDefault="008D387C" w:rsidP="003F59BD"/>
                    <w:p w14:paraId="31A7EFAE" w14:textId="77777777" w:rsidR="008D387C" w:rsidRDefault="008D387C" w:rsidP="003F59BD"/>
                    <w:p w14:paraId="12A2BEC7" w14:textId="77777777" w:rsidR="008D387C" w:rsidRDefault="008D387C" w:rsidP="003F59BD"/>
                    <w:p w14:paraId="087DA699" w14:textId="77777777" w:rsidR="008D387C" w:rsidRDefault="008D387C" w:rsidP="003F59BD"/>
                    <w:p w14:paraId="576CE7F0" w14:textId="77777777" w:rsidR="008D387C" w:rsidRDefault="008D387C" w:rsidP="003F59BD"/>
                    <w:p w14:paraId="080AD069" w14:textId="77777777" w:rsidR="008D387C" w:rsidRDefault="008D387C" w:rsidP="003F59BD"/>
                    <w:p w14:paraId="21EA070A" w14:textId="77777777" w:rsidR="008D387C" w:rsidRDefault="008D387C" w:rsidP="003F59BD"/>
                    <w:p w14:paraId="2A1CDBA2" w14:textId="77777777" w:rsidR="008D387C" w:rsidRDefault="008D387C" w:rsidP="003F59BD"/>
                    <w:p w14:paraId="302296E4" w14:textId="77777777" w:rsidR="008D387C" w:rsidRDefault="008D387C" w:rsidP="003F59BD"/>
                    <w:p w14:paraId="3A0375C8" w14:textId="77777777" w:rsidR="008D387C" w:rsidRDefault="008D387C" w:rsidP="003F59BD"/>
                    <w:p w14:paraId="31CA420A" w14:textId="77777777" w:rsidR="008D387C" w:rsidRDefault="008D387C" w:rsidP="003F59BD"/>
                    <w:p w14:paraId="37543EF1" w14:textId="77777777" w:rsidR="008D387C" w:rsidRDefault="008D387C" w:rsidP="003F59BD"/>
                    <w:p w14:paraId="35FF7E11" w14:textId="77777777" w:rsidR="008D387C" w:rsidRDefault="008D387C" w:rsidP="003F59BD"/>
                  </w:txbxContent>
                </v:textbox>
                <w10:wrap anchorx="margin"/>
              </v:shape>
            </w:pict>
          </mc:Fallback>
        </mc:AlternateContent>
      </w:r>
      <w:r w:rsidR="00E6433E" w:rsidRPr="00E6433E">
        <w:rPr>
          <w:rFonts w:asciiTheme="minorHAnsi" w:hAnsiTheme="minorHAnsi" w:cstheme="minorHAnsi"/>
        </w:rPr>
        <w:t xml:space="preserve">A </w:t>
      </w:r>
      <w:r w:rsidR="00E6433E" w:rsidRPr="00E6433E">
        <w:rPr>
          <w:rFonts w:asciiTheme="minorHAnsi" w:hAnsiTheme="minorHAnsi" w:cstheme="minorHAnsi"/>
          <w:i/>
        </w:rPr>
        <w:t>command</w:t>
      </w:r>
      <w:r w:rsidR="00E6433E" w:rsidRPr="00E6433E">
        <w:rPr>
          <w:rFonts w:asciiTheme="minorHAnsi" w:hAnsiTheme="minorHAnsi" w:cstheme="minorHAnsi"/>
        </w:rPr>
        <w:t xml:space="preserve"> message is an unsolicited, non-control message received on the serial port. The body of a </w:t>
      </w:r>
      <w:r w:rsidR="00E6433E" w:rsidRPr="00E6433E">
        <w:rPr>
          <w:rFonts w:asciiTheme="minorHAnsi" w:hAnsiTheme="minorHAnsi" w:cstheme="minorHAnsi"/>
          <w:i/>
        </w:rPr>
        <w:t>command</w:t>
      </w:r>
      <w:r w:rsidR="00E6433E" w:rsidRPr="00E6433E">
        <w:rPr>
          <w:rFonts w:asciiTheme="minorHAnsi" w:hAnsiTheme="minorHAnsi" w:cstheme="minorHAnsi"/>
        </w:rPr>
        <w:t xml:space="preserve"> message uses port 5 (NET_COMMAND_PORT) and its data field contains a command string</w:t>
      </w:r>
      <w:r w:rsidR="00E6433E">
        <w:rPr>
          <w:rFonts w:asciiTheme="minorHAnsi" w:hAnsiTheme="minorHAnsi" w:cstheme="minorHAnsi"/>
        </w:rPr>
        <w:t>.</w:t>
      </w:r>
    </w:p>
    <w:p w14:paraId="1CE7CE01" w14:textId="0F7C43E3" w:rsidR="0026427A" w:rsidRPr="00783DA1" w:rsidRDefault="003F59BD" w:rsidP="0026427A">
      <w:pPr>
        <w:spacing w:before="120" w:after="120"/>
        <w:ind w:left="288"/>
      </w:pPr>
      <w:r w:rsidRPr="00A431FD">
        <w:rPr>
          <w:noProof/>
        </w:rPr>
        <mc:AlternateContent>
          <mc:Choice Requires="wps">
            <w:drawing>
              <wp:anchor distT="0" distB="0" distL="114300" distR="114300" simplePos="0" relativeHeight="251758592" behindDoc="0" locked="0" layoutInCell="1" allowOverlap="1" wp14:anchorId="64DB6900" wp14:editId="4D862348">
                <wp:simplePos x="0" y="0"/>
                <wp:positionH relativeFrom="column">
                  <wp:posOffset>3626352</wp:posOffset>
                </wp:positionH>
                <wp:positionV relativeFrom="paragraph">
                  <wp:posOffset>490802</wp:posOffset>
                </wp:positionV>
                <wp:extent cx="238125" cy="704850"/>
                <wp:effectExtent l="0" t="4762" r="23812" b="23813"/>
                <wp:wrapNone/>
                <wp:docPr id="56" name="Left Brac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70485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958F286" w14:textId="77777777" w:rsidR="008D387C" w:rsidRDefault="008D387C" w:rsidP="003F59BD"/>
                          <w:p w14:paraId="745CD8F7" w14:textId="77777777" w:rsidR="008D387C" w:rsidRDefault="008D387C" w:rsidP="003F59BD"/>
                          <w:p w14:paraId="28FC7737" w14:textId="77777777" w:rsidR="008D387C" w:rsidRDefault="008D387C" w:rsidP="003F59BD"/>
                          <w:p w14:paraId="787639A4" w14:textId="77777777" w:rsidR="008D387C" w:rsidRDefault="008D387C" w:rsidP="003F59BD"/>
                          <w:p w14:paraId="6A8E3F6A" w14:textId="77777777" w:rsidR="008D387C" w:rsidRDefault="008D387C" w:rsidP="003F59BD"/>
                          <w:p w14:paraId="6E23A2A4" w14:textId="77777777" w:rsidR="008D387C" w:rsidRDefault="008D387C" w:rsidP="003F5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B6900" id="Left Brace 56" o:spid="_x0000_s1070" type="#_x0000_t87" style="position:absolute;left:0;text-align:left;margin-left:285.55pt;margin-top:38.65pt;width:18.75pt;height:55.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" adj="2068,10813">
                <v:textbox>
                  <w:txbxContent>
                    <w:p w14:paraId="4958F286" w14:textId="77777777" w:rsidR="008D387C" w:rsidRDefault="008D387C" w:rsidP="003F59BD"/>
                    <w:p w14:paraId="745CD8F7" w14:textId="77777777" w:rsidR="008D387C" w:rsidRDefault="008D387C" w:rsidP="003F59BD"/>
                    <w:p w14:paraId="28FC7737" w14:textId="77777777" w:rsidR="008D387C" w:rsidRDefault="008D387C" w:rsidP="003F59BD"/>
                    <w:p w14:paraId="787639A4" w14:textId="77777777" w:rsidR="008D387C" w:rsidRDefault="008D387C" w:rsidP="003F59BD"/>
                    <w:p w14:paraId="6A8E3F6A" w14:textId="77777777" w:rsidR="008D387C" w:rsidRDefault="008D387C" w:rsidP="003F59BD"/>
                    <w:p w14:paraId="6E23A2A4" w14:textId="77777777" w:rsidR="008D387C" w:rsidRDefault="008D387C" w:rsidP="003F59BD"/>
                  </w:txbxContent>
                </v:textbox>
              </v:shape>
            </w:pict>
          </mc:Fallback>
        </mc:AlternateContent>
      </w:r>
    </w:p>
    <w:tbl>
      <w:tblPr>
        <w:tblStyle w:val="TableGrid"/>
        <w:tblW w:w="0" w:type="auto"/>
        <w:jc w:val="center"/>
        <w:tblLook w:val="04A0" w:firstRow="1" w:lastRow="0" w:firstColumn="1" w:lastColumn="0" w:noHBand="0" w:noVBand="1"/>
      </w:tblPr>
      <w:tblGrid>
        <w:gridCol w:w="1222"/>
        <w:gridCol w:w="1222"/>
        <w:gridCol w:w="1222"/>
        <w:gridCol w:w="1222"/>
        <w:gridCol w:w="1222"/>
        <w:gridCol w:w="2421"/>
      </w:tblGrid>
      <w:tr w:rsidR="0026427A" w:rsidRPr="00783DA1" w14:paraId="6130C7B9" w14:textId="77777777" w:rsidTr="006E444F">
        <w:trPr>
          <w:trHeight w:val="620"/>
          <w:jc w:val="center"/>
        </w:trPr>
        <w:tc>
          <w:tcPr>
            <w:tcW w:w="1222" w:type="dxa"/>
            <w:vAlign w:val="center"/>
          </w:tcPr>
          <w:p w14:paraId="03D6AF05" w14:textId="5A821557" w:rsidR="0026427A" w:rsidRPr="00783DA1" w:rsidRDefault="0026427A" w:rsidP="006E444F">
            <w:pPr>
              <w:spacing w:before="120" w:after="120"/>
              <w:ind w:left="288"/>
            </w:pPr>
            <w:r w:rsidRPr="00783DA1">
              <w:t>a</w:t>
            </w:r>
          </w:p>
        </w:tc>
        <w:tc>
          <w:tcPr>
            <w:tcW w:w="1222" w:type="dxa"/>
            <w:vAlign w:val="center"/>
          </w:tcPr>
          <w:p w14:paraId="5E04FE33" w14:textId="77777777" w:rsidR="0026427A" w:rsidRPr="00783DA1" w:rsidRDefault="0026427A" w:rsidP="006E444F">
            <w:pPr>
              <w:spacing w:before="120" w:after="120"/>
              <w:ind w:left="288"/>
            </w:pPr>
            <w:r w:rsidRPr="00783DA1">
              <w:t>b</w:t>
            </w:r>
          </w:p>
        </w:tc>
        <w:tc>
          <w:tcPr>
            <w:tcW w:w="1222" w:type="dxa"/>
            <w:vAlign w:val="center"/>
          </w:tcPr>
          <w:p w14:paraId="0098CAE4" w14:textId="77777777" w:rsidR="0026427A" w:rsidRPr="00783DA1" w:rsidRDefault="0026427A" w:rsidP="006E444F">
            <w:pPr>
              <w:spacing w:before="120" w:after="120"/>
              <w:ind w:left="288"/>
            </w:pPr>
            <w:r w:rsidRPr="00783DA1">
              <w:t>c</w:t>
            </w:r>
          </w:p>
        </w:tc>
        <w:tc>
          <w:tcPr>
            <w:tcW w:w="1222" w:type="dxa"/>
            <w:vAlign w:val="center"/>
          </w:tcPr>
          <w:p w14:paraId="00AC3093" w14:textId="77777777" w:rsidR="0026427A" w:rsidRPr="00783DA1" w:rsidRDefault="0026427A" w:rsidP="006E444F">
            <w:pPr>
              <w:spacing w:before="120" w:after="120"/>
              <w:ind w:left="288"/>
            </w:pPr>
            <w:r w:rsidRPr="00783DA1">
              <w:t>d</w:t>
            </w:r>
          </w:p>
        </w:tc>
        <w:tc>
          <w:tcPr>
            <w:tcW w:w="1222" w:type="dxa"/>
            <w:vAlign w:val="center"/>
          </w:tcPr>
          <w:p w14:paraId="68D01D2A" w14:textId="77777777" w:rsidR="0026427A" w:rsidRPr="00783DA1" w:rsidRDefault="0026427A" w:rsidP="006E444F">
            <w:pPr>
              <w:spacing w:before="120" w:after="120"/>
              <w:ind w:left="288"/>
            </w:pPr>
            <w:r w:rsidRPr="00783DA1">
              <w:t>5</w:t>
            </w:r>
          </w:p>
        </w:tc>
        <w:tc>
          <w:tcPr>
            <w:tcW w:w="2421" w:type="dxa"/>
            <w:vAlign w:val="center"/>
          </w:tcPr>
          <w:p w14:paraId="12FBCE94" w14:textId="6B6C47A0" w:rsidR="0026427A" w:rsidRPr="00783DA1" w:rsidRDefault="009B4367" w:rsidP="006E444F">
            <w:pPr>
              <w:spacing w:before="120" w:after="120"/>
              <w:ind w:left="288"/>
            </w:pPr>
            <w:r w:rsidRPr="00A431FD">
              <w:rPr>
                <w:noProof/>
              </w:rPr>
              <mc:AlternateContent>
                <mc:Choice Requires="wps">
                  <w:drawing>
                    <wp:anchor distT="0" distB="0" distL="114300" distR="114300" simplePos="0" relativeHeight="251760640" behindDoc="0" locked="0" layoutInCell="1" allowOverlap="1" wp14:anchorId="3BE63AB2" wp14:editId="24814461">
                      <wp:simplePos x="0" y="0"/>
                      <wp:positionH relativeFrom="column">
                        <wp:posOffset>584835</wp:posOffset>
                      </wp:positionH>
                      <wp:positionV relativeFrom="paragraph">
                        <wp:posOffset>-189865</wp:posOffset>
                      </wp:positionV>
                      <wp:extent cx="238125" cy="1478280"/>
                      <wp:effectExtent l="8573" t="0" r="18097" b="18098"/>
                      <wp:wrapNone/>
                      <wp:docPr id="57" name="Left Brac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38125" cy="1478280"/>
                              </a:xfrm>
                              <a:prstGeom prst="leftBrace">
                                <a:avLst>
                                  <a:gd name="adj1" fmla="val 2833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D5F0E7B" w14:textId="77777777" w:rsidR="008D387C" w:rsidRDefault="008D387C" w:rsidP="003F59BD"/>
                                <w:p w14:paraId="72BB6FAE" w14:textId="77777777" w:rsidR="008D387C" w:rsidRDefault="008D387C" w:rsidP="003F59BD"/>
                                <w:p w14:paraId="1BB84EBD" w14:textId="77777777" w:rsidR="008D387C" w:rsidRDefault="008D387C" w:rsidP="003F59BD"/>
                                <w:p w14:paraId="08B16B20" w14:textId="77777777" w:rsidR="008D387C" w:rsidRDefault="008D387C" w:rsidP="003F59BD"/>
                                <w:p w14:paraId="19676286" w14:textId="77777777" w:rsidR="008D387C" w:rsidRDefault="008D387C" w:rsidP="003F59BD"/>
                                <w:p w14:paraId="2E3B757D" w14:textId="77777777" w:rsidR="008D387C" w:rsidRDefault="008D387C" w:rsidP="003F5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63AB2" id="Left Brace 57" o:spid="_x0000_s1071" type="#_x0000_t87" style="position:absolute;left:0;text-align:left;margin-left:46.05pt;margin-top:-14.95pt;width:18.75pt;height:116.4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" adj="986,10813">
                      <v:textbox>
                        <w:txbxContent>
                          <w:p w14:paraId="6D5F0E7B" w14:textId="77777777" w:rsidR="008D387C" w:rsidRDefault="008D387C" w:rsidP="003F59BD"/>
                          <w:p w14:paraId="72BB6FAE" w14:textId="77777777" w:rsidR="008D387C" w:rsidRDefault="008D387C" w:rsidP="003F59BD"/>
                          <w:p w14:paraId="1BB84EBD" w14:textId="77777777" w:rsidR="008D387C" w:rsidRDefault="008D387C" w:rsidP="003F59BD"/>
                          <w:p w14:paraId="08B16B20" w14:textId="77777777" w:rsidR="008D387C" w:rsidRDefault="008D387C" w:rsidP="003F59BD"/>
                          <w:p w14:paraId="19676286" w14:textId="77777777" w:rsidR="008D387C" w:rsidRDefault="008D387C" w:rsidP="003F59BD"/>
                          <w:p w14:paraId="2E3B757D" w14:textId="77777777" w:rsidR="008D387C" w:rsidRDefault="008D387C" w:rsidP="003F59BD"/>
                        </w:txbxContent>
                      </v:textbox>
                    </v:shape>
                  </w:pict>
                </mc:Fallback>
              </mc:AlternateContent>
            </w:r>
            <w:r w:rsidR="0026427A" w:rsidRPr="00783DA1">
              <w:t>&lt;</w:t>
            </w:r>
            <w:proofErr w:type="spellStart"/>
            <w:r w:rsidR="0026427A" w:rsidRPr="00783DA1">
              <w:t>command_string</w:t>
            </w:r>
            <w:proofErr w:type="spellEnd"/>
            <w:r w:rsidR="0026427A" w:rsidRPr="00783DA1">
              <w:t>&gt;</w:t>
            </w:r>
          </w:p>
        </w:tc>
      </w:tr>
    </w:tbl>
    <w:p w14:paraId="276AFABF" w14:textId="39274FD7" w:rsidR="0026427A" w:rsidRPr="00783DA1" w:rsidRDefault="0026427A" w:rsidP="0026427A">
      <w:pPr>
        <w:spacing w:before="120" w:after="120"/>
        <w:ind w:left="288"/>
      </w:pPr>
    </w:p>
    <w:p w14:paraId="4E223280" w14:textId="4153684B" w:rsidR="0026427A" w:rsidRPr="00783DA1" w:rsidRDefault="009B4367" w:rsidP="0026427A">
      <w:pPr>
        <w:spacing w:before="120" w:after="120"/>
        <w:ind w:left="288"/>
      </w:pPr>
      <w:r w:rsidRPr="00783DA1">
        <w:rPr>
          <w:noProof/>
        </w:rPr>
        <mc:AlternateContent>
          <mc:Choice Requires="wps">
            <w:drawing>
              <wp:anchor distT="0" distB="0" distL="114300" distR="114300" simplePos="0" relativeHeight="251754496" behindDoc="0" locked="0" layoutInCell="1" allowOverlap="1" wp14:anchorId="200CA0D3" wp14:editId="7E482C19">
                <wp:simplePos x="0" y="0"/>
                <wp:positionH relativeFrom="column">
                  <wp:posOffset>4622645</wp:posOffset>
                </wp:positionH>
                <wp:positionV relativeFrom="paragraph">
                  <wp:posOffset>12143</wp:posOffset>
                </wp:positionV>
                <wp:extent cx="571500" cy="322580"/>
                <wp:effectExtent l="0" t="0" r="0" b="381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8AD6C" w14:textId="77777777" w:rsidR="008D387C" w:rsidRPr="003F59BD" w:rsidRDefault="008D387C" w:rsidP="0026427A">
                            <w:pPr>
                              <w:rPr>
                                <w:rFonts w:cstheme="minorHAnsi"/>
                                <w:sz w:val="20"/>
                              </w:rPr>
                            </w:pPr>
                            <w:r w:rsidRPr="003F59BD">
                              <w:rPr>
                                <w:rFonts w:cstheme="minorHAnsi"/>
                                <w:sz w:val="20"/>
                              </w:rPr>
                              <w:t>data</w:t>
                            </w:r>
                          </w:p>
                          <w:p w14:paraId="0DC1DB55" w14:textId="77777777" w:rsidR="008D387C" w:rsidRDefault="008D387C" w:rsidP="002642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CA0D3" id="Text Box 126" o:spid="_x0000_s1072" type="#_x0000_t202" style="position:absolute;left:0;text-align:left;margin-left:364pt;margin-top:.95pt;width:45pt;height:25.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" stroked="f">
                <v:textbox>
                  <w:txbxContent>
                    <w:p w14:paraId="4018AD6C" w14:textId="77777777" w:rsidR="008D387C" w:rsidRPr="003F59BD" w:rsidRDefault="008D387C" w:rsidP="0026427A">
                      <w:pPr>
                        <w:rPr>
                          <w:rFonts w:cstheme="minorHAnsi"/>
                          <w:sz w:val="20"/>
                        </w:rPr>
                      </w:pPr>
                      <w:r w:rsidRPr="003F59BD">
                        <w:rPr>
                          <w:rFonts w:cstheme="minorHAnsi"/>
                          <w:sz w:val="20"/>
                        </w:rPr>
                        <w:t>data</w:t>
                      </w:r>
                    </w:p>
                    <w:p w14:paraId="0DC1DB55" w14:textId="77777777" w:rsidR="008D387C" w:rsidRDefault="008D387C" w:rsidP="0026427A"/>
                  </w:txbxContent>
                </v:textbox>
              </v:shape>
            </w:pict>
          </mc:Fallback>
        </mc:AlternateContent>
      </w:r>
      <w:r w:rsidR="003F59BD" w:rsidRPr="00783DA1">
        <w:rPr>
          <w:noProof/>
        </w:rPr>
        <mc:AlternateContent>
          <mc:Choice Requires="wps">
            <w:drawing>
              <wp:anchor distT="0" distB="0" distL="114300" distR="114300" simplePos="0" relativeHeight="251753472" behindDoc="0" locked="0" layoutInCell="1" allowOverlap="1" wp14:anchorId="10F82C6C" wp14:editId="09106588">
                <wp:simplePos x="0" y="0"/>
                <wp:positionH relativeFrom="column">
                  <wp:posOffset>3464545</wp:posOffset>
                </wp:positionH>
                <wp:positionV relativeFrom="paragraph">
                  <wp:posOffset>6799</wp:posOffset>
                </wp:positionV>
                <wp:extent cx="533400" cy="247650"/>
                <wp:effectExtent l="0" t="0" r="0" b="254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B35D31" w14:textId="77777777" w:rsidR="008D387C" w:rsidRPr="003F59BD" w:rsidRDefault="008D387C" w:rsidP="0026427A">
                            <w:pPr>
                              <w:rPr>
                                <w:rFonts w:cstheme="minorHAnsi"/>
                                <w:sz w:val="20"/>
                              </w:rPr>
                            </w:pPr>
                            <w:r w:rsidRPr="003F59BD">
                              <w:rPr>
                                <w:rFonts w:cstheme="minorHAnsi"/>
                                <w:sz w:val="20"/>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82C6C" id="Text Box 125" o:spid="_x0000_s1073" type="#_x0000_t202" style="position:absolute;left:0;text-align:left;margin-left:272.8pt;margin-top:.55pt;width:42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" stroked="f">
                <v:textbox>
                  <w:txbxContent>
                    <w:p w14:paraId="5BB35D31" w14:textId="77777777" w:rsidR="008D387C" w:rsidRPr="003F59BD" w:rsidRDefault="008D387C" w:rsidP="0026427A">
                      <w:pPr>
                        <w:rPr>
                          <w:rFonts w:cstheme="minorHAnsi"/>
                          <w:sz w:val="20"/>
                        </w:rPr>
                      </w:pPr>
                      <w:r w:rsidRPr="003F59BD">
                        <w:rPr>
                          <w:rFonts w:cstheme="minorHAnsi"/>
                          <w:sz w:val="20"/>
                        </w:rPr>
                        <w:t>port</w:t>
                      </w:r>
                    </w:p>
                  </w:txbxContent>
                </v:textbox>
              </v:shape>
            </w:pict>
          </mc:Fallback>
        </mc:AlternateContent>
      </w:r>
      <w:r w:rsidR="0026427A" w:rsidRPr="00783DA1">
        <w:rPr>
          <w:noProof/>
        </w:rPr>
        <mc:AlternateContent>
          <mc:Choice Requires="wps">
            <w:drawing>
              <wp:anchor distT="0" distB="0" distL="114300" distR="114300" simplePos="0" relativeHeight="251752448" behindDoc="0" locked="0" layoutInCell="1" allowOverlap="1" wp14:anchorId="69F3F293" wp14:editId="16D8F6BF">
                <wp:simplePos x="0" y="0"/>
                <wp:positionH relativeFrom="column">
                  <wp:posOffset>1363004</wp:posOffset>
                </wp:positionH>
                <wp:positionV relativeFrom="paragraph">
                  <wp:posOffset>53666</wp:posOffset>
                </wp:positionV>
                <wp:extent cx="1028700" cy="314325"/>
                <wp:effectExtent l="0" t="0" r="0" b="952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2DAA3" w14:textId="77777777" w:rsidR="008D387C" w:rsidRPr="003F59BD" w:rsidRDefault="008D387C" w:rsidP="0026427A">
                            <w:pPr>
                              <w:rPr>
                                <w:rFonts w:cstheme="minorHAnsi"/>
                                <w:sz w:val="20"/>
                              </w:rPr>
                            </w:pPr>
                            <w:r w:rsidRPr="003F59BD">
                              <w:rPr>
                                <w:rFonts w:cstheme="minorHAnsi"/>
                                <w:sz w:val="20"/>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3F293" id="Text Box 122" o:spid="_x0000_s1074" type="#_x0000_t202" style="position:absolute;left:0;text-align:left;margin-left:107.3pt;margin-top:4.25pt;width:81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" stroked="f">
                <v:textbox>
                  <w:txbxContent>
                    <w:p w14:paraId="0D62DAA3" w14:textId="77777777" w:rsidR="008D387C" w:rsidRPr="003F59BD" w:rsidRDefault="008D387C" w:rsidP="0026427A">
                      <w:pPr>
                        <w:rPr>
                          <w:rFonts w:cstheme="minorHAnsi"/>
                          <w:sz w:val="20"/>
                        </w:rPr>
                      </w:pPr>
                      <w:r w:rsidRPr="003F59BD">
                        <w:rPr>
                          <w:rFonts w:cstheme="minorHAnsi"/>
                          <w:sz w:val="20"/>
                        </w:rPr>
                        <w:t>sequenceNum</w:t>
                      </w:r>
                    </w:p>
                  </w:txbxContent>
                </v:textbox>
              </v:shape>
            </w:pict>
          </mc:Fallback>
        </mc:AlternateContent>
      </w:r>
    </w:p>
    <w:p w14:paraId="2BE9617C" w14:textId="5140EE81" w:rsidR="00193D0C" w:rsidRDefault="00193D0C">
      <w:r>
        <w:br w:type="page"/>
      </w:r>
    </w:p>
    <w:p w14:paraId="15E34D4B" w14:textId="344D23DD" w:rsidR="00C51AC8" w:rsidRPr="00C51AC8" w:rsidRDefault="00C51AC8" w:rsidP="00C51AC8">
      <w:pPr>
        <w:rPr>
          <w:rFonts w:ascii="Calibri" w:hAnsi="Calibri"/>
          <w:sz w:val="24"/>
          <w:szCs w:val="24"/>
        </w:rPr>
      </w:pPr>
      <w:r w:rsidRPr="00C51AC8">
        <w:rPr>
          <w:rFonts w:ascii="Calibri" w:hAnsi="Calibri"/>
          <w:sz w:val="24"/>
          <w:szCs w:val="24"/>
        </w:rPr>
        <w:lastRenderedPageBreak/>
        <w:t>As expected, the instrument transmits an ack message in response to a command message. The &lt;</w:t>
      </w:r>
      <w:r w:rsidR="00E66B99" w:rsidRPr="00C51AC8">
        <w:rPr>
          <w:rFonts w:ascii="Calibri" w:hAnsi="Calibri"/>
          <w:sz w:val="24"/>
          <w:szCs w:val="24"/>
        </w:rPr>
        <w:t>command string</w:t>
      </w:r>
      <w:r w:rsidRPr="00C51AC8">
        <w:rPr>
          <w:rFonts w:ascii="Calibri" w:hAnsi="Calibri"/>
          <w:sz w:val="24"/>
          <w:szCs w:val="24"/>
        </w:rPr>
        <w:t>&gt; contained within the message generally instructs the instrument to either transmit some information over the serial port or perform some diagnostic action.</w:t>
      </w:r>
    </w:p>
    <w:p w14:paraId="430A9B7C" w14:textId="194C4DA5" w:rsidR="008A3A58" w:rsidRDefault="007C2604" w:rsidP="00C51AC8">
      <w:pPr>
        <w:rPr>
          <w:rFonts w:ascii="Calibri" w:hAnsi="Calibri"/>
          <w:sz w:val="24"/>
          <w:szCs w:val="24"/>
        </w:rPr>
      </w:pPr>
      <w:r w:rsidRPr="00A431FD">
        <w:rPr>
          <w:noProof/>
        </w:rPr>
        <mc:AlternateContent>
          <mc:Choice Requires="wps">
            <w:drawing>
              <wp:anchor distT="0" distB="0" distL="114300" distR="114300" simplePos="0" relativeHeight="251771904" behindDoc="0" locked="0" layoutInCell="1" allowOverlap="1" wp14:anchorId="68E69053" wp14:editId="1F4B690B">
                <wp:simplePos x="0" y="0"/>
                <wp:positionH relativeFrom="margin">
                  <wp:align>right</wp:align>
                </wp:positionH>
                <wp:positionV relativeFrom="paragraph">
                  <wp:posOffset>56304</wp:posOffset>
                </wp:positionV>
                <wp:extent cx="342265" cy="3741361"/>
                <wp:effectExtent l="0" t="3810" r="15875" b="15875"/>
                <wp:wrapNone/>
                <wp:docPr id="59" name="Left Brac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42265" cy="3741361"/>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E5A0F7" w14:textId="77777777" w:rsidR="008D387C" w:rsidRDefault="008D387C" w:rsidP="007C2604"/>
                          <w:p w14:paraId="125D1E8B" w14:textId="77777777" w:rsidR="008D387C" w:rsidRDefault="008D387C" w:rsidP="007C2604"/>
                          <w:p w14:paraId="196962CF" w14:textId="77777777" w:rsidR="008D387C" w:rsidRDefault="008D387C" w:rsidP="007C2604"/>
                          <w:p w14:paraId="7B006E65" w14:textId="77777777" w:rsidR="008D387C" w:rsidRDefault="008D387C" w:rsidP="007C2604"/>
                          <w:p w14:paraId="5A9818AB" w14:textId="77777777" w:rsidR="008D387C" w:rsidRDefault="008D387C" w:rsidP="007C2604"/>
                          <w:p w14:paraId="17F73B41" w14:textId="77777777" w:rsidR="008D387C" w:rsidRDefault="008D387C" w:rsidP="007C2604"/>
                          <w:p w14:paraId="02A8EC02" w14:textId="77777777" w:rsidR="008D387C" w:rsidRDefault="008D387C" w:rsidP="007C2604"/>
                          <w:p w14:paraId="2572AF77" w14:textId="77777777" w:rsidR="008D387C" w:rsidRDefault="008D387C" w:rsidP="007C2604"/>
                          <w:p w14:paraId="3BC23E8D" w14:textId="77777777" w:rsidR="008D387C" w:rsidRDefault="008D387C" w:rsidP="007C2604"/>
                          <w:p w14:paraId="25E67B4B" w14:textId="77777777" w:rsidR="008D387C" w:rsidRDefault="008D387C" w:rsidP="007C2604"/>
                          <w:p w14:paraId="1614BE72" w14:textId="77777777" w:rsidR="008D387C" w:rsidRDefault="008D387C" w:rsidP="007C2604"/>
                          <w:p w14:paraId="34DAD8DB" w14:textId="77777777" w:rsidR="008D387C" w:rsidRDefault="008D387C" w:rsidP="007C2604"/>
                          <w:p w14:paraId="4ABE214D" w14:textId="77777777" w:rsidR="008D387C" w:rsidRDefault="008D387C" w:rsidP="007C2604"/>
                          <w:p w14:paraId="7B105558" w14:textId="77777777" w:rsidR="008D387C" w:rsidRDefault="008D387C" w:rsidP="007C2604"/>
                          <w:p w14:paraId="3CA71106" w14:textId="77777777" w:rsidR="008D387C" w:rsidRDefault="008D387C" w:rsidP="007C2604"/>
                          <w:p w14:paraId="7044D6FD" w14:textId="77777777" w:rsidR="008D387C" w:rsidRDefault="008D387C" w:rsidP="007C2604"/>
                          <w:p w14:paraId="1BF89083" w14:textId="77777777" w:rsidR="008D387C" w:rsidRDefault="008D387C" w:rsidP="007C2604"/>
                          <w:p w14:paraId="29CCBAF2" w14:textId="77777777" w:rsidR="008D387C" w:rsidRDefault="008D387C" w:rsidP="007C2604"/>
                          <w:p w14:paraId="2E2CA916" w14:textId="77777777" w:rsidR="008D387C" w:rsidRDefault="008D387C" w:rsidP="007C26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69053" id="Left Brace 59" o:spid="_x0000_s1075" type="#_x0000_t87" style="position:absolute;margin-left:-24.25pt;margin-top:4.45pt;width:26.95pt;height:294.6pt;rotation:-90;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" adj="1468,10813">
                <v:textbox>
                  <w:txbxContent>
                    <w:p w14:paraId="66E5A0F7" w14:textId="77777777" w:rsidR="008D387C" w:rsidRDefault="008D387C" w:rsidP="007C2604"/>
                    <w:p w14:paraId="125D1E8B" w14:textId="77777777" w:rsidR="008D387C" w:rsidRDefault="008D387C" w:rsidP="007C2604"/>
                    <w:p w14:paraId="196962CF" w14:textId="77777777" w:rsidR="008D387C" w:rsidRDefault="008D387C" w:rsidP="007C2604"/>
                    <w:p w14:paraId="7B006E65" w14:textId="77777777" w:rsidR="008D387C" w:rsidRDefault="008D387C" w:rsidP="007C2604"/>
                    <w:p w14:paraId="5A9818AB" w14:textId="77777777" w:rsidR="008D387C" w:rsidRDefault="008D387C" w:rsidP="007C2604"/>
                    <w:p w14:paraId="17F73B41" w14:textId="77777777" w:rsidR="008D387C" w:rsidRDefault="008D387C" w:rsidP="007C2604"/>
                    <w:p w14:paraId="02A8EC02" w14:textId="77777777" w:rsidR="008D387C" w:rsidRDefault="008D387C" w:rsidP="007C2604"/>
                    <w:p w14:paraId="2572AF77" w14:textId="77777777" w:rsidR="008D387C" w:rsidRDefault="008D387C" w:rsidP="007C2604"/>
                    <w:p w14:paraId="3BC23E8D" w14:textId="77777777" w:rsidR="008D387C" w:rsidRDefault="008D387C" w:rsidP="007C2604"/>
                    <w:p w14:paraId="25E67B4B" w14:textId="77777777" w:rsidR="008D387C" w:rsidRDefault="008D387C" w:rsidP="007C2604"/>
                    <w:p w14:paraId="1614BE72" w14:textId="77777777" w:rsidR="008D387C" w:rsidRDefault="008D387C" w:rsidP="007C2604"/>
                    <w:p w14:paraId="34DAD8DB" w14:textId="77777777" w:rsidR="008D387C" w:rsidRDefault="008D387C" w:rsidP="007C2604"/>
                    <w:p w14:paraId="4ABE214D" w14:textId="77777777" w:rsidR="008D387C" w:rsidRDefault="008D387C" w:rsidP="007C2604"/>
                    <w:p w14:paraId="7B105558" w14:textId="77777777" w:rsidR="008D387C" w:rsidRDefault="008D387C" w:rsidP="007C2604"/>
                    <w:p w14:paraId="3CA71106" w14:textId="77777777" w:rsidR="008D387C" w:rsidRDefault="008D387C" w:rsidP="007C2604"/>
                    <w:p w14:paraId="7044D6FD" w14:textId="77777777" w:rsidR="008D387C" w:rsidRDefault="008D387C" w:rsidP="007C2604"/>
                    <w:p w14:paraId="1BF89083" w14:textId="77777777" w:rsidR="008D387C" w:rsidRDefault="008D387C" w:rsidP="007C2604"/>
                    <w:p w14:paraId="29CCBAF2" w14:textId="77777777" w:rsidR="008D387C" w:rsidRDefault="008D387C" w:rsidP="007C2604"/>
                    <w:p w14:paraId="2E2CA916" w14:textId="77777777" w:rsidR="008D387C" w:rsidRDefault="008D387C" w:rsidP="007C2604"/>
                  </w:txbxContent>
                </v:textbox>
                <w10:wrap anchorx="margin"/>
              </v:shape>
            </w:pict>
          </mc:Fallback>
        </mc:AlternateContent>
      </w:r>
      <w:r w:rsidR="00C51AC8" w:rsidRPr="00C51AC8">
        <w:rPr>
          <w:rFonts w:ascii="Calibri" w:hAnsi="Calibri"/>
          <w:sz w:val="24"/>
          <w:szCs w:val="24"/>
        </w:rPr>
        <w:t>When performing certain diagnostic actions, the instrument also transmits status messages via NET_CONTROL_PORT. These status messages are virtually the same as the status response message</w:t>
      </w:r>
      <w:r w:rsidR="00C51AC8">
        <w:rPr>
          <w:rFonts w:ascii="Calibri" w:hAnsi="Calibri"/>
          <w:sz w:val="24"/>
          <w:szCs w:val="24"/>
        </w:rPr>
        <w:t>.</w:t>
      </w:r>
      <w:r w:rsidR="00C51AC8" w:rsidRPr="00C51AC8">
        <w:rPr>
          <w:rFonts w:ascii="Calibri" w:hAnsi="Calibri"/>
          <w:sz w:val="24"/>
          <w:szCs w:val="24"/>
        </w:rPr>
        <w:t xml:space="preserve"> The only difference is that an additional keyword=string pair is placed at the beginning of the data field to hold the status message.</w:t>
      </w:r>
    </w:p>
    <w:p w14:paraId="291E0CFE" w14:textId="1F76529F" w:rsidR="00DC32B9" w:rsidRPr="008133BB" w:rsidRDefault="007C2604" w:rsidP="00DC32B9">
      <w:pPr>
        <w:spacing w:before="120" w:after="120"/>
        <w:rPr>
          <w:b/>
          <w:bCs/>
        </w:rPr>
      </w:pPr>
      <w:r w:rsidRPr="00A431FD">
        <w:rPr>
          <w:noProof/>
        </w:rPr>
        <mc:AlternateContent>
          <mc:Choice Requires="wps">
            <w:drawing>
              <wp:anchor distT="0" distB="0" distL="114300" distR="114300" simplePos="0" relativeHeight="251769856" behindDoc="0" locked="0" layoutInCell="1" allowOverlap="1" wp14:anchorId="4FA33F2A" wp14:editId="3D6ADEE4">
                <wp:simplePos x="0" y="0"/>
                <wp:positionH relativeFrom="margin">
                  <wp:posOffset>647771</wp:posOffset>
                </wp:positionH>
                <wp:positionV relativeFrom="paragraph">
                  <wp:posOffset>55716</wp:posOffset>
                </wp:positionV>
                <wp:extent cx="342265" cy="1826510"/>
                <wp:effectExtent l="953" t="0" r="20637" b="20638"/>
                <wp:wrapNone/>
                <wp:docPr id="58" name="Left Brac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42265" cy="1826510"/>
                        </a:xfrm>
                        <a:prstGeom prst="leftBrace">
                          <a:avLst>
                            <a:gd name="adj1" fmla="val 74286"/>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CE17236" w14:textId="77777777" w:rsidR="008D387C" w:rsidRDefault="008D387C" w:rsidP="00DC32B9"/>
                          <w:p w14:paraId="0FE74654" w14:textId="77777777" w:rsidR="008D387C" w:rsidRDefault="008D387C" w:rsidP="00DC32B9"/>
                          <w:p w14:paraId="3681CDA6" w14:textId="77777777" w:rsidR="008D387C" w:rsidRDefault="008D387C" w:rsidP="00DC32B9"/>
                          <w:p w14:paraId="2CBB1792" w14:textId="77777777" w:rsidR="008D387C" w:rsidRDefault="008D387C" w:rsidP="00DC32B9"/>
                          <w:p w14:paraId="208413B5" w14:textId="77777777" w:rsidR="008D387C" w:rsidRDefault="008D387C" w:rsidP="00DC32B9"/>
                          <w:p w14:paraId="05F4CE2A" w14:textId="77777777" w:rsidR="008D387C" w:rsidRDefault="008D387C" w:rsidP="00DC32B9"/>
                          <w:p w14:paraId="1B95D8B5" w14:textId="77777777" w:rsidR="008D387C" w:rsidRDefault="008D387C" w:rsidP="00DC32B9"/>
                          <w:p w14:paraId="5EA75B1D" w14:textId="77777777" w:rsidR="008D387C" w:rsidRDefault="008D387C" w:rsidP="00DC32B9"/>
                          <w:p w14:paraId="555F4CB0" w14:textId="77777777" w:rsidR="008D387C" w:rsidRDefault="008D387C" w:rsidP="00DC32B9"/>
                          <w:p w14:paraId="440DDE05" w14:textId="77777777" w:rsidR="008D387C" w:rsidRDefault="008D387C" w:rsidP="00DC32B9"/>
                          <w:p w14:paraId="630B36BD" w14:textId="77777777" w:rsidR="008D387C" w:rsidRDefault="008D387C" w:rsidP="00DC32B9"/>
                          <w:p w14:paraId="403FD118" w14:textId="77777777" w:rsidR="008D387C" w:rsidRDefault="008D387C" w:rsidP="00DC32B9"/>
                          <w:p w14:paraId="6B4556CA" w14:textId="77777777" w:rsidR="008D387C" w:rsidRDefault="008D387C" w:rsidP="00DC32B9"/>
                          <w:p w14:paraId="5E1F71C0" w14:textId="77777777" w:rsidR="008D387C" w:rsidRDefault="008D387C" w:rsidP="00DC32B9"/>
                          <w:p w14:paraId="775BC204" w14:textId="77777777" w:rsidR="008D387C" w:rsidRDefault="008D387C" w:rsidP="00DC32B9"/>
                          <w:p w14:paraId="162F098B" w14:textId="77777777" w:rsidR="008D387C" w:rsidRDefault="008D387C" w:rsidP="00DC32B9"/>
                          <w:p w14:paraId="258DD72A" w14:textId="77777777" w:rsidR="008D387C" w:rsidRDefault="008D387C" w:rsidP="00DC32B9"/>
                          <w:p w14:paraId="4D842C8A" w14:textId="77777777" w:rsidR="008D387C" w:rsidRDefault="008D387C" w:rsidP="00DC32B9"/>
                          <w:p w14:paraId="62AD9282" w14:textId="77777777" w:rsidR="008D387C" w:rsidRDefault="008D387C" w:rsidP="00DC3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33F2A" id="Left Brace 58" o:spid="_x0000_s1076" type="#_x0000_t87" style="position:absolute;margin-left:51pt;margin-top:4.4pt;width:26.95pt;height:143.8pt;rotation:-90;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" adj="3007,10813">
                <v:textbox>
                  <w:txbxContent>
                    <w:p w14:paraId="1CE17236" w14:textId="77777777" w:rsidR="008D387C" w:rsidRDefault="008D387C" w:rsidP="00DC32B9"/>
                    <w:p w14:paraId="0FE74654" w14:textId="77777777" w:rsidR="008D387C" w:rsidRDefault="008D387C" w:rsidP="00DC32B9"/>
                    <w:p w14:paraId="3681CDA6" w14:textId="77777777" w:rsidR="008D387C" w:rsidRDefault="008D387C" w:rsidP="00DC32B9"/>
                    <w:p w14:paraId="2CBB1792" w14:textId="77777777" w:rsidR="008D387C" w:rsidRDefault="008D387C" w:rsidP="00DC32B9"/>
                    <w:p w14:paraId="208413B5" w14:textId="77777777" w:rsidR="008D387C" w:rsidRDefault="008D387C" w:rsidP="00DC32B9"/>
                    <w:p w14:paraId="05F4CE2A" w14:textId="77777777" w:rsidR="008D387C" w:rsidRDefault="008D387C" w:rsidP="00DC32B9"/>
                    <w:p w14:paraId="1B95D8B5" w14:textId="77777777" w:rsidR="008D387C" w:rsidRDefault="008D387C" w:rsidP="00DC32B9"/>
                    <w:p w14:paraId="5EA75B1D" w14:textId="77777777" w:rsidR="008D387C" w:rsidRDefault="008D387C" w:rsidP="00DC32B9"/>
                    <w:p w14:paraId="555F4CB0" w14:textId="77777777" w:rsidR="008D387C" w:rsidRDefault="008D387C" w:rsidP="00DC32B9"/>
                    <w:p w14:paraId="440DDE05" w14:textId="77777777" w:rsidR="008D387C" w:rsidRDefault="008D387C" w:rsidP="00DC32B9"/>
                    <w:p w14:paraId="630B36BD" w14:textId="77777777" w:rsidR="008D387C" w:rsidRDefault="008D387C" w:rsidP="00DC32B9"/>
                    <w:p w14:paraId="403FD118" w14:textId="77777777" w:rsidR="008D387C" w:rsidRDefault="008D387C" w:rsidP="00DC32B9"/>
                    <w:p w14:paraId="6B4556CA" w14:textId="77777777" w:rsidR="008D387C" w:rsidRDefault="008D387C" w:rsidP="00DC32B9"/>
                    <w:p w14:paraId="5E1F71C0" w14:textId="77777777" w:rsidR="008D387C" w:rsidRDefault="008D387C" w:rsidP="00DC32B9"/>
                    <w:p w14:paraId="775BC204" w14:textId="77777777" w:rsidR="008D387C" w:rsidRDefault="008D387C" w:rsidP="00DC32B9"/>
                    <w:p w14:paraId="162F098B" w14:textId="77777777" w:rsidR="008D387C" w:rsidRDefault="008D387C" w:rsidP="00DC32B9"/>
                    <w:p w14:paraId="258DD72A" w14:textId="77777777" w:rsidR="008D387C" w:rsidRDefault="008D387C" w:rsidP="00DC32B9"/>
                    <w:p w14:paraId="4D842C8A" w14:textId="77777777" w:rsidR="008D387C" w:rsidRDefault="008D387C" w:rsidP="00DC32B9"/>
                    <w:p w14:paraId="62AD9282" w14:textId="77777777" w:rsidR="008D387C" w:rsidRDefault="008D387C" w:rsidP="00DC32B9"/>
                  </w:txbxContent>
                </v:textbox>
                <w10:wrap anchorx="margin"/>
              </v:shape>
            </w:pict>
          </mc:Fallback>
        </mc:AlternateContent>
      </w:r>
      <w:r w:rsidRPr="008133BB">
        <w:rPr>
          <w:noProof/>
        </w:rPr>
        <mc:AlternateContent>
          <mc:Choice Requires="wps">
            <w:drawing>
              <wp:anchor distT="0" distB="0" distL="114300" distR="114300" simplePos="0" relativeHeight="251767808" behindDoc="0" locked="0" layoutInCell="1" allowOverlap="1" wp14:anchorId="2D67E50D" wp14:editId="0E87ACDA">
                <wp:simplePos x="0" y="0"/>
                <wp:positionH relativeFrom="column">
                  <wp:posOffset>2350005</wp:posOffset>
                </wp:positionH>
                <wp:positionV relativeFrom="paragraph">
                  <wp:posOffset>758879</wp:posOffset>
                </wp:positionV>
                <wp:extent cx="190500" cy="390525"/>
                <wp:effectExtent l="9525" t="12700" r="9525" b="6350"/>
                <wp:wrapNone/>
                <wp:docPr id="151" name="Left Brac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90500" cy="390525"/>
                        </a:xfrm>
                        <a:prstGeom prst="leftBrace">
                          <a:avLst>
                            <a:gd name="adj1" fmla="val 1708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DD3A233" w14:textId="77777777" w:rsidR="008D387C" w:rsidRDefault="008D387C" w:rsidP="00DC32B9"/>
                          <w:p w14:paraId="2B023C58" w14:textId="77777777" w:rsidR="008D387C" w:rsidRDefault="008D387C" w:rsidP="00DC32B9"/>
                          <w:p w14:paraId="0FD1D031" w14:textId="77777777" w:rsidR="008D387C" w:rsidRDefault="008D387C" w:rsidP="00DC32B9"/>
                          <w:p w14:paraId="7F2CA191" w14:textId="77777777" w:rsidR="008D387C" w:rsidRDefault="008D387C" w:rsidP="00DC32B9"/>
                          <w:p w14:paraId="6E3F3999" w14:textId="77777777" w:rsidR="008D387C" w:rsidRDefault="008D387C" w:rsidP="00DC32B9"/>
                          <w:p w14:paraId="0A91A197" w14:textId="77777777" w:rsidR="008D387C" w:rsidRDefault="008D387C" w:rsidP="00DC3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7E50D" id="Left Brace 151" o:spid="_x0000_s1077" type="#_x0000_t87" style="position:absolute;margin-left:185.05pt;margin-top:59.75pt;width:15pt;height:30.75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" adj=",10813">
                <v:textbox>
                  <w:txbxContent>
                    <w:p w14:paraId="2DD3A233" w14:textId="77777777" w:rsidR="008D387C" w:rsidRDefault="008D387C" w:rsidP="00DC32B9"/>
                    <w:p w14:paraId="2B023C58" w14:textId="77777777" w:rsidR="008D387C" w:rsidRDefault="008D387C" w:rsidP="00DC32B9"/>
                    <w:p w14:paraId="0FD1D031" w14:textId="77777777" w:rsidR="008D387C" w:rsidRDefault="008D387C" w:rsidP="00DC32B9"/>
                    <w:p w14:paraId="7F2CA191" w14:textId="77777777" w:rsidR="008D387C" w:rsidRDefault="008D387C" w:rsidP="00DC32B9"/>
                    <w:p w14:paraId="6E3F3999" w14:textId="77777777" w:rsidR="008D387C" w:rsidRDefault="008D387C" w:rsidP="00DC32B9"/>
                    <w:p w14:paraId="0A91A197" w14:textId="77777777" w:rsidR="008D387C" w:rsidRDefault="008D387C" w:rsidP="00DC32B9"/>
                  </w:txbxContent>
                </v:textbox>
              </v:shape>
            </w:pict>
          </mc:Fallback>
        </mc:AlternateContent>
      </w:r>
      <w:r w:rsidRPr="008133BB">
        <w:rPr>
          <w:noProof/>
        </w:rPr>
        <mc:AlternateContent>
          <mc:Choice Requires="wps">
            <w:drawing>
              <wp:anchor distT="0" distB="0" distL="114300" distR="114300" simplePos="0" relativeHeight="251765760" behindDoc="0" locked="0" layoutInCell="1" allowOverlap="1" wp14:anchorId="20B14A9A" wp14:editId="77C0340F">
                <wp:simplePos x="0" y="0"/>
                <wp:positionH relativeFrom="column">
                  <wp:posOffset>1880028</wp:posOffset>
                </wp:positionH>
                <wp:positionV relativeFrom="paragraph">
                  <wp:posOffset>758878</wp:posOffset>
                </wp:positionV>
                <wp:extent cx="190500" cy="390525"/>
                <wp:effectExtent l="9525" t="12700" r="9525" b="6350"/>
                <wp:wrapNone/>
                <wp:docPr id="150" name="Left Brac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90500" cy="390525"/>
                        </a:xfrm>
                        <a:prstGeom prst="leftBrace">
                          <a:avLst>
                            <a:gd name="adj1" fmla="val 17083"/>
                            <a:gd name="adj2" fmla="val 5006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49E0CED" w14:textId="77777777" w:rsidR="008D387C" w:rsidRDefault="008D387C" w:rsidP="00DC32B9"/>
                          <w:p w14:paraId="7E62C971" w14:textId="77777777" w:rsidR="008D387C" w:rsidRDefault="008D387C" w:rsidP="00DC32B9"/>
                          <w:p w14:paraId="2ED70317" w14:textId="77777777" w:rsidR="008D387C" w:rsidRDefault="008D387C" w:rsidP="00DC32B9"/>
                          <w:p w14:paraId="099E59C2" w14:textId="77777777" w:rsidR="008D387C" w:rsidRDefault="008D387C" w:rsidP="00DC32B9"/>
                          <w:p w14:paraId="1AE61722" w14:textId="77777777" w:rsidR="008D387C" w:rsidRDefault="008D387C" w:rsidP="00DC32B9"/>
                          <w:p w14:paraId="08123AE9" w14:textId="77777777" w:rsidR="008D387C" w:rsidRDefault="008D387C" w:rsidP="00DC3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14A9A" id="Left Brace 150" o:spid="_x0000_s1078" type="#_x0000_t87" style="position:absolute;margin-left:148.05pt;margin-top:59.75pt;width:15pt;height:30.7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" adj=",10813">
                <v:textbox>
                  <w:txbxContent>
                    <w:p w14:paraId="449E0CED" w14:textId="77777777" w:rsidR="008D387C" w:rsidRDefault="008D387C" w:rsidP="00DC32B9"/>
                    <w:p w14:paraId="7E62C971" w14:textId="77777777" w:rsidR="008D387C" w:rsidRDefault="008D387C" w:rsidP="00DC32B9"/>
                    <w:p w14:paraId="2ED70317" w14:textId="77777777" w:rsidR="008D387C" w:rsidRDefault="008D387C" w:rsidP="00DC32B9"/>
                    <w:p w14:paraId="099E59C2" w14:textId="77777777" w:rsidR="008D387C" w:rsidRDefault="008D387C" w:rsidP="00DC32B9"/>
                    <w:p w14:paraId="1AE61722" w14:textId="77777777" w:rsidR="008D387C" w:rsidRDefault="008D387C" w:rsidP="00DC32B9"/>
                    <w:p w14:paraId="08123AE9" w14:textId="77777777" w:rsidR="008D387C" w:rsidRDefault="008D387C" w:rsidP="00DC32B9"/>
                  </w:txbxContent>
                </v:textbox>
              </v:shape>
            </w:pict>
          </mc:Fallback>
        </mc:AlternateContent>
      </w:r>
    </w:p>
    <w:tbl>
      <w:tblPr>
        <w:tblStyle w:val="TableGrid"/>
        <w:tblW w:w="9540" w:type="dxa"/>
        <w:jc w:val="center"/>
        <w:tblLayout w:type="fixed"/>
        <w:tblLook w:val="04A0" w:firstRow="1" w:lastRow="0" w:firstColumn="1" w:lastColumn="0" w:noHBand="0" w:noVBand="1"/>
      </w:tblPr>
      <w:tblGrid>
        <w:gridCol w:w="705"/>
        <w:gridCol w:w="705"/>
        <w:gridCol w:w="705"/>
        <w:gridCol w:w="705"/>
        <w:gridCol w:w="705"/>
        <w:gridCol w:w="705"/>
        <w:gridCol w:w="2070"/>
        <w:gridCol w:w="3240"/>
      </w:tblGrid>
      <w:tr w:rsidR="00DC32B9" w:rsidRPr="008133BB" w14:paraId="3D0506A0" w14:textId="77777777" w:rsidTr="006E444F">
        <w:trPr>
          <w:jc w:val="center"/>
        </w:trPr>
        <w:tc>
          <w:tcPr>
            <w:tcW w:w="705" w:type="dxa"/>
            <w:vAlign w:val="center"/>
          </w:tcPr>
          <w:p w14:paraId="00E54704" w14:textId="77777777" w:rsidR="00DC32B9" w:rsidRPr="008133BB" w:rsidRDefault="00DC32B9" w:rsidP="006E444F">
            <w:pPr>
              <w:spacing w:before="120" w:after="120"/>
              <w:ind w:left="288"/>
            </w:pPr>
            <w:r w:rsidRPr="008133BB">
              <w:t>a</w:t>
            </w:r>
          </w:p>
        </w:tc>
        <w:tc>
          <w:tcPr>
            <w:tcW w:w="705" w:type="dxa"/>
            <w:vAlign w:val="center"/>
          </w:tcPr>
          <w:p w14:paraId="76E216A7" w14:textId="77777777" w:rsidR="00DC32B9" w:rsidRPr="008133BB" w:rsidRDefault="00DC32B9" w:rsidP="006E444F">
            <w:pPr>
              <w:spacing w:before="120" w:after="120"/>
              <w:ind w:left="288"/>
            </w:pPr>
            <w:r w:rsidRPr="008133BB">
              <w:t>b</w:t>
            </w:r>
          </w:p>
        </w:tc>
        <w:tc>
          <w:tcPr>
            <w:tcW w:w="705" w:type="dxa"/>
            <w:vAlign w:val="center"/>
          </w:tcPr>
          <w:p w14:paraId="5A8BF955" w14:textId="77777777" w:rsidR="00DC32B9" w:rsidRPr="008133BB" w:rsidRDefault="00DC32B9" w:rsidP="006E444F">
            <w:pPr>
              <w:spacing w:before="120" w:after="120"/>
              <w:ind w:left="288"/>
            </w:pPr>
            <w:r w:rsidRPr="008133BB">
              <w:t>c</w:t>
            </w:r>
          </w:p>
        </w:tc>
        <w:tc>
          <w:tcPr>
            <w:tcW w:w="705" w:type="dxa"/>
            <w:vAlign w:val="center"/>
          </w:tcPr>
          <w:p w14:paraId="46E91037" w14:textId="77777777" w:rsidR="00DC32B9" w:rsidRPr="008133BB" w:rsidRDefault="00DC32B9" w:rsidP="006E444F">
            <w:pPr>
              <w:spacing w:before="120" w:after="120"/>
              <w:ind w:left="288"/>
            </w:pPr>
            <w:r w:rsidRPr="008133BB">
              <w:t>d</w:t>
            </w:r>
          </w:p>
        </w:tc>
        <w:tc>
          <w:tcPr>
            <w:tcW w:w="705" w:type="dxa"/>
            <w:vAlign w:val="center"/>
          </w:tcPr>
          <w:p w14:paraId="761FDBC1" w14:textId="450F278D" w:rsidR="00DC32B9" w:rsidRPr="008133BB" w:rsidRDefault="00DC32B9" w:rsidP="006E444F">
            <w:pPr>
              <w:spacing w:before="120" w:after="120"/>
              <w:ind w:left="288"/>
            </w:pPr>
            <w:r w:rsidRPr="008133BB">
              <w:t>1</w:t>
            </w:r>
          </w:p>
        </w:tc>
        <w:tc>
          <w:tcPr>
            <w:tcW w:w="705" w:type="dxa"/>
            <w:vAlign w:val="center"/>
          </w:tcPr>
          <w:p w14:paraId="3F3E69C8" w14:textId="38CBF033" w:rsidR="00DC32B9" w:rsidRPr="008133BB" w:rsidRDefault="00DC32B9" w:rsidP="006E444F">
            <w:pPr>
              <w:spacing w:before="120" w:after="120"/>
              <w:ind w:left="288"/>
            </w:pPr>
            <w:r w:rsidRPr="008133BB">
              <w:t>2</w:t>
            </w:r>
          </w:p>
        </w:tc>
        <w:tc>
          <w:tcPr>
            <w:tcW w:w="2070" w:type="dxa"/>
          </w:tcPr>
          <w:p w14:paraId="586D026F" w14:textId="77777777" w:rsidR="00DC32B9" w:rsidRPr="008133BB" w:rsidRDefault="00DC32B9" w:rsidP="006E444F">
            <w:pPr>
              <w:spacing w:before="120" w:after="120"/>
              <w:ind w:left="288"/>
            </w:pPr>
            <w:r w:rsidRPr="008133BB">
              <w:t>“status=&lt;msg&gt;”</w:t>
            </w:r>
          </w:p>
        </w:tc>
        <w:tc>
          <w:tcPr>
            <w:tcW w:w="3240" w:type="dxa"/>
          </w:tcPr>
          <w:p w14:paraId="690341ED" w14:textId="77777777" w:rsidR="00DC32B9" w:rsidRPr="008133BB" w:rsidRDefault="00DC32B9" w:rsidP="006E444F">
            <w:pPr>
              <w:spacing w:before="120" w:after="120"/>
              <w:ind w:left="288"/>
            </w:pPr>
            <w:r w:rsidRPr="008133BB">
              <w:t>Remaining &lt;keyword=string&gt; pairs</w:t>
            </w:r>
          </w:p>
        </w:tc>
      </w:tr>
    </w:tbl>
    <w:p w14:paraId="04DC06B0" w14:textId="4ED9C77D" w:rsidR="00DC32B9" w:rsidRPr="008133BB" w:rsidRDefault="007C2604" w:rsidP="00DC32B9">
      <w:pPr>
        <w:spacing w:before="120" w:after="120"/>
        <w:ind w:left="288"/>
      </w:pPr>
      <w:r w:rsidRPr="008133BB">
        <w:rPr>
          <w:noProof/>
        </w:rPr>
        <mc:AlternateContent>
          <mc:Choice Requires="wps">
            <w:drawing>
              <wp:anchor distT="0" distB="0" distL="114300" distR="114300" simplePos="0" relativeHeight="251766784" behindDoc="0" locked="0" layoutInCell="1" allowOverlap="1" wp14:anchorId="0C0DFF50" wp14:editId="3BF9B9B2">
                <wp:simplePos x="0" y="0"/>
                <wp:positionH relativeFrom="column">
                  <wp:posOffset>2257425</wp:posOffset>
                </wp:positionH>
                <wp:positionV relativeFrom="paragraph">
                  <wp:posOffset>281762</wp:posOffset>
                </wp:positionV>
                <wp:extent cx="438150" cy="266700"/>
                <wp:effectExtent l="0" t="0" r="0" b="190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26807" w14:textId="77777777" w:rsidR="008D387C" w:rsidRPr="00DC32B9" w:rsidRDefault="008D387C" w:rsidP="00DC32B9">
                            <w:pPr>
                              <w:rPr>
                                <w:rFonts w:cstheme="minorHAnsi"/>
                                <w:sz w:val="20"/>
                              </w:rPr>
                            </w:pPr>
                            <w:r w:rsidRPr="00DC32B9">
                              <w:rPr>
                                <w:rFonts w:cstheme="minorHAnsi"/>
                                <w:sz w:val="20"/>
                              </w:rPr>
                              <w:t>cmd</w:t>
                            </w:r>
                          </w:p>
                          <w:p w14:paraId="117D9416" w14:textId="77777777" w:rsidR="008D387C" w:rsidRDefault="008D387C" w:rsidP="00DC3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DFF50" id="Text Box 147" o:spid="_x0000_s1079" type="#_x0000_t202" style="position:absolute;left:0;text-align:left;margin-left:177.75pt;margin-top:22.2pt;width:34.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" stroked="f">
                <v:textbox>
                  <w:txbxContent>
                    <w:p w14:paraId="20A26807" w14:textId="77777777" w:rsidR="008D387C" w:rsidRPr="00DC32B9" w:rsidRDefault="008D387C" w:rsidP="00DC32B9">
                      <w:pPr>
                        <w:rPr>
                          <w:rFonts w:cstheme="minorHAnsi"/>
                          <w:sz w:val="20"/>
                        </w:rPr>
                      </w:pPr>
                      <w:r w:rsidRPr="00DC32B9">
                        <w:rPr>
                          <w:rFonts w:cstheme="minorHAnsi"/>
                          <w:sz w:val="20"/>
                        </w:rPr>
                        <w:t>cmd</w:t>
                      </w:r>
                    </w:p>
                    <w:p w14:paraId="117D9416" w14:textId="77777777" w:rsidR="008D387C" w:rsidRDefault="008D387C" w:rsidP="00DC32B9"/>
                  </w:txbxContent>
                </v:textbox>
              </v:shape>
            </w:pict>
          </mc:Fallback>
        </mc:AlternateContent>
      </w:r>
    </w:p>
    <w:p w14:paraId="07F94A42" w14:textId="7DB99EA7" w:rsidR="00DC32B9" w:rsidRPr="008133BB" w:rsidRDefault="007C2604" w:rsidP="00DC32B9">
      <w:pPr>
        <w:spacing w:before="120" w:after="120"/>
        <w:ind w:left="288"/>
      </w:pPr>
      <w:r w:rsidRPr="008133BB">
        <w:rPr>
          <w:noProof/>
        </w:rPr>
        <mc:AlternateContent>
          <mc:Choice Requires="wps">
            <w:drawing>
              <wp:anchor distT="0" distB="0" distL="114300" distR="114300" simplePos="0" relativeHeight="251764736" behindDoc="0" locked="0" layoutInCell="1" allowOverlap="1" wp14:anchorId="2264CA9B" wp14:editId="7910869B">
                <wp:simplePos x="0" y="0"/>
                <wp:positionH relativeFrom="column">
                  <wp:posOffset>3824636</wp:posOffset>
                </wp:positionH>
                <wp:positionV relativeFrom="paragraph">
                  <wp:posOffset>81776</wp:posOffset>
                </wp:positionV>
                <wp:extent cx="523875" cy="314325"/>
                <wp:effectExtent l="0" t="254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67E4F" w14:textId="77777777" w:rsidR="008D387C" w:rsidRPr="00DC32B9" w:rsidRDefault="008D387C" w:rsidP="00DC32B9">
                            <w:pPr>
                              <w:rPr>
                                <w:rFonts w:cstheme="minorHAnsi"/>
                                <w:sz w:val="20"/>
                              </w:rPr>
                            </w:pPr>
                            <w:r w:rsidRPr="00DC32B9">
                              <w:rPr>
                                <w:rFonts w:cstheme="minorHAnsi"/>
                                <w:sz w:val="20"/>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4CA9B" id="Text Box 144" o:spid="_x0000_s1080" type="#_x0000_t202" style="position:absolute;left:0;text-align:left;margin-left:301.15pt;margin-top:6.45pt;width:41.25pt;height:2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" stroked="f">
                <v:textbox>
                  <w:txbxContent>
                    <w:p w14:paraId="5DD67E4F" w14:textId="77777777" w:rsidR="008D387C" w:rsidRPr="00DC32B9" w:rsidRDefault="008D387C" w:rsidP="00DC32B9">
                      <w:pPr>
                        <w:rPr>
                          <w:rFonts w:cstheme="minorHAnsi"/>
                          <w:sz w:val="20"/>
                        </w:rPr>
                      </w:pPr>
                      <w:r w:rsidRPr="00DC32B9">
                        <w:rPr>
                          <w:rFonts w:cstheme="minorHAnsi"/>
                          <w:sz w:val="20"/>
                        </w:rPr>
                        <w:t>data</w:t>
                      </w:r>
                    </w:p>
                  </w:txbxContent>
                </v:textbox>
              </v:shape>
            </w:pict>
          </mc:Fallback>
        </mc:AlternateContent>
      </w:r>
      <w:r w:rsidRPr="008133BB">
        <w:rPr>
          <w:noProof/>
        </w:rPr>
        <mc:AlternateContent>
          <mc:Choice Requires="wps">
            <w:drawing>
              <wp:anchor distT="0" distB="0" distL="114300" distR="114300" simplePos="0" relativeHeight="251763712" behindDoc="0" locked="0" layoutInCell="1" allowOverlap="1" wp14:anchorId="7478DA57" wp14:editId="509EB3D3">
                <wp:simplePos x="0" y="0"/>
                <wp:positionH relativeFrom="column">
                  <wp:posOffset>1712292</wp:posOffset>
                </wp:positionH>
                <wp:positionV relativeFrom="paragraph">
                  <wp:posOffset>7620</wp:posOffset>
                </wp:positionV>
                <wp:extent cx="533400" cy="247650"/>
                <wp:effectExtent l="0" t="0" r="0" b="190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7EE19" w14:textId="77777777" w:rsidR="008D387C" w:rsidRPr="00DC32B9" w:rsidRDefault="008D387C" w:rsidP="00DC32B9">
                            <w:pPr>
                              <w:rPr>
                                <w:rFonts w:cstheme="minorHAnsi"/>
                                <w:sz w:val="20"/>
                              </w:rPr>
                            </w:pPr>
                            <w:r w:rsidRPr="00DC32B9">
                              <w:rPr>
                                <w:rFonts w:cstheme="minorHAnsi"/>
                                <w:sz w:val="20"/>
                              </w:rPr>
                              <w:t>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DA57" id="Text Box 146" o:spid="_x0000_s1081" type="#_x0000_t202" style="position:absolute;left:0;text-align:left;margin-left:134.85pt;margin-top:.6pt;width:42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" stroked="f">
                <v:textbox>
                  <w:txbxContent>
                    <w:p w14:paraId="0897EE19" w14:textId="77777777" w:rsidR="008D387C" w:rsidRPr="00DC32B9" w:rsidRDefault="008D387C" w:rsidP="00DC32B9">
                      <w:pPr>
                        <w:rPr>
                          <w:rFonts w:cstheme="minorHAnsi"/>
                          <w:sz w:val="20"/>
                        </w:rPr>
                      </w:pPr>
                      <w:r w:rsidRPr="00DC32B9">
                        <w:rPr>
                          <w:rFonts w:cstheme="minorHAnsi"/>
                          <w:sz w:val="20"/>
                        </w:rPr>
                        <w:t>port</w:t>
                      </w:r>
                    </w:p>
                  </w:txbxContent>
                </v:textbox>
              </v:shape>
            </w:pict>
          </mc:Fallback>
        </mc:AlternateContent>
      </w:r>
      <w:r w:rsidR="00DC32B9" w:rsidRPr="008133BB">
        <w:rPr>
          <w:noProof/>
        </w:rPr>
        <mc:AlternateContent>
          <mc:Choice Requires="wps">
            <w:drawing>
              <wp:anchor distT="0" distB="0" distL="114300" distR="114300" simplePos="0" relativeHeight="251762688" behindDoc="0" locked="0" layoutInCell="1" allowOverlap="1" wp14:anchorId="57267237" wp14:editId="0B6C84FC">
                <wp:simplePos x="0" y="0"/>
                <wp:positionH relativeFrom="column">
                  <wp:posOffset>723900</wp:posOffset>
                </wp:positionH>
                <wp:positionV relativeFrom="paragraph">
                  <wp:posOffset>93345</wp:posOffset>
                </wp:positionV>
                <wp:extent cx="1228725" cy="266700"/>
                <wp:effectExtent l="0" t="0" r="0" b="190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F0350" w14:textId="77777777" w:rsidR="008D387C" w:rsidRPr="00DC32B9" w:rsidRDefault="008D387C" w:rsidP="00DC32B9">
                            <w:pPr>
                              <w:rPr>
                                <w:rFonts w:cstheme="minorHAnsi"/>
                                <w:sz w:val="20"/>
                              </w:rPr>
                            </w:pPr>
                            <w:r w:rsidRPr="00DC32B9">
                              <w:rPr>
                                <w:rFonts w:cstheme="minorHAnsi"/>
                                <w:sz w:val="20"/>
                              </w:rPr>
                              <w:t>sequenceNum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67237" id="Text Box 145" o:spid="_x0000_s1082" type="#_x0000_t202" style="position:absolute;left:0;text-align:left;margin-left:57pt;margin-top:7.35pt;width:96.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" stroked="f">
                <v:textbox>
                  <w:txbxContent>
                    <w:p w14:paraId="23EF0350" w14:textId="77777777" w:rsidR="008D387C" w:rsidRPr="00DC32B9" w:rsidRDefault="008D387C" w:rsidP="00DC32B9">
                      <w:pPr>
                        <w:rPr>
                          <w:rFonts w:cstheme="minorHAnsi"/>
                          <w:sz w:val="20"/>
                        </w:rPr>
                      </w:pPr>
                      <w:r w:rsidRPr="00DC32B9">
                        <w:rPr>
                          <w:rFonts w:cstheme="minorHAnsi"/>
                          <w:sz w:val="20"/>
                        </w:rPr>
                        <w:t>sequenceNum</w:t>
                      </w:r>
                    </w:p>
                  </w:txbxContent>
                </v:textbox>
              </v:shape>
            </w:pict>
          </mc:Fallback>
        </mc:AlternateContent>
      </w:r>
    </w:p>
    <w:p w14:paraId="01A281EC" w14:textId="4AFD550F" w:rsidR="00DC32B9" w:rsidRPr="008133BB" w:rsidRDefault="00DC32B9" w:rsidP="00DC32B9">
      <w:pPr>
        <w:spacing w:before="120" w:after="120"/>
        <w:ind w:left="288"/>
      </w:pPr>
    </w:p>
    <w:p w14:paraId="525EFA33" w14:textId="410D18E8" w:rsidR="00DC32B9" w:rsidRDefault="00E66B99" w:rsidP="00DC32B9">
      <w:pPr>
        <w:spacing w:before="120" w:after="120"/>
        <w:ind w:left="288"/>
      </w:pPr>
      <w:r>
        <w:t xml:space="preserve">This table </w:t>
      </w:r>
      <w:r w:rsidRPr="008133BB">
        <w:t>describes the various commands and the status messages associated with them.</w:t>
      </w:r>
    </w:p>
    <w:tbl>
      <w:tblPr>
        <w:tblStyle w:val="TableGrid"/>
        <w:tblW w:w="10800" w:type="dxa"/>
        <w:jc w:val="center"/>
        <w:tblLook w:val="04A0" w:firstRow="1" w:lastRow="0" w:firstColumn="1" w:lastColumn="0" w:noHBand="0" w:noVBand="1"/>
      </w:tblPr>
      <w:tblGrid>
        <w:gridCol w:w="2065"/>
        <w:gridCol w:w="1895"/>
        <w:gridCol w:w="6840"/>
      </w:tblGrid>
      <w:tr w:rsidR="003F3BF2" w:rsidRPr="008133BB" w14:paraId="7730B024" w14:textId="77777777" w:rsidTr="00E5795E">
        <w:trPr>
          <w:jc w:val="center"/>
        </w:trPr>
        <w:tc>
          <w:tcPr>
            <w:tcW w:w="2065" w:type="dxa"/>
          </w:tcPr>
          <w:p w14:paraId="6EA89498" w14:textId="77777777" w:rsidR="004B39FA" w:rsidRPr="004B39FA" w:rsidRDefault="004B39FA" w:rsidP="004B39FA">
            <w:pPr>
              <w:spacing w:before="120" w:after="120"/>
              <w:ind w:left="288"/>
              <w:jc w:val="center"/>
              <w:rPr>
                <w:rFonts w:cstheme="minorHAnsi"/>
                <w:b/>
                <w:sz w:val="24"/>
                <w:szCs w:val="24"/>
              </w:rPr>
            </w:pPr>
            <w:r w:rsidRPr="004B39FA">
              <w:rPr>
                <w:rFonts w:cstheme="minorHAnsi"/>
                <w:b/>
                <w:sz w:val="24"/>
                <w:szCs w:val="24"/>
              </w:rPr>
              <w:t>Command</w:t>
            </w:r>
          </w:p>
        </w:tc>
        <w:tc>
          <w:tcPr>
            <w:tcW w:w="1895" w:type="dxa"/>
          </w:tcPr>
          <w:p w14:paraId="545984C0" w14:textId="77777777" w:rsidR="004B39FA" w:rsidRPr="004B39FA" w:rsidRDefault="004B39FA" w:rsidP="004B39FA">
            <w:pPr>
              <w:spacing w:before="120" w:after="120"/>
              <w:ind w:left="288"/>
              <w:jc w:val="center"/>
              <w:rPr>
                <w:rFonts w:cstheme="minorHAnsi"/>
                <w:b/>
                <w:sz w:val="24"/>
                <w:szCs w:val="24"/>
              </w:rPr>
            </w:pPr>
            <w:r w:rsidRPr="004B39FA">
              <w:rPr>
                <w:rFonts w:cstheme="minorHAnsi"/>
                <w:b/>
                <w:sz w:val="24"/>
                <w:szCs w:val="24"/>
              </w:rPr>
              <w:t>Status Message(s)</w:t>
            </w:r>
          </w:p>
        </w:tc>
        <w:tc>
          <w:tcPr>
            <w:tcW w:w="6840" w:type="dxa"/>
          </w:tcPr>
          <w:p w14:paraId="0946AB92" w14:textId="77777777" w:rsidR="004B39FA" w:rsidRPr="004B39FA" w:rsidRDefault="004B39FA" w:rsidP="004B39FA">
            <w:pPr>
              <w:spacing w:before="120" w:after="120"/>
              <w:ind w:left="288"/>
              <w:jc w:val="center"/>
              <w:rPr>
                <w:rFonts w:cstheme="minorHAnsi"/>
                <w:b/>
                <w:sz w:val="24"/>
                <w:szCs w:val="24"/>
              </w:rPr>
            </w:pPr>
            <w:r w:rsidRPr="004B39FA">
              <w:rPr>
                <w:rFonts w:cstheme="minorHAnsi"/>
                <w:b/>
                <w:sz w:val="24"/>
                <w:szCs w:val="24"/>
              </w:rPr>
              <w:t>Description</w:t>
            </w:r>
          </w:p>
        </w:tc>
      </w:tr>
      <w:tr w:rsidR="003F3BF2" w:rsidRPr="008133BB" w14:paraId="550222E0" w14:textId="77777777" w:rsidTr="00E5795E">
        <w:trPr>
          <w:jc w:val="center"/>
        </w:trPr>
        <w:tc>
          <w:tcPr>
            <w:tcW w:w="2065" w:type="dxa"/>
          </w:tcPr>
          <w:p w14:paraId="21E2467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chaininfo</w:t>
            </w:r>
            <w:proofErr w:type="spellEnd"/>
            <w:r w:rsidRPr="004B39FA">
              <w:rPr>
                <w:rFonts w:cstheme="minorHAnsi"/>
                <w:sz w:val="20"/>
                <w:szCs w:val="20"/>
              </w:rPr>
              <w:t>”</w:t>
            </w:r>
          </w:p>
        </w:tc>
        <w:tc>
          <w:tcPr>
            <w:tcW w:w="1895" w:type="dxa"/>
          </w:tcPr>
          <w:p w14:paraId="47C4A3ED" w14:textId="79ADAD91" w:rsidR="004B39FA" w:rsidRPr="004B39FA" w:rsidRDefault="004B39FA" w:rsidP="009614D6">
            <w:pPr>
              <w:spacing w:before="120" w:after="120"/>
              <w:ind w:left="288"/>
              <w:rPr>
                <w:rFonts w:cstheme="minorHAnsi"/>
                <w:sz w:val="20"/>
                <w:szCs w:val="20"/>
              </w:rPr>
            </w:pPr>
            <w:r w:rsidRPr="004B39FA">
              <w:rPr>
                <w:rFonts w:cstheme="minorHAnsi"/>
                <w:sz w:val="20"/>
                <w:szCs w:val="20"/>
              </w:rPr>
              <w:t>“Chaining”</w:t>
            </w:r>
            <w:r w:rsidR="009614D6">
              <w:rPr>
                <w:rFonts w:cstheme="minorHAnsi"/>
                <w:sz w:val="20"/>
                <w:szCs w:val="20"/>
              </w:rPr>
              <w:t xml:space="preserve">, </w:t>
            </w:r>
            <w:r w:rsidRPr="004B39FA">
              <w:rPr>
                <w:rFonts w:cstheme="minorHAnsi"/>
                <w:sz w:val="20"/>
                <w:szCs w:val="20"/>
              </w:rPr>
              <w:t>“</w:t>
            </w:r>
            <w:proofErr w:type="spellStart"/>
            <w:r w:rsidRPr="004B39FA">
              <w:rPr>
                <w:rFonts w:cstheme="minorHAnsi"/>
                <w:sz w:val="20"/>
                <w:szCs w:val="20"/>
              </w:rPr>
              <w:t>ChainInfo</w:t>
            </w:r>
            <w:proofErr w:type="spellEnd"/>
            <w:r w:rsidRPr="004B39FA">
              <w:rPr>
                <w:rFonts w:cstheme="minorHAnsi"/>
                <w:sz w:val="20"/>
                <w:szCs w:val="20"/>
              </w:rPr>
              <w:t xml:space="preserve"> Done”</w:t>
            </w:r>
          </w:p>
        </w:tc>
        <w:tc>
          <w:tcPr>
            <w:tcW w:w="6840" w:type="dxa"/>
          </w:tcPr>
          <w:p w14:paraId="5DD187C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Uses NET_DEBUG_PORT to transmit flash memory info and the number and size of the following record types:</w:t>
            </w:r>
          </w:p>
          <w:p w14:paraId="4A51AF16"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System statistics</w:t>
            </w:r>
          </w:p>
          <w:p w14:paraId="3AB6ACC5"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System parameters</w:t>
            </w:r>
          </w:p>
          <w:p w14:paraId="0D0EC9E0"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Patient tests</w:t>
            </w:r>
          </w:p>
          <w:p w14:paraId="0B6354B8"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WQC tests</w:t>
            </w:r>
          </w:p>
          <w:p w14:paraId="7CB5CF1D"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EQC tests</w:t>
            </w:r>
          </w:p>
          <w:p w14:paraId="65D7752F"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Passwords</w:t>
            </w:r>
          </w:p>
          <w:p w14:paraId="15B76A69"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Alarms</w:t>
            </w:r>
          </w:p>
          <w:p w14:paraId="387A0BEC" w14:textId="77777777" w:rsidR="004B39FA" w:rsidRPr="004B39FA" w:rsidRDefault="004B39FA" w:rsidP="002244F4">
            <w:pPr>
              <w:numPr>
                <w:ilvl w:val="0"/>
                <w:numId w:val="20"/>
              </w:numPr>
              <w:spacing w:before="120" w:after="120"/>
              <w:rPr>
                <w:rFonts w:cstheme="minorHAnsi"/>
                <w:sz w:val="20"/>
                <w:szCs w:val="20"/>
              </w:rPr>
            </w:pPr>
            <w:r w:rsidRPr="004B39FA">
              <w:rPr>
                <w:rFonts w:cstheme="minorHAnsi"/>
                <w:sz w:val="20"/>
                <w:szCs w:val="20"/>
              </w:rPr>
              <w:t>Errors</w:t>
            </w:r>
          </w:p>
          <w:p w14:paraId="4821D556" w14:textId="53107F55" w:rsidR="004B39FA" w:rsidRPr="00B57487" w:rsidRDefault="004B39FA" w:rsidP="002244F4">
            <w:pPr>
              <w:numPr>
                <w:ilvl w:val="0"/>
                <w:numId w:val="20"/>
              </w:numPr>
              <w:spacing w:before="120" w:after="120"/>
              <w:rPr>
                <w:rFonts w:cstheme="minorHAnsi"/>
                <w:sz w:val="20"/>
                <w:szCs w:val="20"/>
              </w:rPr>
            </w:pPr>
            <w:proofErr w:type="spellStart"/>
            <w:r w:rsidRPr="004B39FA">
              <w:rPr>
                <w:rFonts w:cstheme="minorHAnsi"/>
                <w:sz w:val="20"/>
                <w:szCs w:val="20"/>
              </w:rPr>
              <w:t>Misc</w:t>
            </w:r>
            <w:proofErr w:type="spellEnd"/>
          </w:p>
        </w:tc>
      </w:tr>
      <w:tr w:rsidR="003F3BF2" w:rsidRPr="008133BB" w14:paraId="25D05B49" w14:textId="77777777" w:rsidTr="00E5795E">
        <w:trPr>
          <w:jc w:val="center"/>
        </w:trPr>
        <w:tc>
          <w:tcPr>
            <w:tcW w:w="2065" w:type="dxa"/>
          </w:tcPr>
          <w:p w14:paraId="4E00D50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“erase”</w:t>
            </w:r>
          </w:p>
        </w:tc>
        <w:tc>
          <w:tcPr>
            <w:tcW w:w="1895" w:type="dxa"/>
          </w:tcPr>
          <w:p w14:paraId="7F3FF474" w14:textId="5FCFBED0" w:rsidR="004B39FA" w:rsidRPr="004B39FA" w:rsidRDefault="004B39FA" w:rsidP="009614D6">
            <w:pPr>
              <w:spacing w:before="120" w:after="120"/>
              <w:ind w:left="288"/>
              <w:rPr>
                <w:rFonts w:cstheme="minorHAnsi"/>
                <w:sz w:val="20"/>
                <w:szCs w:val="20"/>
              </w:rPr>
            </w:pPr>
            <w:r w:rsidRPr="004B39FA">
              <w:rPr>
                <w:rFonts w:cstheme="minorHAnsi"/>
                <w:sz w:val="20"/>
                <w:szCs w:val="20"/>
              </w:rPr>
              <w:t>“Erasing”</w:t>
            </w:r>
            <w:r w:rsidR="009614D6">
              <w:rPr>
                <w:rFonts w:cstheme="minorHAnsi"/>
                <w:sz w:val="20"/>
                <w:szCs w:val="20"/>
              </w:rPr>
              <w:t xml:space="preserve">, </w:t>
            </w:r>
            <w:r w:rsidRPr="004B39FA">
              <w:rPr>
                <w:rFonts w:cstheme="minorHAnsi"/>
                <w:sz w:val="20"/>
                <w:szCs w:val="20"/>
              </w:rPr>
              <w:t>“Erase Complete. Restart!”</w:t>
            </w:r>
            <w:r w:rsidR="009614D6">
              <w:rPr>
                <w:rFonts w:cstheme="minorHAnsi"/>
                <w:sz w:val="20"/>
                <w:szCs w:val="20"/>
              </w:rPr>
              <w:t>, o</w:t>
            </w:r>
            <w:r w:rsidRPr="004B39FA">
              <w:rPr>
                <w:rFonts w:cstheme="minorHAnsi"/>
                <w:sz w:val="20"/>
                <w:szCs w:val="20"/>
              </w:rPr>
              <w:t>r</w:t>
            </w:r>
            <w:r w:rsidR="009614D6">
              <w:rPr>
                <w:rFonts w:cstheme="minorHAnsi"/>
                <w:sz w:val="20"/>
                <w:szCs w:val="20"/>
              </w:rPr>
              <w:t xml:space="preserve"> </w:t>
            </w:r>
            <w:r w:rsidRPr="004B39FA">
              <w:rPr>
                <w:rFonts w:cstheme="minorHAnsi"/>
                <w:sz w:val="20"/>
                <w:szCs w:val="20"/>
              </w:rPr>
              <w:t>“Refused”</w:t>
            </w:r>
          </w:p>
        </w:tc>
        <w:tc>
          <w:tcPr>
            <w:tcW w:w="6840" w:type="dxa"/>
          </w:tcPr>
          <w:p w14:paraId="5392122E"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Erases the flash memory of the instrument. System statistics and parameters are retained. Uses NET_DEBUG_PORT to transmit additional status messages.</w:t>
            </w:r>
          </w:p>
        </w:tc>
      </w:tr>
      <w:tr w:rsidR="003F3BF2" w:rsidRPr="008133BB" w14:paraId="252A023A" w14:textId="77777777" w:rsidTr="00E5795E">
        <w:trPr>
          <w:jc w:val="center"/>
        </w:trPr>
        <w:tc>
          <w:tcPr>
            <w:tcW w:w="2065" w:type="dxa"/>
          </w:tcPr>
          <w:p w14:paraId="454ABA9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gramStart"/>
            <w:r w:rsidRPr="004B39FA">
              <w:rPr>
                <w:rFonts w:cstheme="minorHAnsi"/>
                <w:sz w:val="20"/>
                <w:szCs w:val="20"/>
              </w:rPr>
              <w:t>dump</w:t>
            </w:r>
            <w:proofErr w:type="gramEnd"/>
            <w:r w:rsidRPr="004B39FA">
              <w:rPr>
                <w:rFonts w:cstheme="minorHAnsi"/>
                <w:sz w:val="20"/>
                <w:szCs w:val="20"/>
              </w:rPr>
              <w:t xml:space="preserve"> system”</w:t>
            </w:r>
          </w:p>
        </w:tc>
        <w:tc>
          <w:tcPr>
            <w:tcW w:w="1895" w:type="dxa"/>
          </w:tcPr>
          <w:p w14:paraId="6CAA210B" w14:textId="488BF4AE" w:rsidR="004B39FA" w:rsidRPr="004B39FA" w:rsidRDefault="004B39FA" w:rsidP="003F3BF2">
            <w:pPr>
              <w:spacing w:before="120" w:after="120"/>
              <w:ind w:left="288"/>
              <w:rPr>
                <w:rFonts w:cstheme="minorHAnsi"/>
                <w:sz w:val="20"/>
                <w:szCs w:val="20"/>
              </w:rPr>
            </w:pPr>
            <w:r w:rsidRPr="004B39FA">
              <w:rPr>
                <w:rFonts w:cstheme="minorHAnsi"/>
                <w:sz w:val="20"/>
                <w:szCs w:val="20"/>
              </w:rPr>
              <w:t>“Dumping System”</w:t>
            </w:r>
            <w:r w:rsidR="003F3BF2">
              <w:rPr>
                <w:rFonts w:cstheme="minorHAnsi"/>
                <w:sz w:val="20"/>
                <w:szCs w:val="20"/>
              </w:rPr>
              <w:t xml:space="preserve">, or </w:t>
            </w:r>
            <w:r w:rsidRPr="004B39FA">
              <w:rPr>
                <w:rFonts w:cstheme="minorHAnsi"/>
                <w:sz w:val="20"/>
                <w:szCs w:val="20"/>
              </w:rPr>
              <w:t>“Dump Complete”</w:t>
            </w:r>
          </w:p>
        </w:tc>
        <w:tc>
          <w:tcPr>
            <w:tcW w:w="6840" w:type="dxa"/>
          </w:tcPr>
          <w:p w14:paraId="55C2970F"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Transmits system parameters, records (refer to Table 7) and passwords (if enabled) via NET_DEBUG_PORT. Each individual message is XML-tagged with keyword=value pairs.</w:t>
            </w:r>
          </w:p>
        </w:tc>
      </w:tr>
      <w:tr w:rsidR="003F3BF2" w:rsidRPr="008133BB" w14:paraId="7F015164" w14:textId="77777777" w:rsidTr="00E5795E">
        <w:trPr>
          <w:jc w:val="center"/>
        </w:trPr>
        <w:tc>
          <w:tcPr>
            <w:tcW w:w="2065" w:type="dxa"/>
          </w:tcPr>
          <w:p w14:paraId="6C39F7CA" w14:textId="77777777" w:rsidR="003F3BF2" w:rsidRPr="004B39FA" w:rsidRDefault="003F3BF2" w:rsidP="006E444F">
            <w:pPr>
              <w:spacing w:before="120" w:after="120"/>
              <w:ind w:left="288"/>
              <w:jc w:val="center"/>
              <w:rPr>
                <w:rFonts w:cstheme="minorHAnsi"/>
                <w:b/>
                <w:sz w:val="24"/>
                <w:szCs w:val="24"/>
              </w:rPr>
            </w:pPr>
            <w:r w:rsidRPr="004B39FA">
              <w:rPr>
                <w:rFonts w:cstheme="minorHAnsi"/>
                <w:b/>
                <w:sz w:val="24"/>
                <w:szCs w:val="24"/>
              </w:rPr>
              <w:lastRenderedPageBreak/>
              <w:t>Command</w:t>
            </w:r>
          </w:p>
        </w:tc>
        <w:tc>
          <w:tcPr>
            <w:tcW w:w="1895" w:type="dxa"/>
          </w:tcPr>
          <w:p w14:paraId="06E3FFFD" w14:textId="77777777" w:rsidR="003F3BF2" w:rsidRPr="004B39FA" w:rsidRDefault="003F3BF2" w:rsidP="006E444F">
            <w:pPr>
              <w:spacing w:before="120" w:after="120"/>
              <w:ind w:left="288"/>
              <w:jc w:val="center"/>
              <w:rPr>
                <w:rFonts w:cstheme="minorHAnsi"/>
                <w:b/>
                <w:sz w:val="24"/>
                <w:szCs w:val="24"/>
              </w:rPr>
            </w:pPr>
            <w:r w:rsidRPr="004B39FA">
              <w:rPr>
                <w:rFonts w:cstheme="minorHAnsi"/>
                <w:b/>
                <w:sz w:val="24"/>
                <w:szCs w:val="24"/>
              </w:rPr>
              <w:t>Status Message(s)</w:t>
            </w:r>
          </w:p>
        </w:tc>
        <w:tc>
          <w:tcPr>
            <w:tcW w:w="6840" w:type="dxa"/>
          </w:tcPr>
          <w:p w14:paraId="73E04D45" w14:textId="77777777" w:rsidR="003F3BF2" w:rsidRPr="004B39FA" w:rsidRDefault="003F3BF2" w:rsidP="006E444F">
            <w:pPr>
              <w:spacing w:before="120" w:after="120"/>
              <w:ind w:left="288"/>
              <w:jc w:val="center"/>
              <w:rPr>
                <w:rFonts w:cstheme="minorHAnsi"/>
                <w:b/>
                <w:sz w:val="24"/>
                <w:szCs w:val="24"/>
              </w:rPr>
            </w:pPr>
            <w:r w:rsidRPr="004B39FA">
              <w:rPr>
                <w:rFonts w:cstheme="minorHAnsi"/>
                <w:b/>
                <w:sz w:val="24"/>
                <w:szCs w:val="24"/>
              </w:rPr>
              <w:t>Description</w:t>
            </w:r>
          </w:p>
        </w:tc>
      </w:tr>
      <w:tr w:rsidR="003F3BF2" w:rsidRPr="008133BB" w14:paraId="0332121D" w14:textId="77777777" w:rsidTr="00E5795E">
        <w:trPr>
          <w:jc w:val="center"/>
        </w:trPr>
        <w:tc>
          <w:tcPr>
            <w:tcW w:w="2065" w:type="dxa"/>
          </w:tcPr>
          <w:p w14:paraId="57A4348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gramStart"/>
            <w:r w:rsidRPr="004B39FA">
              <w:rPr>
                <w:rFonts w:cstheme="minorHAnsi"/>
                <w:sz w:val="20"/>
                <w:szCs w:val="20"/>
              </w:rPr>
              <w:t>dump</w:t>
            </w:r>
            <w:proofErr w:type="gramEnd"/>
            <w:r w:rsidRPr="004B39FA">
              <w:rPr>
                <w:rFonts w:cstheme="minorHAnsi"/>
                <w:sz w:val="20"/>
                <w:szCs w:val="20"/>
              </w:rPr>
              <w:t xml:space="preserve"> results”</w:t>
            </w:r>
          </w:p>
        </w:tc>
        <w:tc>
          <w:tcPr>
            <w:tcW w:w="1895" w:type="dxa"/>
          </w:tcPr>
          <w:p w14:paraId="0D4916C3" w14:textId="5E418966" w:rsidR="004B39FA" w:rsidRPr="004B39FA" w:rsidRDefault="004B39FA" w:rsidP="009614D6">
            <w:pPr>
              <w:spacing w:before="120" w:after="120"/>
              <w:ind w:left="288"/>
              <w:rPr>
                <w:rFonts w:cstheme="minorHAnsi"/>
                <w:sz w:val="20"/>
                <w:szCs w:val="20"/>
              </w:rPr>
            </w:pPr>
            <w:r w:rsidRPr="004B39FA">
              <w:rPr>
                <w:rFonts w:cstheme="minorHAnsi"/>
                <w:sz w:val="20"/>
                <w:szCs w:val="20"/>
              </w:rPr>
              <w:t>“Dumping Records”</w:t>
            </w:r>
            <w:r w:rsidR="009614D6">
              <w:rPr>
                <w:rFonts w:cstheme="minorHAnsi"/>
                <w:sz w:val="20"/>
                <w:szCs w:val="20"/>
              </w:rPr>
              <w:t xml:space="preserve">, or </w:t>
            </w:r>
            <w:r w:rsidRPr="004B39FA">
              <w:rPr>
                <w:rFonts w:cstheme="minorHAnsi"/>
                <w:sz w:val="20"/>
                <w:szCs w:val="20"/>
              </w:rPr>
              <w:t>“Dump Complete”</w:t>
            </w:r>
          </w:p>
        </w:tc>
        <w:tc>
          <w:tcPr>
            <w:tcW w:w="6840" w:type="dxa"/>
          </w:tcPr>
          <w:p w14:paraId="47FAFFBF"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Transmits the records shown in Table 7 via NET_RESULTS_PORT.</w:t>
            </w:r>
          </w:p>
        </w:tc>
      </w:tr>
      <w:tr w:rsidR="003F3BF2" w:rsidRPr="008133BB" w14:paraId="58663991" w14:textId="77777777" w:rsidTr="00E5795E">
        <w:trPr>
          <w:jc w:val="center"/>
        </w:trPr>
        <w:tc>
          <w:tcPr>
            <w:tcW w:w="2065" w:type="dxa"/>
          </w:tcPr>
          <w:p w14:paraId="4AC4E45D" w14:textId="70518849" w:rsidR="004B39FA" w:rsidRPr="004B39FA" w:rsidRDefault="004B39FA" w:rsidP="00557A0C">
            <w:pPr>
              <w:spacing w:before="120" w:after="120"/>
              <w:ind w:left="288"/>
              <w:rPr>
                <w:rFonts w:cstheme="minorHAnsi"/>
                <w:sz w:val="20"/>
                <w:szCs w:val="20"/>
              </w:rPr>
            </w:pPr>
            <w:r w:rsidRPr="004B39FA">
              <w:rPr>
                <w:rFonts w:cstheme="minorHAnsi"/>
                <w:sz w:val="20"/>
                <w:szCs w:val="20"/>
              </w:rPr>
              <w:t>“</w:t>
            </w:r>
            <w:proofErr w:type="gramStart"/>
            <w:r w:rsidRPr="004B39FA">
              <w:rPr>
                <w:rFonts w:cstheme="minorHAnsi"/>
                <w:sz w:val="20"/>
                <w:szCs w:val="20"/>
              </w:rPr>
              <w:t>dump</w:t>
            </w:r>
            <w:proofErr w:type="gramEnd"/>
            <w:r w:rsidRPr="004B39FA">
              <w:rPr>
                <w:rFonts w:cstheme="minorHAnsi"/>
                <w:sz w:val="20"/>
                <w:szCs w:val="20"/>
              </w:rPr>
              <w:t xml:space="preserve"> records”</w:t>
            </w:r>
            <w:r w:rsidR="00557A0C">
              <w:rPr>
                <w:rFonts w:cstheme="minorHAnsi"/>
                <w:sz w:val="20"/>
                <w:szCs w:val="20"/>
              </w:rPr>
              <w:t>, o</w:t>
            </w:r>
            <w:r w:rsidRPr="004B39FA">
              <w:rPr>
                <w:rFonts w:cstheme="minorHAnsi"/>
                <w:sz w:val="20"/>
                <w:szCs w:val="20"/>
              </w:rPr>
              <w:t>r</w:t>
            </w:r>
            <w:r w:rsidR="00B57487">
              <w:rPr>
                <w:rFonts w:cstheme="minorHAnsi"/>
                <w:sz w:val="20"/>
                <w:szCs w:val="20"/>
              </w:rPr>
              <w:t xml:space="preserve"> </w:t>
            </w:r>
            <w:r w:rsidRPr="004B39FA">
              <w:rPr>
                <w:rFonts w:cstheme="minorHAnsi"/>
                <w:sz w:val="20"/>
                <w:szCs w:val="20"/>
              </w:rPr>
              <w:t>“dump &lt;</w:t>
            </w:r>
            <w:proofErr w:type="spellStart"/>
            <w:r w:rsidRPr="004B39FA">
              <w:rPr>
                <w:rFonts w:cstheme="minorHAnsi"/>
                <w:sz w:val="20"/>
                <w:szCs w:val="20"/>
              </w:rPr>
              <w:t>anything_else</w:t>
            </w:r>
            <w:proofErr w:type="spellEnd"/>
            <w:r w:rsidRPr="004B39FA">
              <w:rPr>
                <w:rFonts w:cstheme="minorHAnsi"/>
                <w:sz w:val="20"/>
                <w:szCs w:val="20"/>
              </w:rPr>
              <w:t>&gt;”</w:t>
            </w:r>
          </w:p>
        </w:tc>
        <w:tc>
          <w:tcPr>
            <w:tcW w:w="1895" w:type="dxa"/>
          </w:tcPr>
          <w:p w14:paraId="196A62C4" w14:textId="02E64FCF" w:rsidR="004B39FA" w:rsidRPr="004B39FA" w:rsidRDefault="004B39FA" w:rsidP="00F63F16">
            <w:pPr>
              <w:spacing w:before="120" w:after="120"/>
              <w:ind w:left="288"/>
              <w:rPr>
                <w:rFonts w:cstheme="minorHAnsi"/>
                <w:sz w:val="20"/>
                <w:szCs w:val="20"/>
              </w:rPr>
            </w:pPr>
            <w:r w:rsidRPr="004B39FA">
              <w:rPr>
                <w:rFonts w:cstheme="minorHAnsi"/>
                <w:sz w:val="20"/>
                <w:szCs w:val="20"/>
              </w:rPr>
              <w:t>“Dumping Records”</w:t>
            </w:r>
            <w:r w:rsidR="00F63F16">
              <w:rPr>
                <w:rFonts w:cstheme="minorHAnsi"/>
                <w:sz w:val="20"/>
                <w:szCs w:val="20"/>
              </w:rPr>
              <w:t xml:space="preserve">, </w:t>
            </w:r>
            <w:proofErr w:type="gramStart"/>
            <w:r w:rsidR="00F63F16">
              <w:rPr>
                <w:rFonts w:cstheme="minorHAnsi"/>
                <w:sz w:val="20"/>
                <w:szCs w:val="20"/>
              </w:rPr>
              <w:t>or</w:t>
            </w:r>
            <w:r w:rsidRPr="004B39FA">
              <w:rPr>
                <w:rFonts w:cstheme="minorHAnsi"/>
                <w:sz w:val="20"/>
                <w:szCs w:val="20"/>
              </w:rPr>
              <w:t>“</w:t>
            </w:r>
            <w:r w:rsidR="00557A0C">
              <w:rPr>
                <w:rFonts w:cstheme="minorHAnsi"/>
                <w:sz w:val="20"/>
                <w:szCs w:val="20"/>
              </w:rPr>
              <w:t xml:space="preserve"> </w:t>
            </w:r>
            <w:r w:rsidRPr="004B39FA">
              <w:rPr>
                <w:rFonts w:cstheme="minorHAnsi"/>
                <w:sz w:val="20"/>
                <w:szCs w:val="20"/>
              </w:rPr>
              <w:t>Dump</w:t>
            </w:r>
            <w:proofErr w:type="gramEnd"/>
            <w:r w:rsidRPr="004B39FA">
              <w:rPr>
                <w:rFonts w:cstheme="minorHAnsi"/>
                <w:sz w:val="20"/>
                <w:szCs w:val="20"/>
              </w:rPr>
              <w:t xml:space="preserve"> Complete”</w:t>
            </w:r>
          </w:p>
        </w:tc>
        <w:tc>
          <w:tcPr>
            <w:tcW w:w="6840" w:type="dxa"/>
          </w:tcPr>
          <w:p w14:paraId="215BC37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Transmits the records shown in Table 7 via NET_DEBUG_PORT.</w:t>
            </w:r>
          </w:p>
        </w:tc>
      </w:tr>
      <w:tr w:rsidR="003F3BF2" w:rsidRPr="008133BB" w14:paraId="17BE0DA7" w14:textId="77777777" w:rsidTr="00E5795E">
        <w:trPr>
          <w:jc w:val="center"/>
        </w:trPr>
        <w:tc>
          <w:tcPr>
            <w:tcW w:w="2065" w:type="dxa"/>
          </w:tcPr>
          <w:p w14:paraId="64BB564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“backlight &lt;on/off&gt;”</w:t>
            </w:r>
          </w:p>
        </w:tc>
        <w:tc>
          <w:tcPr>
            <w:tcW w:w="1895" w:type="dxa"/>
          </w:tcPr>
          <w:p w14:paraId="01E8C8A5"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5A660AED"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the instrument’s LCD backlight on or off.</w:t>
            </w:r>
          </w:p>
        </w:tc>
      </w:tr>
      <w:tr w:rsidR="003F3BF2" w:rsidRPr="008133BB" w14:paraId="6798AA3E" w14:textId="77777777" w:rsidTr="00E5795E">
        <w:trPr>
          <w:jc w:val="center"/>
        </w:trPr>
        <w:tc>
          <w:tcPr>
            <w:tcW w:w="2065" w:type="dxa"/>
          </w:tcPr>
          <w:p w14:paraId="711E8B31"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“heater &lt;on/off&gt;”</w:t>
            </w:r>
          </w:p>
        </w:tc>
        <w:tc>
          <w:tcPr>
            <w:tcW w:w="1895" w:type="dxa"/>
          </w:tcPr>
          <w:p w14:paraId="3BCEDA9A"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9A50CE8"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“on”: disables temperature alarms</w:t>
            </w:r>
          </w:p>
          <w:p w14:paraId="1BECD449"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“off”: enabled temperature alarms</w:t>
            </w:r>
          </w:p>
        </w:tc>
      </w:tr>
      <w:tr w:rsidR="003F3BF2" w:rsidRPr="008133BB" w14:paraId="4DC64BF3" w14:textId="77777777" w:rsidTr="00E5795E">
        <w:trPr>
          <w:jc w:val="center"/>
        </w:trPr>
        <w:tc>
          <w:tcPr>
            <w:tcW w:w="2065" w:type="dxa"/>
          </w:tcPr>
          <w:p w14:paraId="66C7EF6D"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“mixer &lt;on/off&gt;”</w:t>
            </w:r>
          </w:p>
        </w:tc>
        <w:tc>
          <w:tcPr>
            <w:tcW w:w="1895" w:type="dxa"/>
          </w:tcPr>
          <w:p w14:paraId="1F391FD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6D8621A9"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the mixer motor on or off.</w:t>
            </w:r>
          </w:p>
        </w:tc>
      </w:tr>
      <w:tr w:rsidR="003F3BF2" w:rsidRPr="008133BB" w14:paraId="09A1D1F0" w14:textId="77777777" w:rsidTr="00E5795E">
        <w:trPr>
          <w:jc w:val="center"/>
        </w:trPr>
        <w:tc>
          <w:tcPr>
            <w:tcW w:w="2065" w:type="dxa"/>
          </w:tcPr>
          <w:p w14:paraId="4B5C9759"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startmixer</w:t>
            </w:r>
            <w:proofErr w:type="spellEnd"/>
            <w:r w:rsidRPr="004B39FA">
              <w:rPr>
                <w:rFonts w:cstheme="minorHAnsi"/>
                <w:sz w:val="20"/>
                <w:szCs w:val="20"/>
              </w:rPr>
              <w:t xml:space="preserve"> &lt;</w:t>
            </w:r>
            <w:proofErr w:type="spellStart"/>
            <w:r w:rsidRPr="004B39FA">
              <w:rPr>
                <w:rFonts w:cstheme="minorHAnsi"/>
                <w:sz w:val="20"/>
                <w:szCs w:val="20"/>
              </w:rPr>
              <w:t>freq</w:t>
            </w:r>
            <w:proofErr w:type="spellEnd"/>
            <w:r w:rsidRPr="004B39FA">
              <w:rPr>
                <w:rFonts w:cstheme="minorHAnsi"/>
                <w:sz w:val="20"/>
                <w:szCs w:val="20"/>
              </w:rPr>
              <w:t>&gt;”</w:t>
            </w:r>
          </w:p>
        </w:tc>
        <w:tc>
          <w:tcPr>
            <w:tcW w:w="1895" w:type="dxa"/>
          </w:tcPr>
          <w:p w14:paraId="3A2704A7"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5EA53E9"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on the mixer motor at the specified frequency.</w:t>
            </w:r>
          </w:p>
        </w:tc>
      </w:tr>
      <w:tr w:rsidR="003F3BF2" w:rsidRPr="008133BB" w14:paraId="1C85921B" w14:textId="77777777" w:rsidTr="00E5795E">
        <w:trPr>
          <w:jc w:val="center"/>
        </w:trPr>
        <w:tc>
          <w:tcPr>
            <w:tcW w:w="2065" w:type="dxa"/>
          </w:tcPr>
          <w:p w14:paraId="1FFF91D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enablemixer</w:t>
            </w:r>
            <w:proofErr w:type="spellEnd"/>
            <w:r w:rsidRPr="004B39FA">
              <w:rPr>
                <w:rFonts w:cstheme="minorHAnsi"/>
                <w:sz w:val="20"/>
                <w:szCs w:val="20"/>
              </w:rPr>
              <w:t xml:space="preserve"> &lt;on/off&gt;”</w:t>
            </w:r>
          </w:p>
        </w:tc>
        <w:tc>
          <w:tcPr>
            <w:tcW w:w="1895" w:type="dxa"/>
          </w:tcPr>
          <w:p w14:paraId="2A89F085"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8DCDFE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beep tone on or off.</w:t>
            </w:r>
          </w:p>
        </w:tc>
      </w:tr>
      <w:tr w:rsidR="003F3BF2" w:rsidRPr="008133BB" w14:paraId="09EE645A" w14:textId="77777777" w:rsidTr="00E5795E">
        <w:trPr>
          <w:jc w:val="center"/>
        </w:trPr>
        <w:tc>
          <w:tcPr>
            <w:tcW w:w="2065" w:type="dxa"/>
          </w:tcPr>
          <w:p w14:paraId="4B42E7B4"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ccd</w:t>
            </w:r>
            <w:proofErr w:type="spellEnd"/>
            <w:r w:rsidRPr="004B39FA">
              <w:rPr>
                <w:rFonts w:cstheme="minorHAnsi"/>
                <w:sz w:val="20"/>
                <w:szCs w:val="20"/>
              </w:rPr>
              <w:t xml:space="preserve"> &lt;on/off&gt;”</w:t>
            </w:r>
          </w:p>
        </w:tc>
        <w:tc>
          <w:tcPr>
            <w:tcW w:w="1895" w:type="dxa"/>
          </w:tcPr>
          <w:p w14:paraId="60BFD2AF"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3A026BCD"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the barcode scanner on or off.</w:t>
            </w:r>
          </w:p>
        </w:tc>
      </w:tr>
      <w:tr w:rsidR="003F3BF2" w:rsidRPr="008133BB" w14:paraId="02E4762E" w14:textId="77777777" w:rsidTr="00E5795E">
        <w:trPr>
          <w:jc w:val="center"/>
        </w:trPr>
        <w:tc>
          <w:tcPr>
            <w:tcW w:w="2065" w:type="dxa"/>
          </w:tcPr>
          <w:p w14:paraId="198C921C"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eqctest</w:t>
            </w:r>
            <w:proofErr w:type="spellEnd"/>
            <w:r w:rsidRPr="004B39FA">
              <w:rPr>
                <w:rFonts w:cstheme="minorHAnsi"/>
                <w:sz w:val="20"/>
                <w:szCs w:val="20"/>
              </w:rPr>
              <w:t xml:space="preserve"> &lt;on/off&gt;”</w:t>
            </w:r>
          </w:p>
        </w:tc>
        <w:tc>
          <w:tcPr>
            <w:tcW w:w="1895" w:type="dxa"/>
          </w:tcPr>
          <w:p w14:paraId="40CE059A"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3AB9BF1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Turns the EQC test flag on or off.</w:t>
            </w:r>
          </w:p>
        </w:tc>
      </w:tr>
      <w:tr w:rsidR="003F3BF2" w:rsidRPr="008133BB" w14:paraId="7E16B502" w14:textId="77777777" w:rsidTr="00E5795E">
        <w:trPr>
          <w:jc w:val="center"/>
        </w:trPr>
        <w:tc>
          <w:tcPr>
            <w:tcW w:w="2065" w:type="dxa"/>
          </w:tcPr>
          <w:p w14:paraId="1196654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doublebeep</w:t>
            </w:r>
            <w:proofErr w:type="spellEnd"/>
            <w:r w:rsidRPr="004B39FA">
              <w:rPr>
                <w:rFonts w:cstheme="minorHAnsi"/>
                <w:sz w:val="20"/>
                <w:szCs w:val="20"/>
              </w:rPr>
              <w:t>”</w:t>
            </w:r>
          </w:p>
        </w:tc>
        <w:tc>
          <w:tcPr>
            <w:tcW w:w="1895" w:type="dxa"/>
          </w:tcPr>
          <w:p w14:paraId="51B73E57"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7DDF6445"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Causes the instrument to play a double-beep tone.</w:t>
            </w:r>
          </w:p>
        </w:tc>
      </w:tr>
      <w:tr w:rsidR="003F3BF2" w:rsidRPr="008133BB" w14:paraId="021EFD19" w14:textId="77777777" w:rsidTr="00E5795E">
        <w:trPr>
          <w:jc w:val="center"/>
        </w:trPr>
        <w:tc>
          <w:tcPr>
            <w:tcW w:w="2065" w:type="dxa"/>
          </w:tcPr>
          <w:p w14:paraId="482AF70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“beep &lt;on/off&gt;”</w:t>
            </w:r>
          </w:p>
        </w:tc>
        <w:tc>
          <w:tcPr>
            <w:tcW w:w="1895" w:type="dxa"/>
          </w:tcPr>
          <w:p w14:paraId="33529CC8"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3558013"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 the beep tone on or off.</w:t>
            </w:r>
          </w:p>
        </w:tc>
      </w:tr>
      <w:tr w:rsidR="003F3BF2" w:rsidRPr="008133BB" w14:paraId="698F49E9" w14:textId="77777777" w:rsidTr="00E5795E">
        <w:trPr>
          <w:jc w:val="center"/>
        </w:trPr>
        <w:tc>
          <w:tcPr>
            <w:tcW w:w="2065" w:type="dxa"/>
          </w:tcPr>
          <w:p w14:paraId="79E0514A"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“pressure &lt;on/off&gt;”</w:t>
            </w:r>
          </w:p>
        </w:tc>
        <w:tc>
          <w:tcPr>
            <w:tcW w:w="1895" w:type="dxa"/>
          </w:tcPr>
          <w:p w14:paraId="2D9B8058"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41976F2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 the pressure valve on or off.</w:t>
            </w:r>
          </w:p>
        </w:tc>
      </w:tr>
      <w:tr w:rsidR="003F3BF2" w:rsidRPr="008133BB" w14:paraId="6B5782F2" w14:textId="77777777" w:rsidTr="00E5795E">
        <w:trPr>
          <w:jc w:val="center"/>
        </w:trPr>
        <w:tc>
          <w:tcPr>
            <w:tcW w:w="2065" w:type="dxa"/>
          </w:tcPr>
          <w:p w14:paraId="39135253"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“vacuum &lt;on/off&gt;”</w:t>
            </w:r>
          </w:p>
        </w:tc>
        <w:tc>
          <w:tcPr>
            <w:tcW w:w="1895" w:type="dxa"/>
          </w:tcPr>
          <w:p w14:paraId="354A1C7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77329A54"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 the vacuum valve on or off.</w:t>
            </w:r>
          </w:p>
        </w:tc>
      </w:tr>
      <w:tr w:rsidR="003F3BF2" w:rsidRPr="008133BB" w14:paraId="244B37CD" w14:textId="77777777" w:rsidTr="00E5795E">
        <w:trPr>
          <w:jc w:val="center"/>
        </w:trPr>
        <w:tc>
          <w:tcPr>
            <w:tcW w:w="2065" w:type="dxa"/>
          </w:tcPr>
          <w:p w14:paraId="174776A0"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“pump &lt;on/off&gt;”</w:t>
            </w:r>
          </w:p>
        </w:tc>
        <w:tc>
          <w:tcPr>
            <w:tcW w:w="1895" w:type="dxa"/>
          </w:tcPr>
          <w:p w14:paraId="2B9EA394"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7FF63B3B"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Turn the pump motor on or off.</w:t>
            </w:r>
          </w:p>
        </w:tc>
      </w:tr>
      <w:tr w:rsidR="003F3BF2" w:rsidRPr="008133BB" w14:paraId="5BFA4BEA" w14:textId="77777777" w:rsidTr="00E5795E">
        <w:trPr>
          <w:jc w:val="center"/>
        </w:trPr>
        <w:tc>
          <w:tcPr>
            <w:tcW w:w="2065" w:type="dxa"/>
          </w:tcPr>
          <w:p w14:paraId="74A88691"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fillon</w:t>
            </w:r>
            <w:proofErr w:type="spellEnd"/>
            <w:r w:rsidRPr="004B39FA">
              <w:rPr>
                <w:rFonts w:cstheme="minorHAnsi"/>
                <w:sz w:val="20"/>
                <w:szCs w:val="20"/>
              </w:rPr>
              <w:t xml:space="preserve"> &lt;value&gt;”</w:t>
            </w:r>
          </w:p>
        </w:tc>
        <w:tc>
          <w:tcPr>
            <w:tcW w:w="1895" w:type="dxa"/>
          </w:tcPr>
          <w:p w14:paraId="003F5361"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186E5688"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Overrides the fill-on parameter used during cartridge fill operation.</w:t>
            </w:r>
          </w:p>
        </w:tc>
      </w:tr>
      <w:tr w:rsidR="003F3BF2" w:rsidRPr="008133BB" w14:paraId="77D7573D" w14:textId="77777777" w:rsidTr="00E5795E">
        <w:trPr>
          <w:jc w:val="center"/>
        </w:trPr>
        <w:tc>
          <w:tcPr>
            <w:tcW w:w="2065" w:type="dxa"/>
          </w:tcPr>
          <w:p w14:paraId="2C3F342B"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spellStart"/>
            <w:r w:rsidRPr="004B39FA">
              <w:rPr>
                <w:rFonts w:cstheme="minorHAnsi"/>
                <w:sz w:val="20"/>
                <w:szCs w:val="20"/>
              </w:rPr>
              <w:t>filloff</w:t>
            </w:r>
            <w:proofErr w:type="spellEnd"/>
            <w:r w:rsidRPr="004B39FA">
              <w:rPr>
                <w:rFonts w:cstheme="minorHAnsi"/>
                <w:sz w:val="20"/>
                <w:szCs w:val="20"/>
              </w:rPr>
              <w:t xml:space="preserve"> &lt;value&gt;”</w:t>
            </w:r>
          </w:p>
        </w:tc>
        <w:tc>
          <w:tcPr>
            <w:tcW w:w="1895" w:type="dxa"/>
          </w:tcPr>
          <w:p w14:paraId="0FC131B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19CCFAA"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Overrides the fill-off parameter used during cartridge fill operation.</w:t>
            </w:r>
          </w:p>
        </w:tc>
      </w:tr>
      <w:tr w:rsidR="003F3BF2" w:rsidRPr="008133BB" w14:paraId="1F58C291" w14:textId="77777777" w:rsidTr="00E5795E">
        <w:trPr>
          <w:jc w:val="center"/>
        </w:trPr>
        <w:tc>
          <w:tcPr>
            <w:tcW w:w="2065" w:type="dxa"/>
          </w:tcPr>
          <w:p w14:paraId="1B3ABEFE"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w:t>
            </w:r>
            <w:proofErr w:type="gramStart"/>
            <w:r w:rsidRPr="004B39FA">
              <w:rPr>
                <w:rFonts w:cstheme="minorHAnsi"/>
                <w:sz w:val="20"/>
                <w:szCs w:val="20"/>
              </w:rPr>
              <w:t>update</w:t>
            </w:r>
            <w:proofErr w:type="gramEnd"/>
            <w:r w:rsidRPr="004B39FA">
              <w:rPr>
                <w:rFonts w:cstheme="minorHAnsi"/>
                <w:sz w:val="20"/>
                <w:szCs w:val="20"/>
              </w:rPr>
              <w:t xml:space="preserve"> begin &lt;key&gt;”</w:t>
            </w:r>
          </w:p>
        </w:tc>
        <w:tc>
          <w:tcPr>
            <w:tcW w:w="1895" w:type="dxa"/>
          </w:tcPr>
          <w:p w14:paraId="37BDD0A5"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07FA1087"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Indicates the start of a software download operation.</w:t>
            </w:r>
          </w:p>
        </w:tc>
      </w:tr>
      <w:tr w:rsidR="003F3BF2" w:rsidRPr="008133BB" w14:paraId="5D7CCA5B" w14:textId="77777777" w:rsidTr="00E5795E">
        <w:trPr>
          <w:jc w:val="center"/>
        </w:trPr>
        <w:tc>
          <w:tcPr>
            <w:tcW w:w="2065" w:type="dxa"/>
          </w:tcPr>
          <w:p w14:paraId="2B2CFF02"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lastRenderedPageBreak/>
              <w:t>“</w:t>
            </w:r>
            <w:proofErr w:type="gramStart"/>
            <w:r w:rsidRPr="004B39FA">
              <w:rPr>
                <w:rFonts w:cstheme="minorHAnsi"/>
                <w:sz w:val="20"/>
                <w:szCs w:val="20"/>
              </w:rPr>
              <w:t>update</w:t>
            </w:r>
            <w:proofErr w:type="gramEnd"/>
            <w:r w:rsidRPr="004B39FA">
              <w:rPr>
                <w:rFonts w:cstheme="minorHAnsi"/>
                <w:sz w:val="20"/>
                <w:szCs w:val="20"/>
              </w:rPr>
              <w:t xml:space="preserve"> end”</w:t>
            </w:r>
          </w:p>
        </w:tc>
        <w:tc>
          <w:tcPr>
            <w:tcW w:w="1895" w:type="dxa"/>
          </w:tcPr>
          <w:p w14:paraId="783FAA64"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None</w:t>
            </w:r>
          </w:p>
        </w:tc>
        <w:tc>
          <w:tcPr>
            <w:tcW w:w="6840" w:type="dxa"/>
          </w:tcPr>
          <w:p w14:paraId="3D78C726" w14:textId="77777777" w:rsidR="004B39FA" w:rsidRPr="004B39FA" w:rsidRDefault="004B39FA" w:rsidP="006E444F">
            <w:pPr>
              <w:spacing w:before="120" w:after="120"/>
              <w:ind w:left="288"/>
              <w:rPr>
                <w:rFonts w:cstheme="minorHAnsi"/>
                <w:sz w:val="20"/>
                <w:szCs w:val="20"/>
              </w:rPr>
            </w:pPr>
            <w:r w:rsidRPr="004B39FA">
              <w:rPr>
                <w:rFonts w:cstheme="minorHAnsi"/>
                <w:sz w:val="20"/>
                <w:szCs w:val="20"/>
              </w:rPr>
              <w:t>Indicates the end of a software download operation.</w:t>
            </w:r>
          </w:p>
        </w:tc>
      </w:tr>
    </w:tbl>
    <w:p w14:paraId="1618C9CF" w14:textId="77777777" w:rsidR="00D554AF" w:rsidRDefault="00E5795E" w:rsidP="002244F4">
      <w:pPr>
        <w:pStyle w:val="Heading1"/>
        <w:numPr>
          <w:ilvl w:val="1"/>
          <w:numId w:val="27"/>
        </w:numPr>
        <w:rPr>
          <w:b/>
          <w:bCs/>
          <w:color w:val="auto"/>
          <w:sz w:val="28"/>
          <w:szCs w:val="28"/>
        </w:rPr>
      </w:pPr>
      <w:bookmarkStart w:id="33" w:name="_Toc58258139"/>
      <w:r>
        <w:rPr>
          <w:b/>
          <w:bCs/>
          <w:color w:val="auto"/>
          <w:sz w:val="28"/>
          <w:szCs w:val="28"/>
        </w:rPr>
        <w:t>Challenges</w:t>
      </w:r>
      <w:bookmarkEnd w:id="33"/>
    </w:p>
    <w:p w14:paraId="5A388898" w14:textId="580ABEE9" w:rsidR="00992E59" w:rsidRDefault="00D554AF" w:rsidP="002244F4">
      <w:pPr>
        <w:pStyle w:val="Body1"/>
        <w:numPr>
          <w:ilvl w:val="0"/>
          <w:numId w:val="21"/>
        </w:numPr>
      </w:pPr>
      <w:r w:rsidRPr="00992E59">
        <w:t xml:space="preserve">Once a communication session has been established with an attached device, there is no termination protocol, </w:t>
      </w:r>
      <w:proofErr w:type="gramStart"/>
      <w:r w:rsidRPr="00992E59">
        <w:t>i.e.</w:t>
      </w:r>
      <w:proofErr w:type="gramEnd"/>
      <w:r w:rsidRPr="00992E59">
        <w:t xml:space="preserve"> the instrument always assumes that the attached device remains connected.</w:t>
      </w:r>
    </w:p>
    <w:p w14:paraId="353E2FE2" w14:textId="1CBF3788" w:rsidR="00992E59" w:rsidRDefault="00D554AF" w:rsidP="002244F4">
      <w:pPr>
        <w:pStyle w:val="Body1"/>
        <w:numPr>
          <w:ilvl w:val="0"/>
          <w:numId w:val="21"/>
        </w:numPr>
      </w:pPr>
      <w:r w:rsidRPr="00992E59">
        <w:t>Because of a), the instrument will continue trying to send messages over the serial port, even though the attached device may have been disconnected, turned off, crashed, etc. This introduces a vulnerability.</w:t>
      </w:r>
    </w:p>
    <w:p w14:paraId="3D714023" w14:textId="77777777" w:rsidR="00D872CB" w:rsidRDefault="00D554AF" w:rsidP="002244F4">
      <w:pPr>
        <w:pStyle w:val="Body1"/>
        <w:numPr>
          <w:ilvl w:val="0"/>
          <w:numId w:val="21"/>
        </w:numPr>
        <w:sectPr w:rsidR="00D872CB" w:rsidSect="003D0D23">
          <w:pgSz w:w="12240" w:h="15840"/>
          <w:pgMar w:top="1350" w:right="1440" w:bottom="1440" w:left="1440" w:header="720" w:footer="720" w:gutter="0"/>
          <w:cols w:space="720"/>
          <w:docGrid w:linePitch="360"/>
        </w:sectPr>
      </w:pPr>
      <w:r w:rsidRPr="00992E59">
        <w:t xml:space="preserve">Each message sent by the instrument requires the use of a buffer pulled from a pre-allocated pool of memory. The buffer is normally returned to the pool when the message has been </w:t>
      </w:r>
      <w:proofErr w:type="spellStart"/>
      <w:r w:rsidRPr="00992E59">
        <w:t>ack’d</w:t>
      </w:r>
      <w:proofErr w:type="spellEnd"/>
      <w:r w:rsidRPr="00992E59">
        <w:t>. If a message needs to be sent, but no buffers are available in the memory pool, the instrument software will wait indefinitely until a buffer becomes available. This is a situation that should be avoided because the instrument could appear sluggish or non-responsive. Now consider the case where the attached device is slow or unable to send an ack.  One way of dealing with this would be to have the instrument periodically re-transmit the un-</w:t>
      </w:r>
      <w:proofErr w:type="spellStart"/>
      <w:r w:rsidRPr="00992E59">
        <w:t>ack’d</w:t>
      </w:r>
      <w:proofErr w:type="spellEnd"/>
      <w:r w:rsidRPr="00992E59">
        <w:t xml:space="preserve"> message. However, this cannot be done indefinitely because it will eventually lead to the exhaustion of the memory pool.  The solution chosen for the instrument is to have it re-transmit an un-</w:t>
      </w:r>
      <w:proofErr w:type="spellStart"/>
      <w:r w:rsidRPr="00992E59">
        <w:t>ack’d</w:t>
      </w:r>
      <w:proofErr w:type="spellEnd"/>
      <w:r w:rsidRPr="00992E59">
        <w:t xml:space="preserve"> message just once; after that, the message is simply dropped. This reduces the possibility of exhausting the pool of message buffers, which helps to keep the instrument running normally.</w:t>
      </w:r>
    </w:p>
    <w:p w14:paraId="0CD305A6" w14:textId="204CCD6B" w:rsidR="00BF33F3" w:rsidRDefault="00BF33F3" w:rsidP="002244F4">
      <w:pPr>
        <w:pStyle w:val="Body1"/>
        <w:numPr>
          <w:ilvl w:val="0"/>
          <w:numId w:val="21"/>
        </w:numPr>
        <w:sectPr w:rsidR="00BF33F3" w:rsidSect="003D0D23">
          <w:pgSz w:w="12240" w:h="15840"/>
          <w:pgMar w:top="1350" w:right="1440" w:bottom="1440" w:left="1440" w:header="720" w:footer="720" w:gutter="0"/>
          <w:cols w:space="720"/>
          <w:docGrid w:linePitch="360"/>
        </w:sectPr>
      </w:pPr>
    </w:p>
    <w:p w14:paraId="14544707" w14:textId="6E1394F2" w:rsidR="00944EB4" w:rsidRDefault="00780AC9" w:rsidP="00BF33F3">
      <w:pPr>
        <w:pStyle w:val="Heading1"/>
        <w:jc w:val="center"/>
        <w:rPr>
          <w:b/>
          <w:bCs/>
          <w:color w:val="auto"/>
        </w:rPr>
      </w:pPr>
      <w:bookmarkStart w:id="34" w:name="_Toc58258140"/>
      <w:r w:rsidRPr="00780AC9">
        <w:rPr>
          <w:b/>
          <w:bCs/>
          <w:color w:val="auto"/>
        </w:rPr>
        <w:t>APPENDIX</w:t>
      </w:r>
      <w:bookmarkEnd w:id="34"/>
    </w:p>
    <w:p w14:paraId="180E29F5" w14:textId="7015E325" w:rsidR="001169D3" w:rsidRPr="009B74B4" w:rsidRDefault="001169D3" w:rsidP="001169D3">
      <w:pPr>
        <w:pStyle w:val="Heading1"/>
        <w:rPr>
          <w:b/>
          <w:bCs/>
          <w:color w:val="000000" w:themeColor="text1"/>
        </w:rPr>
      </w:pPr>
      <w:bookmarkStart w:id="35" w:name="_Toc58258141"/>
      <w:r w:rsidRPr="009B74B4">
        <w:rPr>
          <w:b/>
          <w:bCs/>
          <w:color w:val="000000" w:themeColor="text1"/>
        </w:rPr>
        <w:t>Data Format</w:t>
      </w:r>
      <w:bookmarkEnd w:id="35"/>
    </w:p>
    <w:p w14:paraId="726C4CDB" w14:textId="77777777" w:rsidR="001169D3" w:rsidRPr="00AE187F" w:rsidRDefault="001169D3" w:rsidP="001169D3">
      <w:pPr>
        <w:pStyle w:val="Body1"/>
        <w:rPr>
          <w:b/>
          <w:bCs/>
        </w:rPr>
      </w:pPr>
      <w:r w:rsidRPr="00AE187F">
        <w:rPr>
          <w:b/>
          <w:bCs/>
        </w:rPr>
        <w:t>As Sent by the Instrument</w:t>
      </w:r>
    </w:p>
    <w:p w14:paraId="3FCD57E2" w14:textId="77777777" w:rsidR="001169D3" w:rsidRDefault="001169D3" w:rsidP="001169D3">
      <w:pPr>
        <w:rPr>
          <w:sz w:val="24"/>
          <w:szCs w:val="24"/>
        </w:rPr>
      </w:pPr>
      <w:r w:rsidRPr="00AC7A0E">
        <w:rPr>
          <w:sz w:val="24"/>
          <w:szCs w:val="24"/>
        </w:rPr>
        <w:t>The following Document Type Definition defines the potential content of the NET_RESULTS_PORT stream. The stream does not contain the root element as it is expected that the file will be incorporated into such a root container by the LIS/HIS interface logic.</w:t>
      </w:r>
    </w:p>
    <w:p w14:paraId="43B1495A" w14:textId="77777777" w:rsidR="001169D3" w:rsidRPr="008E29C5" w:rsidRDefault="001169D3" w:rsidP="001169D3">
      <w:pPr>
        <w:pStyle w:val="BodyText"/>
        <w:tabs>
          <w:tab w:val="left" w:pos="2573"/>
          <w:tab w:val="left" w:pos="3292"/>
        </w:tabs>
        <w:ind w:left="1133"/>
        <w:rPr>
          <w:rFonts w:asciiTheme="minorHAnsi" w:hAnsiTheme="minorHAnsi" w:cstheme="minorHAnsi"/>
          <w:sz w:val="24"/>
          <w:szCs w:val="24"/>
        </w:rPr>
      </w:pPr>
      <w:r w:rsidRPr="008E29C5">
        <w:rPr>
          <w:rFonts w:asciiTheme="minorHAnsi" w:hAnsiTheme="minorHAnsi" w:cstheme="minorHAnsi"/>
          <w:sz w:val="24"/>
          <w:szCs w:val="24"/>
        </w:rPr>
        <w:t>&lt;!ELEMENT</w:t>
      </w:r>
      <w:r w:rsidRPr="008E29C5">
        <w:rPr>
          <w:rFonts w:asciiTheme="minorHAnsi" w:hAnsiTheme="minorHAnsi" w:cstheme="minorHAnsi"/>
          <w:sz w:val="24"/>
          <w:szCs w:val="24"/>
        </w:rPr>
        <w:tab/>
        <w:t>Result</w:t>
      </w:r>
      <w:r w:rsidRPr="008E29C5">
        <w:rPr>
          <w:rFonts w:asciiTheme="minorHAnsi" w:hAnsiTheme="minorHAnsi" w:cstheme="minorHAnsi"/>
          <w:sz w:val="24"/>
          <w:szCs w:val="24"/>
        </w:rPr>
        <w:tab/>
        <w:t>EMPTY&gt;</w:t>
      </w:r>
    </w:p>
    <w:p w14:paraId="0357C9C8" w14:textId="77777777" w:rsidR="001169D3" w:rsidRPr="008E29C5" w:rsidRDefault="001169D3" w:rsidP="001169D3">
      <w:pPr>
        <w:pStyle w:val="BodyText"/>
        <w:tabs>
          <w:tab w:val="left" w:pos="2573"/>
        </w:tabs>
        <w:spacing w:line="230" w:lineRule="exact"/>
        <w:ind w:left="1133"/>
        <w:rPr>
          <w:rFonts w:asciiTheme="minorHAnsi" w:hAnsiTheme="minorHAnsi" w:cstheme="minorHAnsi"/>
          <w:sz w:val="24"/>
          <w:szCs w:val="24"/>
        </w:rPr>
      </w:pPr>
      <w:r w:rsidRPr="008E29C5">
        <w:rPr>
          <w:rFonts w:asciiTheme="minorHAnsi" w:hAnsiTheme="minorHAnsi" w:cstheme="minorHAnsi"/>
          <w:sz w:val="24"/>
          <w:szCs w:val="24"/>
        </w:rPr>
        <w:t>&lt;!ATTLIST</w:t>
      </w:r>
      <w:r w:rsidRPr="008E29C5">
        <w:rPr>
          <w:rFonts w:asciiTheme="minorHAnsi" w:hAnsiTheme="minorHAnsi" w:cstheme="minorHAnsi"/>
          <w:sz w:val="24"/>
          <w:szCs w:val="24"/>
        </w:rPr>
        <w:tab/>
        <w:t>Result</w:t>
      </w:r>
    </w:p>
    <w:p w14:paraId="59E4A717" w14:textId="77777777" w:rsidR="001169D3" w:rsidRDefault="001169D3" w:rsidP="001169D3">
      <w:pPr>
        <w:pStyle w:val="BodyText"/>
        <w:tabs>
          <w:tab w:val="left" w:pos="4013"/>
        </w:tabs>
        <w:spacing w:line="230" w:lineRule="exact"/>
        <w:ind w:left="2573"/>
        <w:rPr>
          <w:rFonts w:asciiTheme="minorHAnsi" w:hAnsiTheme="minorHAnsi" w:cstheme="minorHAnsi"/>
          <w:sz w:val="24"/>
          <w:szCs w:val="24"/>
        </w:rPr>
      </w:pPr>
      <w:r w:rsidRPr="008E29C5">
        <w:rPr>
          <w:rFonts w:asciiTheme="minorHAnsi" w:hAnsiTheme="minorHAnsi" w:cstheme="minorHAnsi"/>
          <w:sz w:val="24"/>
          <w:szCs w:val="24"/>
        </w:rPr>
        <w:t>type</w:t>
      </w:r>
      <w:r w:rsidRPr="008E29C5">
        <w:rPr>
          <w:rFonts w:asciiTheme="minorHAnsi" w:hAnsiTheme="minorHAnsi" w:cstheme="minorHAnsi"/>
          <w:sz w:val="24"/>
          <w:szCs w:val="24"/>
        </w:rPr>
        <w:tab/>
        <w:t>CDATA</w:t>
      </w:r>
      <w:r w:rsidRPr="008E29C5">
        <w:rPr>
          <w:rFonts w:asciiTheme="minorHAnsi" w:hAnsiTheme="minorHAnsi" w:cstheme="minorHAnsi"/>
          <w:spacing w:val="-20"/>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proofErr w:type="spellStart"/>
      <w:r w:rsidRPr="008E29C5">
        <w:rPr>
          <w:rFonts w:asciiTheme="minorHAnsi" w:hAnsiTheme="minorHAnsi" w:cstheme="minorHAnsi"/>
          <w:sz w:val="24"/>
          <w:szCs w:val="24"/>
        </w:rPr>
        <w:t>lowPower</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4"/>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proofErr w:type="spellStart"/>
      <w:r w:rsidRPr="008E29C5">
        <w:rPr>
          <w:rFonts w:asciiTheme="minorHAnsi" w:hAnsiTheme="minorHAnsi" w:cstheme="minorHAnsi"/>
          <w:sz w:val="24"/>
          <w:szCs w:val="24"/>
        </w:rPr>
        <w:t>wqc</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4"/>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date</w:t>
      </w:r>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r w:rsidRPr="008E29C5">
        <w:rPr>
          <w:rFonts w:asciiTheme="minorHAnsi" w:hAnsiTheme="minorHAnsi" w:cstheme="minorHAnsi"/>
          <w:sz w:val="24"/>
          <w:szCs w:val="24"/>
        </w:rPr>
        <w:t>time</w:t>
      </w:r>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r w:rsidRPr="008E29C5">
        <w:rPr>
          <w:rFonts w:asciiTheme="minorHAnsi" w:hAnsiTheme="minorHAnsi" w:cstheme="minorHAnsi"/>
          <w:sz w:val="24"/>
          <w:szCs w:val="24"/>
        </w:rPr>
        <w:t>result</w:t>
      </w:r>
      <w:r w:rsidRPr="008E29C5">
        <w:rPr>
          <w:rFonts w:asciiTheme="minorHAnsi" w:hAnsiTheme="minorHAnsi" w:cstheme="minorHAnsi"/>
          <w:sz w:val="24"/>
          <w:szCs w:val="24"/>
        </w:rPr>
        <w:tab/>
        <w:t>CDATA</w:t>
      </w:r>
      <w:r w:rsidRPr="008E29C5">
        <w:rPr>
          <w:rFonts w:asciiTheme="minorHAnsi" w:hAnsiTheme="minorHAnsi" w:cstheme="minorHAnsi"/>
          <w:spacing w:val="-21"/>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value</w:t>
      </w:r>
      <w:r w:rsidRPr="008E29C5">
        <w:rPr>
          <w:rFonts w:asciiTheme="minorHAnsi" w:hAnsiTheme="minorHAnsi" w:cstheme="minorHAnsi"/>
          <w:sz w:val="24"/>
          <w:szCs w:val="24"/>
        </w:rPr>
        <w:tab/>
        <w:t>CDATA</w:t>
      </w:r>
      <w:r w:rsidRPr="008E29C5">
        <w:rPr>
          <w:rFonts w:asciiTheme="minorHAnsi" w:hAnsiTheme="minorHAnsi" w:cstheme="minorHAnsi"/>
          <w:spacing w:val="-20"/>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r w:rsidRPr="008E29C5">
        <w:rPr>
          <w:rFonts w:asciiTheme="minorHAnsi" w:hAnsiTheme="minorHAnsi" w:cstheme="minorHAnsi"/>
          <w:sz w:val="24"/>
          <w:szCs w:val="24"/>
        </w:rPr>
        <w:t>cu</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fail</w:t>
      </w:r>
      <w:r w:rsidRPr="008E29C5">
        <w:rPr>
          <w:rFonts w:asciiTheme="minorHAnsi" w:hAnsiTheme="minorHAnsi" w:cstheme="minorHAnsi"/>
          <w:sz w:val="24"/>
          <w:szCs w:val="24"/>
        </w:rPr>
        <w:tab/>
        <w:t>CDATA</w:t>
      </w:r>
      <w:r w:rsidRPr="008E29C5">
        <w:rPr>
          <w:rFonts w:asciiTheme="minorHAnsi" w:hAnsiTheme="minorHAnsi" w:cstheme="minorHAnsi"/>
          <w:spacing w:val="-27"/>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serial</w:t>
      </w:r>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r w:rsidRPr="008E29C5">
        <w:rPr>
          <w:rFonts w:asciiTheme="minorHAnsi" w:hAnsiTheme="minorHAnsi" w:cstheme="minorHAnsi"/>
          <w:sz w:val="24"/>
          <w:szCs w:val="24"/>
        </w:rPr>
        <w:t>lot</w:t>
      </w:r>
      <w:r w:rsidRPr="008E29C5">
        <w:rPr>
          <w:rFonts w:asciiTheme="minorHAnsi" w:hAnsiTheme="minorHAnsi" w:cstheme="minorHAnsi"/>
          <w:sz w:val="24"/>
          <w:szCs w:val="24"/>
        </w:rPr>
        <w:tab/>
        <w:t>CDATA</w:t>
      </w:r>
      <w:r w:rsidRPr="008E29C5">
        <w:rPr>
          <w:rFonts w:asciiTheme="minorHAnsi" w:hAnsiTheme="minorHAnsi" w:cstheme="minorHAnsi"/>
          <w:spacing w:val="-23"/>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r>
      <w:proofErr w:type="spellStart"/>
      <w:r w:rsidRPr="008E29C5">
        <w:rPr>
          <w:rFonts w:asciiTheme="minorHAnsi" w:hAnsiTheme="minorHAnsi" w:cstheme="minorHAnsi"/>
          <w:sz w:val="24"/>
          <w:szCs w:val="24"/>
        </w:rPr>
        <w:t>opid</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mcf</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proofErr w:type="spellStart"/>
      <w:r w:rsidRPr="008E29C5">
        <w:rPr>
          <w:rFonts w:asciiTheme="minorHAnsi" w:hAnsiTheme="minorHAnsi" w:cstheme="minorHAnsi"/>
          <w:sz w:val="24"/>
          <w:szCs w:val="24"/>
        </w:rPr>
        <w:t>lcf</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elcf1</w:t>
      </w:r>
      <w:r w:rsidRPr="008E29C5">
        <w:rPr>
          <w:rFonts w:asciiTheme="minorHAnsi" w:hAnsiTheme="minorHAnsi" w:cstheme="minorHAnsi"/>
          <w:sz w:val="24"/>
          <w:szCs w:val="24"/>
        </w:rPr>
        <w:tab/>
        <w:t>CDATA</w:t>
      </w:r>
      <w:r w:rsidRPr="008E29C5">
        <w:rPr>
          <w:rFonts w:asciiTheme="minorHAnsi" w:hAnsiTheme="minorHAnsi" w:cstheme="minorHAnsi"/>
          <w:spacing w:val="-29"/>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elcf2</w:t>
      </w:r>
      <w:r w:rsidRPr="008E29C5">
        <w:rPr>
          <w:rFonts w:asciiTheme="minorHAnsi" w:hAnsiTheme="minorHAnsi" w:cstheme="minorHAnsi"/>
          <w:sz w:val="24"/>
          <w:szCs w:val="24"/>
        </w:rPr>
        <w:tab/>
        <w:t>CDATA</w:t>
      </w:r>
      <w:r w:rsidRPr="008E29C5">
        <w:rPr>
          <w:rFonts w:asciiTheme="minorHAnsi" w:hAnsiTheme="minorHAnsi" w:cstheme="minorHAnsi"/>
          <w:spacing w:val="-29"/>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proofErr w:type="spellStart"/>
      <w:r w:rsidRPr="008E29C5">
        <w:rPr>
          <w:rFonts w:asciiTheme="minorHAnsi" w:hAnsiTheme="minorHAnsi" w:cstheme="minorHAnsi"/>
          <w:sz w:val="24"/>
          <w:szCs w:val="24"/>
        </w:rPr>
        <w:t>ptid</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7"/>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o1</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o2</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v1</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v2</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p1</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f1</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f2</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r w:rsidRPr="008E29C5">
        <w:rPr>
          <w:rFonts w:asciiTheme="minorHAnsi" w:hAnsiTheme="minorHAnsi" w:cstheme="minorHAnsi"/>
          <w:sz w:val="24"/>
          <w:szCs w:val="24"/>
        </w:rPr>
        <w:t>code</w:t>
      </w:r>
      <w:r w:rsidRPr="008E29C5">
        <w:rPr>
          <w:rFonts w:asciiTheme="minorHAnsi" w:hAnsiTheme="minorHAnsi" w:cstheme="minorHAnsi"/>
          <w:sz w:val="24"/>
          <w:szCs w:val="24"/>
        </w:rPr>
        <w:tab/>
        <w:t>CDATA</w:t>
      </w:r>
      <w:r w:rsidRPr="008E29C5">
        <w:rPr>
          <w:rFonts w:asciiTheme="minorHAnsi" w:hAnsiTheme="minorHAnsi" w:cstheme="minorHAnsi"/>
          <w:spacing w:val="-25"/>
          <w:sz w:val="24"/>
          <w:szCs w:val="24"/>
        </w:rPr>
        <w:t xml:space="preserve"> </w:t>
      </w:r>
      <w:r w:rsidRPr="008E29C5">
        <w:rPr>
          <w:rFonts w:asciiTheme="minorHAnsi" w:hAnsiTheme="minorHAnsi" w:cstheme="minorHAnsi"/>
          <w:sz w:val="24"/>
          <w:szCs w:val="24"/>
        </w:rPr>
        <w:t>#IMPLIED</w:t>
      </w:r>
      <w:r>
        <w:rPr>
          <w:rFonts w:asciiTheme="minorHAnsi" w:hAnsiTheme="minorHAnsi" w:cstheme="minorHAnsi"/>
          <w:sz w:val="24"/>
          <w:szCs w:val="24"/>
        </w:rPr>
        <w:br/>
      </w:r>
      <w:proofErr w:type="spellStart"/>
      <w:r w:rsidRPr="008E29C5">
        <w:rPr>
          <w:rFonts w:asciiTheme="minorHAnsi" w:hAnsiTheme="minorHAnsi" w:cstheme="minorHAnsi"/>
          <w:sz w:val="24"/>
          <w:szCs w:val="24"/>
        </w:rPr>
        <w:t>em</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#IMPLIED&gt;</w:t>
      </w:r>
    </w:p>
    <w:p w14:paraId="33EB085B" w14:textId="77777777" w:rsidR="001169D3" w:rsidRDefault="001169D3" w:rsidP="001169D3">
      <w:pPr>
        <w:pStyle w:val="BodyText"/>
        <w:tabs>
          <w:tab w:val="left" w:pos="4013"/>
        </w:tabs>
        <w:spacing w:line="230" w:lineRule="exact"/>
        <w:ind w:left="2573"/>
        <w:rPr>
          <w:rFonts w:asciiTheme="minorHAnsi" w:hAnsiTheme="minorHAnsi" w:cstheme="minorHAnsi"/>
          <w:sz w:val="24"/>
          <w:szCs w:val="24"/>
        </w:rPr>
      </w:pPr>
    </w:p>
    <w:p w14:paraId="5AAC4D38" w14:textId="77777777" w:rsidR="001169D3" w:rsidRDefault="001169D3" w:rsidP="001169D3">
      <w:pPr>
        <w:pStyle w:val="BodyText"/>
        <w:tabs>
          <w:tab w:val="left" w:pos="4013"/>
        </w:tabs>
        <w:spacing w:before="1" w:line="230" w:lineRule="exact"/>
        <w:ind w:left="2573"/>
        <w:rPr>
          <w:rFonts w:cstheme="minorHAnsi"/>
          <w:sz w:val="32"/>
          <w:szCs w:val="32"/>
        </w:rPr>
      </w:pPr>
    </w:p>
    <w:p w14:paraId="1F1B4619" w14:textId="3738D851" w:rsidR="001169D3" w:rsidRDefault="001169D3" w:rsidP="001169D3">
      <w:pPr>
        <w:pStyle w:val="BodyText"/>
        <w:tabs>
          <w:tab w:val="left" w:pos="2574"/>
        </w:tabs>
        <w:ind w:left="2573" w:hanging="1440"/>
        <w:rPr>
          <w:rFonts w:asciiTheme="minorHAnsi" w:hAnsiTheme="minorHAnsi" w:cstheme="minorHAnsi"/>
          <w:sz w:val="24"/>
          <w:szCs w:val="24"/>
        </w:rPr>
      </w:pPr>
      <w:r w:rsidRPr="008F0A14">
        <w:rPr>
          <w:rFonts w:asciiTheme="minorHAnsi" w:hAnsiTheme="minorHAnsi" w:cstheme="minorHAnsi"/>
          <w:sz w:val="24"/>
          <w:szCs w:val="24"/>
        </w:rPr>
        <w:t>&lt;!ELEMENT</w:t>
      </w:r>
      <w:r w:rsidRPr="008F0A14">
        <w:rPr>
          <w:rFonts w:asciiTheme="minorHAnsi" w:hAnsiTheme="minorHAnsi" w:cstheme="minorHAnsi"/>
          <w:sz w:val="24"/>
          <w:szCs w:val="24"/>
        </w:rPr>
        <w:tab/>
      </w:r>
      <w:proofErr w:type="spellStart"/>
      <w:r w:rsidRPr="008F0A14">
        <w:rPr>
          <w:rFonts w:asciiTheme="minorHAnsi" w:hAnsiTheme="minorHAnsi" w:cstheme="minorHAnsi"/>
          <w:sz w:val="24"/>
          <w:szCs w:val="24"/>
        </w:rPr>
        <w:t>DumpRecords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DumpRecords</w:t>
      </w:r>
      <w:proofErr w:type="spellEnd"/>
      <w:r>
        <w:rPr>
          <w:rFonts w:asciiTheme="minorHAnsi" w:hAnsiTheme="minorHAnsi" w:cstheme="minorHAnsi"/>
          <w:sz w:val="24"/>
          <w:szCs w:val="24"/>
        </w:rPr>
        <w:br/>
      </w:r>
      <w:r>
        <w:rPr>
          <w:rFonts w:asciiTheme="minorHAnsi" w:hAnsiTheme="minorHAnsi" w:cstheme="minorHAnsi"/>
          <w:sz w:val="24"/>
          <w:szCs w:val="24"/>
        </w:rPr>
        <w:tab/>
      </w:r>
      <w:proofErr w:type="spellStart"/>
      <w:r>
        <w:rPr>
          <w:rFonts w:asciiTheme="minorHAnsi" w:hAnsiTheme="minorHAnsi" w:cstheme="minorHAnsi"/>
          <w:sz w:val="24"/>
          <w:szCs w:val="24"/>
        </w:rPr>
        <w:t>SystemStatistics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AssayRecords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WqcRecords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EqcRecords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AlarmRecords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ErrorRecords</w:t>
      </w:r>
      <w:proofErr w:type="spellEnd"/>
      <w:r>
        <w:rPr>
          <w:rFonts w:asciiTheme="minorHAnsi" w:hAnsiTheme="minorHAnsi" w:cstheme="minorHAnsi"/>
          <w:sz w:val="24"/>
          <w:szCs w:val="24"/>
        </w:rPr>
        <w:br/>
      </w:r>
      <w:proofErr w:type="spellStart"/>
      <w:r>
        <w:rPr>
          <w:rFonts w:asciiTheme="minorHAnsi" w:hAnsiTheme="minorHAnsi" w:cstheme="minorHAnsi"/>
          <w:sz w:val="24"/>
          <w:szCs w:val="24"/>
        </w:rPr>
        <w:t>MiscRecords</w:t>
      </w:r>
      <w:proofErr w:type="spellEnd"/>
      <w:r>
        <w:rPr>
          <w:rFonts w:asciiTheme="minorHAnsi" w:hAnsiTheme="minorHAnsi" w:cstheme="minorHAnsi"/>
          <w:sz w:val="24"/>
          <w:szCs w:val="24"/>
        </w:rPr>
        <w:t>&gt;</w:t>
      </w:r>
    </w:p>
    <w:p w14:paraId="1ACF7A36" w14:textId="77777777" w:rsidR="004D39CD" w:rsidRDefault="004D39CD" w:rsidP="001169D3">
      <w:pPr>
        <w:pStyle w:val="BodyText"/>
        <w:tabs>
          <w:tab w:val="left" w:pos="2574"/>
        </w:tabs>
        <w:ind w:left="2573" w:hanging="1440"/>
        <w:rPr>
          <w:rFonts w:cstheme="minorHAnsi"/>
          <w:sz w:val="24"/>
          <w:szCs w:val="24"/>
        </w:rPr>
      </w:pPr>
    </w:p>
    <w:p w14:paraId="745CDE02" w14:textId="77777777" w:rsidR="001169D3" w:rsidRDefault="001169D3" w:rsidP="001169D3">
      <w:pPr>
        <w:pStyle w:val="BodyText"/>
        <w:tabs>
          <w:tab w:val="left" w:pos="2574"/>
        </w:tabs>
        <w:ind w:left="1133"/>
        <w:rPr>
          <w:rFonts w:asciiTheme="minorHAnsi" w:hAnsiTheme="minorHAnsi" w:cstheme="minorHAnsi"/>
          <w:sz w:val="24"/>
          <w:szCs w:val="24"/>
        </w:rPr>
      </w:pPr>
      <w:r w:rsidRPr="00183CAD">
        <w:rPr>
          <w:rFonts w:asciiTheme="minorHAnsi" w:hAnsiTheme="minorHAnsi" w:cstheme="minorHAnsi"/>
          <w:sz w:val="24"/>
          <w:szCs w:val="24"/>
        </w:rPr>
        <w:t>&lt;!ATTLIST</w:t>
      </w:r>
      <w:r w:rsidRPr="00183CAD">
        <w:rPr>
          <w:rFonts w:asciiTheme="minorHAnsi" w:hAnsiTheme="minorHAnsi" w:cstheme="minorHAnsi"/>
          <w:sz w:val="24"/>
          <w:szCs w:val="24"/>
        </w:rPr>
        <w:tab/>
      </w:r>
      <w:proofErr w:type="spellStart"/>
      <w:r w:rsidRPr="00183CAD">
        <w:rPr>
          <w:rFonts w:asciiTheme="minorHAnsi" w:hAnsiTheme="minorHAnsi" w:cstheme="minorHAnsi"/>
          <w:sz w:val="24"/>
          <w:szCs w:val="24"/>
        </w:rPr>
        <w:t>DumpRecords</w:t>
      </w:r>
      <w:proofErr w:type="spellEnd"/>
    </w:p>
    <w:p w14:paraId="29BDE405" w14:textId="77777777" w:rsidR="001169D3" w:rsidRDefault="001169D3" w:rsidP="001169D3">
      <w:pPr>
        <w:pStyle w:val="BodyText"/>
        <w:tabs>
          <w:tab w:val="left" w:pos="4014"/>
        </w:tabs>
        <w:spacing w:line="230" w:lineRule="exact"/>
        <w:ind w:left="2573"/>
        <w:rPr>
          <w:rFonts w:asciiTheme="minorHAnsi" w:hAnsiTheme="minorHAnsi" w:cstheme="minorHAnsi"/>
          <w:sz w:val="24"/>
          <w:szCs w:val="24"/>
        </w:rPr>
      </w:pPr>
      <w:proofErr w:type="spellStart"/>
      <w:r>
        <w:rPr>
          <w:rFonts w:asciiTheme="minorHAnsi" w:hAnsiTheme="minorHAnsi" w:cstheme="minorHAnsi"/>
          <w:sz w:val="24"/>
          <w:szCs w:val="24"/>
        </w:rPr>
        <w:t>Pn</w:t>
      </w:r>
      <w:proofErr w:type="spellEnd"/>
      <w:r w:rsidRPr="008E29C5">
        <w:rPr>
          <w:rFonts w:asciiTheme="minorHAnsi" w:hAnsiTheme="minorHAnsi" w:cstheme="minorHAnsi"/>
          <w:sz w:val="24"/>
          <w:szCs w:val="24"/>
        </w:rPr>
        <w:tab/>
        <w:t>CDATA</w:t>
      </w:r>
      <w:r w:rsidRPr="008E29C5">
        <w:rPr>
          <w:rFonts w:asciiTheme="minorHAnsi" w:hAnsiTheme="minorHAnsi" w:cstheme="minorHAnsi"/>
          <w:spacing w:val="-20"/>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t>rev</w:t>
      </w:r>
      <w:r w:rsidRPr="008E29C5">
        <w:rPr>
          <w:rFonts w:asciiTheme="minorHAnsi" w:hAnsiTheme="minorHAnsi" w:cstheme="minorHAnsi"/>
          <w:sz w:val="24"/>
          <w:szCs w:val="24"/>
        </w:rPr>
        <w:tab/>
        <w:t>CDATA</w:t>
      </w:r>
      <w:r w:rsidRPr="008E29C5">
        <w:rPr>
          <w:rFonts w:asciiTheme="minorHAnsi" w:hAnsiTheme="minorHAnsi" w:cstheme="minorHAnsi"/>
          <w:spacing w:val="-24"/>
          <w:sz w:val="24"/>
          <w:szCs w:val="24"/>
        </w:rPr>
        <w:t xml:space="preserve"> </w:t>
      </w:r>
      <w:r w:rsidRPr="008E29C5">
        <w:rPr>
          <w:rFonts w:asciiTheme="minorHAnsi" w:hAnsiTheme="minorHAnsi" w:cstheme="minorHAnsi"/>
          <w:sz w:val="24"/>
          <w:szCs w:val="24"/>
        </w:rPr>
        <w:t>#</w:t>
      </w:r>
      <w:r>
        <w:rPr>
          <w:rFonts w:asciiTheme="minorHAnsi" w:hAnsiTheme="minorHAnsi" w:cstheme="minorHAnsi"/>
          <w:sz w:val="24"/>
          <w:szCs w:val="24"/>
        </w:rPr>
        <w:t>REQUIED</w:t>
      </w:r>
      <w:r>
        <w:rPr>
          <w:rFonts w:asciiTheme="minorHAnsi" w:hAnsiTheme="minorHAnsi" w:cstheme="minorHAnsi"/>
          <w:sz w:val="24"/>
          <w:szCs w:val="24"/>
        </w:rPr>
        <w:br/>
        <w:t>version</w:t>
      </w:r>
      <w:r w:rsidRPr="008E29C5">
        <w:rPr>
          <w:rFonts w:asciiTheme="minorHAnsi" w:hAnsiTheme="minorHAnsi" w:cstheme="minorHAnsi"/>
          <w:sz w:val="24"/>
          <w:szCs w:val="24"/>
        </w:rPr>
        <w:tab/>
        <w:t>CDATA</w:t>
      </w:r>
      <w:r w:rsidRPr="008E29C5">
        <w:rPr>
          <w:rFonts w:asciiTheme="minorHAnsi" w:hAnsiTheme="minorHAnsi" w:cstheme="minorHAnsi"/>
          <w:spacing w:val="-24"/>
          <w:sz w:val="24"/>
          <w:szCs w:val="24"/>
        </w:rPr>
        <w:t xml:space="preserve"> </w:t>
      </w:r>
      <w:r w:rsidRPr="008E29C5">
        <w:rPr>
          <w:rFonts w:asciiTheme="minorHAnsi" w:hAnsiTheme="minorHAnsi" w:cstheme="minorHAnsi"/>
          <w:sz w:val="24"/>
          <w:szCs w:val="24"/>
        </w:rPr>
        <w:t>#</w:t>
      </w:r>
      <w:r>
        <w:rPr>
          <w:rFonts w:asciiTheme="minorHAnsi" w:hAnsiTheme="minorHAnsi" w:cstheme="minorHAnsi"/>
          <w:sz w:val="24"/>
          <w:szCs w:val="24"/>
        </w:rPr>
        <w:t>REQUIRED</w:t>
      </w:r>
      <w:r>
        <w:rPr>
          <w:rFonts w:asciiTheme="minorHAnsi" w:hAnsiTheme="minorHAnsi" w:cstheme="minorHAnsi"/>
          <w:sz w:val="24"/>
          <w:szCs w:val="24"/>
        </w:rPr>
        <w:br/>
      </w:r>
      <w:r w:rsidRPr="008E29C5">
        <w:rPr>
          <w:rFonts w:asciiTheme="minorHAnsi" w:hAnsiTheme="minorHAnsi" w:cstheme="minorHAnsi"/>
          <w:sz w:val="24"/>
          <w:szCs w:val="24"/>
        </w:rPr>
        <w:t>date</w:t>
      </w:r>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br/>
        <w:t>build</w:t>
      </w:r>
      <w:r w:rsidRPr="008E29C5">
        <w:rPr>
          <w:rFonts w:asciiTheme="minorHAnsi" w:hAnsiTheme="minorHAnsi" w:cstheme="minorHAnsi"/>
          <w:sz w:val="24"/>
          <w:szCs w:val="24"/>
        </w:rPr>
        <w:tab/>
        <w:t>CDATA</w:t>
      </w:r>
      <w:r w:rsidRPr="008E29C5">
        <w:rPr>
          <w:rFonts w:asciiTheme="minorHAnsi" w:hAnsiTheme="minorHAnsi" w:cstheme="minorHAnsi"/>
          <w:spacing w:val="-24"/>
          <w:sz w:val="24"/>
          <w:szCs w:val="24"/>
        </w:rPr>
        <w:t xml:space="preserve"> </w:t>
      </w:r>
      <w:r w:rsidRPr="008E29C5">
        <w:rPr>
          <w:rFonts w:asciiTheme="minorHAnsi" w:hAnsiTheme="minorHAnsi" w:cstheme="minorHAnsi"/>
          <w:sz w:val="24"/>
          <w:szCs w:val="24"/>
        </w:rPr>
        <w:t>#</w:t>
      </w:r>
      <w:r>
        <w:rPr>
          <w:rFonts w:asciiTheme="minorHAnsi" w:hAnsiTheme="minorHAnsi" w:cstheme="minorHAnsi"/>
          <w:sz w:val="24"/>
          <w:szCs w:val="24"/>
        </w:rPr>
        <w:t>REQUIRED</w:t>
      </w:r>
      <w:r>
        <w:rPr>
          <w:rFonts w:asciiTheme="minorHAnsi" w:hAnsiTheme="minorHAnsi" w:cstheme="minorHAnsi"/>
          <w:sz w:val="24"/>
          <w:szCs w:val="24"/>
        </w:rPr>
        <w:br/>
        <w:t>serial</w:t>
      </w:r>
      <w:r w:rsidRPr="008E29C5">
        <w:rPr>
          <w:rFonts w:asciiTheme="minorHAnsi" w:hAnsiTheme="minorHAnsi" w:cstheme="minorHAnsi"/>
          <w:sz w:val="24"/>
          <w:szCs w:val="24"/>
        </w:rPr>
        <w:tab/>
        <w:t>CDATA</w:t>
      </w:r>
      <w:r w:rsidRPr="008E29C5">
        <w:rPr>
          <w:rFonts w:asciiTheme="minorHAnsi" w:hAnsiTheme="minorHAnsi" w:cstheme="minorHAnsi"/>
          <w:spacing w:val="-22"/>
          <w:sz w:val="24"/>
          <w:szCs w:val="24"/>
        </w:rPr>
        <w:t xml:space="preserve"> </w:t>
      </w:r>
      <w:r w:rsidRPr="008E29C5">
        <w:rPr>
          <w:rFonts w:asciiTheme="minorHAnsi" w:hAnsiTheme="minorHAnsi" w:cstheme="minorHAnsi"/>
          <w:sz w:val="24"/>
          <w:szCs w:val="24"/>
        </w:rPr>
        <w:t>#REQUIRED</w:t>
      </w:r>
      <w:r>
        <w:rPr>
          <w:rFonts w:asciiTheme="minorHAnsi" w:hAnsiTheme="minorHAnsi" w:cstheme="minorHAnsi"/>
          <w:sz w:val="24"/>
          <w:szCs w:val="24"/>
        </w:rPr>
        <w:t>&gt;</w:t>
      </w:r>
    </w:p>
    <w:p w14:paraId="74E15FDE" w14:textId="77777777" w:rsidR="001169D3" w:rsidRDefault="001169D3" w:rsidP="001169D3">
      <w:pPr>
        <w:pStyle w:val="BodyText"/>
        <w:tabs>
          <w:tab w:val="left" w:pos="4014"/>
        </w:tabs>
        <w:spacing w:line="230" w:lineRule="exact"/>
        <w:ind w:left="2573"/>
        <w:rPr>
          <w:rFonts w:asciiTheme="minorHAnsi" w:hAnsiTheme="minorHAnsi" w:cstheme="minorHAnsi"/>
          <w:sz w:val="24"/>
          <w:szCs w:val="24"/>
        </w:rPr>
      </w:pPr>
    </w:p>
    <w:p w14:paraId="0527AF81" w14:textId="77777777" w:rsidR="001169D3" w:rsidRPr="008E29C5" w:rsidRDefault="001169D3" w:rsidP="001169D3">
      <w:pPr>
        <w:pStyle w:val="BodyText"/>
        <w:tabs>
          <w:tab w:val="left" w:pos="4014"/>
        </w:tabs>
        <w:spacing w:line="230" w:lineRule="exact"/>
        <w:ind w:left="2573"/>
        <w:rPr>
          <w:rFonts w:asciiTheme="minorHAnsi" w:hAnsiTheme="minorHAnsi" w:cstheme="minorHAnsi"/>
          <w:sz w:val="24"/>
          <w:szCs w:val="24"/>
        </w:rPr>
      </w:pPr>
    </w:p>
    <w:p w14:paraId="5E84920C" w14:textId="77777777" w:rsidR="001169D3" w:rsidRDefault="001169D3" w:rsidP="001169D3">
      <w:pPr>
        <w:ind w:left="2573" w:hanging="1440"/>
        <w:rPr>
          <w:rFonts w:cstheme="minorHAnsi"/>
          <w:sz w:val="24"/>
          <w:szCs w:val="24"/>
        </w:rPr>
      </w:pPr>
      <w:r w:rsidRPr="005452D9">
        <w:rPr>
          <w:rFonts w:cstheme="minorHAnsi"/>
          <w:sz w:val="24"/>
          <w:szCs w:val="24"/>
        </w:rPr>
        <w:t>&lt;!ELEMENT</w:t>
      </w:r>
      <w:r w:rsidRPr="005452D9">
        <w:rPr>
          <w:rFonts w:cstheme="minorHAnsi"/>
          <w:sz w:val="24"/>
          <w:szCs w:val="24"/>
        </w:rPr>
        <w:tab/>
      </w:r>
      <w:proofErr w:type="spellStart"/>
      <w:r w:rsidRPr="005452D9">
        <w:rPr>
          <w:rFonts w:cstheme="minorHAnsi"/>
          <w:sz w:val="24"/>
          <w:szCs w:val="24"/>
        </w:rPr>
        <w:t>SystemStatistics</w:t>
      </w:r>
      <w:proofErr w:type="spellEnd"/>
      <w:r w:rsidRPr="005452D9">
        <w:rPr>
          <w:rFonts w:cstheme="minorHAnsi"/>
          <w:sz w:val="24"/>
          <w:szCs w:val="24"/>
        </w:rPr>
        <w:t xml:space="preserve"> </w:t>
      </w:r>
      <w:r>
        <w:rPr>
          <w:rFonts w:cstheme="minorHAnsi"/>
          <w:sz w:val="24"/>
          <w:szCs w:val="24"/>
        </w:rPr>
        <w:br/>
      </w:r>
      <w:proofErr w:type="spellStart"/>
      <w:r w:rsidRPr="005452D9">
        <w:rPr>
          <w:rFonts w:cstheme="minorHAnsi"/>
          <w:sz w:val="24"/>
          <w:szCs w:val="24"/>
        </w:rPr>
        <w:t>AssayCounts</w:t>
      </w:r>
      <w:proofErr w:type="spellEnd"/>
      <w:r w:rsidRPr="005452D9">
        <w:rPr>
          <w:rFonts w:cstheme="minorHAnsi"/>
          <w:sz w:val="24"/>
          <w:szCs w:val="24"/>
        </w:rPr>
        <w:t>*</w:t>
      </w:r>
      <w:r>
        <w:rPr>
          <w:rFonts w:cstheme="minorHAnsi"/>
          <w:sz w:val="24"/>
          <w:szCs w:val="24"/>
        </w:rPr>
        <w:br/>
      </w:r>
      <w:proofErr w:type="spellStart"/>
      <w:r w:rsidRPr="005452D9">
        <w:rPr>
          <w:rFonts w:cstheme="minorHAnsi"/>
          <w:sz w:val="24"/>
          <w:szCs w:val="24"/>
        </w:rPr>
        <w:t>ErrorCounts</w:t>
      </w:r>
      <w:proofErr w:type="spellEnd"/>
      <w:r w:rsidRPr="005452D9">
        <w:rPr>
          <w:rFonts w:cstheme="minorHAnsi"/>
          <w:sz w:val="24"/>
          <w:szCs w:val="24"/>
        </w:rPr>
        <w:t>*</w:t>
      </w:r>
      <w:r>
        <w:rPr>
          <w:rFonts w:cstheme="minorHAnsi"/>
          <w:sz w:val="24"/>
          <w:szCs w:val="24"/>
        </w:rPr>
        <w:br/>
      </w:r>
      <w:proofErr w:type="spellStart"/>
      <w:r w:rsidRPr="005452D9">
        <w:rPr>
          <w:rFonts w:cstheme="minorHAnsi"/>
          <w:sz w:val="24"/>
          <w:szCs w:val="24"/>
        </w:rPr>
        <w:t>ErrorStates</w:t>
      </w:r>
      <w:proofErr w:type="spellEnd"/>
      <w:r w:rsidRPr="005452D9">
        <w:rPr>
          <w:rFonts w:cstheme="minorHAnsi"/>
          <w:sz w:val="24"/>
          <w:szCs w:val="24"/>
        </w:rPr>
        <w:t>*</w:t>
      </w:r>
      <w:r>
        <w:rPr>
          <w:rFonts w:cstheme="minorHAnsi"/>
          <w:sz w:val="24"/>
          <w:szCs w:val="24"/>
        </w:rPr>
        <w:br/>
      </w:r>
      <w:r w:rsidRPr="005452D9">
        <w:rPr>
          <w:rFonts w:cstheme="minorHAnsi"/>
          <w:sz w:val="24"/>
          <w:szCs w:val="24"/>
        </w:rPr>
        <w:t xml:space="preserve"> </w:t>
      </w:r>
      <w:proofErr w:type="spellStart"/>
      <w:r w:rsidRPr="005452D9">
        <w:rPr>
          <w:rFonts w:cstheme="minorHAnsi"/>
          <w:sz w:val="24"/>
          <w:szCs w:val="24"/>
        </w:rPr>
        <w:t>AlarmCounts</w:t>
      </w:r>
      <w:proofErr w:type="spellEnd"/>
      <w:r w:rsidRPr="005452D9">
        <w:rPr>
          <w:rFonts w:cstheme="minorHAnsi"/>
          <w:sz w:val="24"/>
          <w:szCs w:val="24"/>
        </w:rPr>
        <w:t xml:space="preserve">* </w:t>
      </w:r>
      <w:r>
        <w:rPr>
          <w:rFonts w:cstheme="minorHAnsi"/>
          <w:sz w:val="24"/>
          <w:szCs w:val="24"/>
        </w:rPr>
        <w:br/>
      </w:r>
      <w:proofErr w:type="spellStart"/>
      <w:r w:rsidRPr="005452D9">
        <w:rPr>
          <w:rFonts w:cstheme="minorHAnsi"/>
          <w:sz w:val="24"/>
          <w:szCs w:val="24"/>
        </w:rPr>
        <w:t>AlarmStates</w:t>
      </w:r>
      <w:proofErr w:type="spellEnd"/>
      <w:r w:rsidRPr="005452D9">
        <w:rPr>
          <w:rFonts w:cstheme="minorHAnsi"/>
          <w:sz w:val="24"/>
          <w:szCs w:val="24"/>
        </w:rPr>
        <w:t>*</w:t>
      </w:r>
      <w:r>
        <w:rPr>
          <w:rFonts w:cstheme="minorHAnsi"/>
          <w:sz w:val="24"/>
          <w:szCs w:val="24"/>
        </w:rPr>
        <w:t>&gt;</w:t>
      </w:r>
    </w:p>
    <w:p w14:paraId="6847B3AC" w14:textId="77777777" w:rsidR="00D872CB" w:rsidRDefault="00D872CB" w:rsidP="001169D3">
      <w:pPr>
        <w:ind w:left="2573" w:hanging="1133"/>
        <w:rPr>
          <w:rFonts w:cstheme="minorHAnsi"/>
          <w:sz w:val="24"/>
          <w:szCs w:val="24"/>
        </w:rPr>
      </w:pPr>
    </w:p>
    <w:p w14:paraId="216F74BE" w14:textId="0625840E" w:rsidR="001169D3" w:rsidRDefault="001169D3" w:rsidP="001169D3">
      <w:pPr>
        <w:ind w:left="2573" w:hanging="1133"/>
        <w:rPr>
          <w:rFonts w:cstheme="minorHAnsi"/>
          <w:sz w:val="24"/>
          <w:szCs w:val="24"/>
        </w:rPr>
      </w:pPr>
      <w:r w:rsidRPr="00915725">
        <w:rPr>
          <w:rFonts w:cstheme="minorHAnsi"/>
          <w:sz w:val="24"/>
          <w:szCs w:val="24"/>
        </w:rPr>
        <w:t>&lt;!ATTLIST</w:t>
      </w:r>
      <w:r w:rsidRPr="00915725">
        <w:rPr>
          <w:rFonts w:cstheme="minorHAnsi"/>
          <w:sz w:val="24"/>
          <w:szCs w:val="24"/>
        </w:rPr>
        <w:tab/>
      </w:r>
      <w:proofErr w:type="spellStart"/>
      <w:r w:rsidRPr="00915725">
        <w:rPr>
          <w:rFonts w:cstheme="minorHAnsi"/>
          <w:sz w:val="24"/>
          <w:szCs w:val="24"/>
        </w:rPr>
        <w:t>SystemStatistics</w:t>
      </w:r>
      <w:proofErr w:type="spellEnd"/>
      <w:r>
        <w:rPr>
          <w:rFonts w:cstheme="minorHAnsi"/>
          <w:sz w:val="24"/>
          <w:szCs w:val="24"/>
        </w:rPr>
        <w:br/>
      </w:r>
      <w:proofErr w:type="spellStart"/>
      <w:r w:rsidRPr="00915725">
        <w:rPr>
          <w:rFonts w:cstheme="minorHAnsi"/>
          <w:sz w:val="24"/>
          <w:szCs w:val="24"/>
        </w:rPr>
        <w:t>LastEqcStatus</w:t>
      </w:r>
      <w:proofErr w:type="spellEnd"/>
      <w:r w:rsidRPr="00915725">
        <w:rPr>
          <w:rFonts w:cstheme="minorHAnsi"/>
          <w:sz w:val="24"/>
          <w:szCs w:val="24"/>
        </w:rPr>
        <w:tab/>
        <w:t>CDATA #REQUIR</w:t>
      </w:r>
      <w:r>
        <w:rPr>
          <w:rFonts w:cstheme="minorHAnsi"/>
          <w:sz w:val="24"/>
          <w:szCs w:val="24"/>
        </w:rPr>
        <w:t>ED</w:t>
      </w:r>
      <w:r>
        <w:rPr>
          <w:rFonts w:cstheme="minorHAnsi"/>
          <w:sz w:val="24"/>
          <w:szCs w:val="24"/>
        </w:rPr>
        <w:br/>
      </w:r>
      <w:proofErr w:type="spellStart"/>
      <w:r w:rsidRPr="00915725">
        <w:rPr>
          <w:rFonts w:cstheme="minorHAnsi"/>
          <w:sz w:val="24"/>
          <w:szCs w:val="24"/>
        </w:rPr>
        <w:t>LastEqcRan</w:t>
      </w:r>
      <w:proofErr w:type="spellEnd"/>
      <w:r>
        <w:rPr>
          <w:rFonts w:cstheme="minorHAnsi"/>
          <w:sz w:val="24"/>
          <w:szCs w:val="24"/>
        </w:rPr>
        <w:tab/>
      </w:r>
      <w:r w:rsidRPr="00915725">
        <w:rPr>
          <w:rFonts w:cstheme="minorHAnsi"/>
          <w:sz w:val="24"/>
          <w:szCs w:val="24"/>
        </w:rPr>
        <w:t>CDATA "undefined"</w:t>
      </w:r>
      <w:r>
        <w:rPr>
          <w:rFonts w:cstheme="minorHAnsi"/>
          <w:sz w:val="24"/>
          <w:szCs w:val="24"/>
        </w:rPr>
        <w:br/>
      </w:r>
      <w:proofErr w:type="spellStart"/>
      <w:r w:rsidRPr="00915725">
        <w:rPr>
          <w:rFonts w:cstheme="minorHAnsi"/>
          <w:sz w:val="24"/>
          <w:szCs w:val="24"/>
        </w:rPr>
        <w:t>LastQcRan</w:t>
      </w:r>
      <w:proofErr w:type="spellEnd"/>
      <w:r>
        <w:rPr>
          <w:rFonts w:cstheme="minorHAnsi"/>
          <w:sz w:val="24"/>
          <w:szCs w:val="24"/>
        </w:rPr>
        <w:tab/>
      </w:r>
      <w:r>
        <w:rPr>
          <w:rFonts w:cstheme="minorHAnsi"/>
          <w:sz w:val="24"/>
          <w:szCs w:val="24"/>
        </w:rPr>
        <w:tab/>
      </w:r>
      <w:r w:rsidRPr="00915725">
        <w:rPr>
          <w:rFonts w:cstheme="minorHAnsi"/>
          <w:sz w:val="24"/>
          <w:szCs w:val="24"/>
        </w:rPr>
        <w:t>CDATA "undefined"</w:t>
      </w:r>
      <w:r>
        <w:rPr>
          <w:rFonts w:cstheme="minorHAnsi"/>
          <w:sz w:val="24"/>
          <w:szCs w:val="24"/>
        </w:rPr>
        <w:br/>
      </w:r>
      <w:proofErr w:type="spellStart"/>
      <w:r w:rsidRPr="00915725">
        <w:rPr>
          <w:rFonts w:cstheme="minorHAnsi"/>
          <w:sz w:val="24"/>
          <w:szCs w:val="24"/>
        </w:rPr>
        <w:t>eqcs</w:t>
      </w:r>
      <w:proofErr w:type="spellEnd"/>
      <w:r>
        <w:rPr>
          <w:rFonts w:cstheme="minorHAnsi"/>
          <w:sz w:val="24"/>
          <w:szCs w:val="24"/>
        </w:rPr>
        <w:tab/>
      </w:r>
      <w:r>
        <w:rPr>
          <w:rFonts w:cstheme="minorHAnsi"/>
          <w:sz w:val="24"/>
          <w:szCs w:val="24"/>
        </w:rPr>
        <w:tab/>
      </w:r>
      <w:r w:rsidRPr="00915725">
        <w:rPr>
          <w:rFonts w:cstheme="minorHAnsi"/>
          <w:sz w:val="24"/>
          <w:szCs w:val="24"/>
        </w:rPr>
        <w:t>CDATA "0"</w:t>
      </w:r>
      <w:r>
        <w:rPr>
          <w:rFonts w:cstheme="minorHAnsi"/>
          <w:sz w:val="24"/>
          <w:szCs w:val="24"/>
        </w:rPr>
        <w:br/>
      </w:r>
      <w:proofErr w:type="spellStart"/>
      <w:r w:rsidRPr="00915725">
        <w:rPr>
          <w:rFonts w:cstheme="minorHAnsi"/>
          <w:sz w:val="24"/>
          <w:szCs w:val="24"/>
        </w:rPr>
        <w:t>wqcs</w:t>
      </w:r>
      <w:proofErr w:type="spellEnd"/>
      <w:r>
        <w:rPr>
          <w:rFonts w:cstheme="minorHAnsi"/>
          <w:sz w:val="24"/>
          <w:szCs w:val="24"/>
        </w:rPr>
        <w:tab/>
      </w:r>
      <w:r>
        <w:rPr>
          <w:rFonts w:cstheme="minorHAnsi"/>
          <w:sz w:val="24"/>
          <w:szCs w:val="24"/>
        </w:rPr>
        <w:tab/>
      </w:r>
      <w:r w:rsidRPr="00915725">
        <w:rPr>
          <w:rFonts w:cstheme="minorHAnsi"/>
          <w:sz w:val="24"/>
          <w:szCs w:val="24"/>
        </w:rPr>
        <w:t>CDATA "0"</w:t>
      </w:r>
      <w:r>
        <w:rPr>
          <w:rFonts w:cstheme="minorHAnsi"/>
          <w:sz w:val="24"/>
          <w:szCs w:val="24"/>
        </w:rPr>
        <w:br/>
      </w:r>
      <w:proofErr w:type="spellStart"/>
      <w:r>
        <w:rPr>
          <w:rFonts w:cstheme="minorHAnsi"/>
          <w:sz w:val="24"/>
          <w:szCs w:val="24"/>
        </w:rPr>
        <w:t>Lo</w:t>
      </w:r>
      <w:r w:rsidRPr="00915725">
        <w:rPr>
          <w:rFonts w:cstheme="minorHAnsi"/>
          <w:sz w:val="24"/>
          <w:szCs w:val="24"/>
        </w:rPr>
        <w:t>wAssays</w:t>
      </w:r>
      <w:proofErr w:type="spellEnd"/>
      <w:r>
        <w:rPr>
          <w:rFonts w:cstheme="minorHAnsi"/>
          <w:sz w:val="24"/>
          <w:szCs w:val="24"/>
        </w:rPr>
        <w:tab/>
      </w:r>
      <w:r w:rsidRPr="00915725">
        <w:rPr>
          <w:rFonts w:cstheme="minorHAnsi"/>
          <w:sz w:val="24"/>
          <w:szCs w:val="24"/>
        </w:rPr>
        <w:t>CDATA "0"</w:t>
      </w:r>
      <w:r>
        <w:rPr>
          <w:rFonts w:cstheme="minorHAnsi"/>
          <w:sz w:val="24"/>
          <w:szCs w:val="24"/>
        </w:rPr>
        <w:br/>
      </w:r>
      <w:proofErr w:type="spellStart"/>
      <w:r w:rsidRPr="00915725">
        <w:rPr>
          <w:rFonts w:cstheme="minorHAnsi"/>
          <w:sz w:val="24"/>
          <w:szCs w:val="24"/>
        </w:rPr>
        <w:t>lowWqcs</w:t>
      </w:r>
      <w:proofErr w:type="spellEnd"/>
      <w:r>
        <w:rPr>
          <w:rFonts w:cstheme="minorHAnsi"/>
          <w:sz w:val="24"/>
          <w:szCs w:val="24"/>
        </w:rPr>
        <w:tab/>
      </w:r>
      <w:r>
        <w:rPr>
          <w:rFonts w:cstheme="minorHAnsi"/>
          <w:sz w:val="24"/>
          <w:szCs w:val="24"/>
        </w:rPr>
        <w:tab/>
      </w:r>
      <w:r w:rsidRPr="00915725">
        <w:rPr>
          <w:rFonts w:cstheme="minorHAnsi"/>
          <w:sz w:val="24"/>
          <w:szCs w:val="24"/>
        </w:rPr>
        <w:t>CDATA "0"</w:t>
      </w:r>
      <w:r>
        <w:rPr>
          <w:rFonts w:cstheme="minorHAnsi"/>
          <w:sz w:val="24"/>
          <w:szCs w:val="24"/>
        </w:rPr>
        <w:br/>
      </w:r>
      <w:r w:rsidRPr="00915725">
        <w:rPr>
          <w:rFonts w:cstheme="minorHAnsi"/>
          <w:sz w:val="24"/>
          <w:szCs w:val="24"/>
        </w:rPr>
        <w:t>errors</w:t>
      </w:r>
      <w:r>
        <w:rPr>
          <w:rFonts w:cstheme="minorHAnsi"/>
          <w:sz w:val="24"/>
          <w:szCs w:val="24"/>
        </w:rPr>
        <w:tab/>
      </w:r>
      <w:r>
        <w:rPr>
          <w:rFonts w:cstheme="minorHAnsi"/>
          <w:sz w:val="24"/>
          <w:szCs w:val="24"/>
        </w:rPr>
        <w:tab/>
      </w:r>
      <w:r w:rsidRPr="00915725">
        <w:rPr>
          <w:rFonts w:cstheme="minorHAnsi"/>
          <w:sz w:val="24"/>
          <w:szCs w:val="24"/>
        </w:rPr>
        <w:t>CDATA "0"</w:t>
      </w:r>
      <w:r>
        <w:rPr>
          <w:rFonts w:cstheme="minorHAnsi"/>
          <w:sz w:val="24"/>
          <w:szCs w:val="24"/>
        </w:rPr>
        <w:br/>
      </w:r>
      <w:r w:rsidRPr="00915725">
        <w:rPr>
          <w:rFonts w:cstheme="minorHAnsi"/>
          <w:sz w:val="24"/>
          <w:szCs w:val="24"/>
        </w:rPr>
        <w:t>alarms</w:t>
      </w:r>
      <w:r>
        <w:rPr>
          <w:rFonts w:cstheme="minorHAnsi"/>
          <w:sz w:val="24"/>
          <w:szCs w:val="24"/>
        </w:rPr>
        <w:tab/>
      </w:r>
      <w:r>
        <w:rPr>
          <w:rFonts w:cstheme="minorHAnsi"/>
          <w:sz w:val="24"/>
          <w:szCs w:val="24"/>
        </w:rPr>
        <w:tab/>
      </w:r>
      <w:r w:rsidRPr="00915725">
        <w:rPr>
          <w:rFonts w:cstheme="minorHAnsi"/>
          <w:sz w:val="24"/>
          <w:szCs w:val="24"/>
        </w:rPr>
        <w:t>CDATA "0"&gt;</w:t>
      </w:r>
    </w:p>
    <w:p w14:paraId="4BDE6328" w14:textId="77777777" w:rsidR="001169D3" w:rsidRPr="005452D9" w:rsidRDefault="001169D3" w:rsidP="001169D3">
      <w:pPr>
        <w:ind w:left="2573" w:hanging="1133"/>
        <w:rPr>
          <w:rFonts w:cstheme="minorHAnsi"/>
          <w:sz w:val="24"/>
          <w:szCs w:val="24"/>
        </w:rPr>
      </w:pPr>
    </w:p>
    <w:p w14:paraId="2D8ECFF9" w14:textId="77777777" w:rsidR="001169D3" w:rsidRDefault="001169D3" w:rsidP="001169D3">
      <w:pPr>
        <w:ind w:left="1440"/>
        <w:rPr>
          <w:rFonts w:cstheme="minorHAnsi"/>
          <w:sz w:val="24"/>
          <w:szCs w:val="24"/>
        </w:rPr>
      </w:pPr>
      <w:r w:rsidRPr="00443587">
        <w:rPr>
          <w:rFonts w:cstheme="minorHAnsi"/>
          <w:sz w:val="24"/>
          <w:szCs w:val="24"/>
        </w:rPr>
        <w:t>&lt;!ELEMENT</w:t>
      </w:r>
      <w:r>
        <w:rPr>
          <w:rFonts w:cstheme="minorHAnsi"/>
          <w:sz w:val="24"/>
          <w:szCs w:val="24"/>
        </w:rPr>
        <w:tab/>
      </w:r>
      <w:proofErr w:type="spellStart"/>
      <w:r w:rsidRPr="00443587">
        <w:rPr>
          <w:rFonts w:cstheme="minorHAnsi"/>
          <w:sz w:val="24"/>
          <w:szCs w:val="24"/>
        </w:rPr>
        <w:t>AssayCounts</w:t>
      </w:r>
      <w:proofErr w:type="spellEnd"/>
      <w:r>
        <w:rPr>
          <w:rFonts w:cstheme="minorHAnsi"/>
          <w:sz w:val="24"/>
          <w:szCs w:val="24"/>
        </w:rPr>
        <w:tab/>
      </w:r>
      <w:r w:rsidRPr="00443587">
        <w:rPr>
          <w:rFonts w:cstheme="minorHAnsi"/>
          <w:sz w:val="24"/>
          <w:szCs w:val="24"/>
        </w:rPr>
        <w:t>EMPTY&gt;</w:t>
      </w:r>
      <w:r>
        <w:rPr>
          <w:rFonts w:cstheme="minorHAnsi"/>
          <w:sz w:val="24"/>
          <w:szCs w:val="24"/>
        </w:rPr>
        <w:br/>
      </w:r>
      <w:r w:rsidRPr="00443587">
        <w:rPr>
          <w:rFonts w:cstheme="minorHAnsi"/>
          <w:sz w:val="24"/>
          <w:szCs w:val="24"/>
        </w:rPr>
        <w:t>&lt;!ATTLIST</w:t>
      </w:r>
      <w:r w:rsidRPr="00443587">
        <w:rPr>
          <w:rFonts w:cstheme="minorHAnsi"/>
          <w:sz w:val="24"/>
          <w:szCs w:val="24"/>
        </w:rPr>
        <w:tab/>
      </w:r>
      <w:proofErr w:type="spellStart"/>
      <w:r w:rsidRPr="00443587">
        <w:rPr>
          <w:rFonts w:cstheme="minorHAnsi"/>
          <w:sz w:val="24"/>
          <w:szCs w:val="24"/>
        </w:rPr>
        <w:t>AssayCounts</w:t>
      </w:r>
      <w:proofErr w:type="spellEnd"/>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r>
      <w:proofErr w:type="spellStart"/>
      <w:r w:rsidRPr="00443587">
        <w:rPr>
          <w:rFonts w:cstheme="minorHAnsi"/>
          <w:sz w:val="24"/>
          <w:szCs w:val="24"/>
        </w:rPr>
        <w:t>lowPower</w:t>
      </w:r>
      <w:proofErr w:type="spellEnd"/>
      <w:r w:rsidRPr="00443587">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r>
      <w:proofErr w:type="spellStart"/>
      <w:r>
        <w:rPr>
          <w:rFonts w:cstheme="minorHAnsi"/>
          <w:sz w:val="24"/>
          <w:szCs w:val="24"/>
        </w:rPr>
        <w:t>wqc</w:t>
      </w:r>
      <w:proofErr w:type="spellEnd"/>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type</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count</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ED&gt;</w:t>
      </w:r>
    </w:p>
    <w:p w14:paraId="5ACD4026" w14:textId="77777777" w:rsidR="001169D3" w:rsidRPr="00443587" w:rsidRDefault="001169D3" w:rsidP="001169D3">
      <w:pPr>
        <w:ind w:left="1440"/>
        <w:rPr>
          <w:rFonts w:cstheme="minorHAnsi"/>
          <w:sz w:val="24"/>
          <w:szCs w:val="24"/>
        </w:rPr>
      </w:pPr>
    </w:p>
    <w:p w14:paraId="03095A07" w14:textId="77777777" w:rsidR="00021E0B" w:rsidRDefault="00021E0B">
      <w:pPr>
        <w:rPr>
          <w:rFonts w:cstheme="minorHAnsi"/>
          <w:sz w:val="24"/>
          <w:szCs w:val="24"/>
        </w:rPr>
      </w:pPr>
      <w:r>
        <w:rPr>
          <w:rFonts w:cstheme="minorHAnsi"/>
          <w:sz w:val="24"/>
          <w:szCs w:val="24"/>
        </w:rPr>
        <w:br w:type="page"/>
      </w:r>
    </w:p>
    <w:p w14:paraId="42C33877" w14:textId="3C93895C" w:rsidR="00C26C6A" w:rsidRDefault="001169D3" w:rsidP="00C26C6A">
      <w:pPr>
        <w:ind w:left="1440"/>
        <w:rPr>
          <w:rFonts w:cstheme="minorHAnsi"/>
          <w:sz w:val="24"/>
          <w:szCs w:val="24"/>
        </w:rPr>
      </w:pPr>
      <w:r w:rsidRPr="00443587">
        <w:rPr>
          <w:rFonts w:cstheme="minorHAnsi"/>
          <w:sz w:val="24"/>
          <w:szCs w:val="24"/>
        </w:rPr>
        <w:lastRenderedPageBreak/>
        <w:t>&lt;!ELEMENT</w:t>
      </w:r>
      <w:r>
        <w:rPr>
          <w:rFonts w:cstheme="minorHAnsi"/>
          <w:sz w:val="24"/>
          <w:szCs w:val="24"/>
        </w:rPr>
        <w:tab/>
      </w:r>
      <w:proofErr w:type="spellStart"/>
      <w:r w:rsidRPr="00443587">
        <w:rPr>
          <w:rFonts w:cstheme="minorHAnsi"/>
          <w:sz w:val="24"/>
          <w:szCs w:val="24"/>
        </w:rPr>
        <w:t>ErrorCounts</w:t>
      </w:r>
      <w:proofErr w:type="spellEnd"/>
      <w:r>
        <w:rPr>
          <w:rFonts w:cstheme="minorHAnsi"/>
          <w:sz w:val="24"/>
          <w:szCs w:val="24"/>
        </w:rPr>
        <w:tab/>
      </w:r>
      <w:r w:rsidRPr="00443587">
        <w:rPr>
          <w:rFonts w:cstheme="minorHAnsi"/>
          <w:sz w:val="24"/>
          <w:szCs w:val="24"/>
        </w:rPr>
        <w:t>EMPTY&gt;</w:t>
      </w:r>
      <w:r>
        <w:rPr>
          <w:rFonts w:cstheme="minorHAnsi"/>
          <w:sz w:val="24"/>
          <w:szCs w:val="24"/>
        </w:rPr>
        <w:br/>
      </w:r>
      <w:r w:rsidRPr="00443587">
        <w:rPr>
          <w:rFonts w:cstheme="minorHAnsi"/>
          <w:sz w:val="24"/>
          <w:szCs w:val="24"/>
        </w:rPr>
        <w:t>&lt;!ATTLIST</w:t>
      </w:r>
      <w:r w:rsidRPr="00443587">
        <w:rPr>
          <w:rFonts w:cstheme="minorHAnsi"/>
          <w:sz w:val="24"/>
          <w:szCs w:val="24"/>
        </w:rPr>
        <w:tab/>
      </w:r>
      <w:proofErr w:type="spellStart"/>
      <w:r>
        <w:rPr>
          <w:rFonts w:cstheme="minorHAnsi"/>
          <w:sz w:val="24"/>
          <w:szCs w:val="24"/>
        </w:rPr>
        <w:t>ErrorCounts</w:t>
      </w:r>
      <w:proofErr w:type="spellEnd"/>
      <w:r>
        <w:rPr>
          <w:rFonts w:cstheme="minorHAnsi"/>
          <w:sz w:val="24"/>
          <w:szCs w:val="24"/>
        </w:rPr>
        <w:br/>
      </w:r>
      <w:r>
        <w:rPr>
          <w:rFonts w:cstheme="minorHAnsi"/>
          <w:sz w:val="24"/>
          <w:szCs w:val="24"/>
        </w:rPr>
        <w:tab/>
      </w:r>
      <w:r>
        <w:rPr>
          <w:rFonts w:cstheme="minorHAnsi"/>
          <w:sz w:val="24"/>
          <w:szCs w:val="24"/>
        </w:rPr>
        <w:tab/>
        <w:t>error</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 xml:space="preserve">                           number</w:t>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r>
      <w:r>
        <w:rPr>
          <w:rFonts w:cstheme="minorHAnsi"/>
          <w:sz w:val="24"/>
          <w:szCs w:val="24"/>
        </w:rPr>
        <w:tab/>
      </w:r>
      <w:r>
        <w:rPr>
          <w:rFonts w:cstheme="minorHAnsi"/>
          <w:sz w:val="24"/>
          <w:szCs w:val="24"/>
        </w:rPr>
        <w:tab/>
        <w:t>count</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ED&gt;</w:t>
      </w:r>
    </w:p>
    <w:p w14:paraId="3F9FCB35" w14:textId="77777777" w:rsidR="001169D3" w:rsidRPr="00443587" w:rsidRDefault="001169D3" w:rsidP="001169D3">
      <w:pPr>
        <w:ind w:left="1440"/>
        <w:rPr>
          <w:rFonts w:cstheme="minorHAnsi"/>
          <w:sz w:val="24"/>
          <w:szCs w:val="24"/>
        </w:rPr>
      </w:pPr>
      <w:r w:rsidRPr="00443587">
        <w:rPr>
          <w:rFonts w:cstheme="minorHAnsi"/>
          <w:sz w:val="24"/>
          <w:szCs w:val="24"/>
        </w:rPr>
        <w:t>&lt;!ELEMENT</w:t>
      </w:r>
      <w:r>
        <w:rPr>
          <w:rFonts w:cstheme="minorHAnsi"/>
          <w:sz w:val="24"/>
          <w:szCs w:val="24"/>
        </w:rPr>
        <w:tab/>
      </w:r>
      <w:proofErr w:type="spellStart"/>
      <w:r w:rsidRPr="00443587">
        <w:rPr>
          <w:rFonts w:cstheme="minorHAnsi"/>
          <w:sz w:val="24"/>
          <w:szCs w:val="24"/>
        </w:rPr>
        <w:t>Error</w:t>
      </w:r>
      <w:r>
        <w:rPr>
          <w:rFonts w:cstheme="minorHAnsi"/>
          <w:sz w:val="24"/>
          <w:szCs w:val="24"/>
        </w:rPr>
        <w:t>States</w:t>
      </w:r>
      <w:proofErr w:type="spellEnd"/>
      <w:r>
        <w:rPr>
          <w:rFonts w:cstheme="minorHAnsi"/>
          <w:sz w:val="24"/>
          <w:szCs w:val="24"/>
        </w:rPr>
        <w:tab/>
      </w:r>
      <w:r w:rsidRPr="00443587">
        <w:rPr>
          <w:rFonts w:cstheme="minorHAnsi"/>
          <w:sz w:val="24"/>
          <w:szCs w:val="24"/>
        </w:rPr>
        <w:t>EMPTY&gt;</w:t>
      </w:r>
      <w:r>
        <w:rPr>
          <w:rFonts w:cstheme="minorHAnsi"/>
          <w:sz w:val="24"/>
          <w:szCs w:val="24"/>
        </w:rPr>
        <w:br/>
      </w:r>
      <w:r w:rsidRPr="00443587">
        <w:rPr>
          <w:rFonts w:cstheme="minorHAnsi"/>
          <w:sz w:val="24"/>
          <w:szCs w:val="24"/>
        </w:rPr>
        <w:t>&lt;!ATTLIST</w:t>
      </w:r>
      <w:r w:rsidRPr="00443587">
        <w:rPr>
          <w:rFonts w:cstheme="minorHAnsi"/>
          <w:sz w:val="24"/>
          <w:szCs w:val="24"/>
        </w:rPr>
        <w:tab/>
      </w:r>
      <w:proofErr w:type="spellStart"/>
      <w:r>
        <w:rPr>
          <w:rFonts w:cstheme="minorHAnsi"/>
          <w:sz w:val="24"/>
          <w:szCs w:val="24"/>
        </w:rPr>
        <w:t>ErrorStates</w:t>
      </w:r>
      <w:proofErr w:type="spellEnd"/>
      <w:r>
        <w:rPr>
          <w:rFonts w:cstheme="minorHAnsi"/>
          <w:sz w:val="24"/>
          <w:szCs w:val="24"/>
        </w:rPr>
        <w:br/>
      </w:r>
      <w:r>
        <w:rPr>
          <w:rFonts w:cstheme="minorHAnsi"/>
          <w:sz w:val="24"/>
          <w:szCs w:val="24"/>
        </w:rPr>
        <w:tab/>
      </w:r>
      <w:r>
        <w:rPr>
          <w:rFonts w:cstheme="minorHAnsi"/>
          <w:sz w:val="24"/>
          <w:szCs w:val="24"/>
        </w:rPr>
        <w:tab/>
        <w:t>state</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 xml:space="preserve">                           count</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ED&gt;</w:t>
      </w:r>
      <w:r>
        <w:rPr>
          <w:rFonts w:cstheme="minorHAnsi"/>
          <w:sz w:val="24"/>
          <w:szCs w:val="24"/>
        </w:rPr>
        <w:br/>
      </w:r>
    </w:p>
    <w:p w14:paraId="704379E8" w14:textId="77777777" w:rsidR="001169D3" w:rsidRDefault="001169D3" w:rsidP="001169D3">
      <w:pPr>
        <w:ind w:left="1440"/>
        <w:rPr>
          <w:rFonts w:cstheme="minorHAnsi"/>
          <w:sz w:val="24"/>
          <w:szCs w:val="24"/>
        </w:rPr>
      </w:pPr>
      <w:r w:rsidRPr="00443587">
        <w:rPr>
          <w:rFonts w:cstheme="minorHAnsi"/>
          <w:sz w:val="24"/>
          <w:szCs w:val="24"/>
        </w:rPr>
        <w:t>&lt;!ELEMENT</w:t>
      </w:r>
      <w:r>
        <w:rPr>
          <w:rFonts w:cstheme="minorHAnsi"/>
          <w:sz w:val="24"/>
          <w:szCs w:val="24"/>
        </w:rPr>
        <w:tab/>
      </w:r>
      <w:proofErr w:type="spellStart"/>
      <w:r>
        <w:rPr>
          <w:rFonts w:cstheme="minorHAnsi"/>
          <w:sz w:val="24"/>
          <w:szCs w:val="24"/>
        </w:rPr>
        <w:t>AlarmCounts</w:t>
      </w:r>
      <w:proofErr w:type="spellEnd"/>
      <w:r>
        <w:rPr>
          <w:rFonts w:cstheme="minorHAnsi"/>
          <w:sz w:val="24"/>
          <w:szCs w:val="24"/>
        </w:rPr>
        <w:tab/>
      </w:r>
      <w:r w:rsidRPr="00443587">
        <w:rPr>
          <w:rFonts w:cstheme="minorHAnsi"/>
          <w:sz w:val="24"/>
          <w:szCs w:val="24"/>
        </w:rPr>
        <w:t>EMPTY &gt;</w:t>
      </w:r>
      <w:r>
        <w:rPr>
          <w:rFonts w:cstheme="minorHAnsi"/>
          <w:sz w:val="24"/>
          <w:szCs w:val="24"/>
        </w:rPr>
        <w:br/>
      </w:r>
      <w:r w:rsidRPr="00443587">
        <w:rPr>
          <w:rFonts w:cstheme="minorHAnsi"/>
          <w:sz w:val="24"/>
          <w:szCs w:val="24"/>
        </w:rPr>
        <w:t>&lt;!ATTLIST</w:t>
      </w:r>
      <w:r w:rsidRPr="00443587">
        <w:rPr>
          <w:rFonts w:cstheme="minorHAnsi"/>
          <w:sz w:val="24"/>
          <w:szCs w:val="24"/>
        </w:rPr>
        <w:tab/>
      </w:r>
      <w:proofErr w:type="spellStart"/>
      <w:r>
        <w:rPr>
          <w:rFonts w:cstheme="minorHAnsi"/>
          <w:sz w:val="24"/>
          <w:szCs w:val="24"/>
        </w:rPr>
        <w:t>AlarmCounts</w:t>
      </w:r>
      <w:proofErr w:type="spellEnd"/>
      <w:r>
        <w:rPr>
          <w:rFonts w:cstheme="minorHAnsi"/>
          <w:sz w:val="24"/>
          <w:szCs w:val="24"/>
        </w:rPr>
        <w:br/>
      </w:r>
      <w:r>
        <w:rPr>
          <w:rFonts w:cstheme="minorHAnsi"/>
          <w:sz w:val="24"/>
          <w:szCs w:val="24"/>
        </w:rPr>
        <w:tab/>
      </w:r>
      <w:r>
        <w:rPr>
          <w:rFonts w:cstheme="minorHAnsi"/>
          <w:sz w:val="24"/>
          <w:szCs w:val="24"/>
        </w:rPr>
        <w:tab/>
        <w:t>alarm</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 xml:space="preserve">                           alarm</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ED&gt;</w:t>
      </w:r>
    </w:p>
    <w:p w14:paraId="67A8A853" w14:textId="77777777" w:rsidR="001169D3" w:rsidRDefault="001169D3" w:rsidP="001169D3">
      <w:pPr>
        <w:ind w:left="1440"/>
        <w:rPr>
          <w:rFonts w:cstheme="minorHAnsi"/>
          <w:sz w:val="24"/>
          <w:szCs w:val="24"/>
        </w:rPr>
      </w:pPr>
    </w:p>
    <w:p w14:paraId="4C4E597C" w14:textId="5BD8ED91" w:rsidR="001169D3" w:rsidRPr="00443587" w:rsidRDefault="001169D3" w:rsidP="001169D3">
      <w:pPr>
        <w:ind w:left="1440"/>
        <w:rPr>
          <w:rFonts w:cstheme="minorHAnsi"/>
          <w:sz w:val="24"/>
          <w:szCs w:val="24"/>
        </w:rPr>
      </w:pPr>
      <w:r w:rsidRPr="00443587">
        <w:rPr>
          <w:rFonts w:cstheme="minorHAnsi"/>
          <w:sz w:val="24"/>
          <w:szCs w:val="24"/>
        </w:rPr>
        <w:t>&lt;!ELEMENT</w:t>
      </w:r>
      <w:r>
        <w:rPr>
          <w:rFonts w:cstheme="minorHAnsi"/>
          <w:sz w:val="24"/>
          <w:szCs w:val="24"/>
        </w:rPr>
        <w:tab/>
      </w:r>
      <w:proofErr w:type="spellStart"/>
      <w:r>
        <w:rPr>
          <w:rFonts w:cstheme="minorHAnsi"/>
          <w:sz w:val="24"/>
          <w:szCs w:val="24"/>
        </w:rPr>
        <w:t>AlarmStates</w:t>
      </w:r>
      <w:proofErr w:type="spellEnd"/>
      <w:r>
        <w:rPr>
          <w:rFonts w:cstheme="minorHAnsi"/>
          <w:sz w:val="24"/>
          <w:szCs w:val="24"/>
        </w:rPr>
        <w:tab/>
      </w:r>
      <w:r w:rsidRPr="00443587">
        <w:rPr>
          <w:rFonts w:cstheme="minorHAnsi"/>
          <w:sz w:val="24"/>
          <w:szCs w:val="24"/>
        </w:rPr>
        <w:t>EMPTY &gt;</w:t>
      </w:r>
      <w:r>
        <w:rPr>
          <w:rFonts w:cstheme="minorHAnsi"/>
          <w:sz w:val="24"/>
          <w:szCs w:val="24"/>
        </w:rPr>
        <w:br/>
      </w:r>
      <w:r w:rsidRPr="00443587">
        <w:rPr>
          <w:rFonts w:cstheme="minorHAnsi"/>
          <w:sz w:val="24"/>
          <w:szCs w:val="24"/>
        </w:rPr>
        <w:t>&lt;!ATTLIST</w:t>
      </w:r>
      <w:r w:rsidRPr="00443587">
        <w:rPr>
          <w:rFonts w:cstheme="minorHAnsi"/>
          <w:sz w:val="24"/>
          <w:szCs w:val="24"/>
        </w:rPr>
        <w:tab/>
      </w:r>
      <w:proofErr w:type="spellStart"/>
      <w:r>
        <w:rPr>
          <w:rFonts w:cstheme="minorHAnsi"/>
          <w:sz w:val="24"/>
          <w:szCs w:val="24"/>
        </w:rPr>
        <w:t>AlarmStates</w:t>
      </w:r>
      <w:proofErr w:type="spellEnd"/>
      <w:r>
        <w:rPr>
          <w:rFonts w:cstheme="minorHAnsi"/>
          <w:sz w:val="24"/>
          <w:szCs w:val="24"/>
        </w:rPr>
        <w:br/>
      </w:r>
      <w:r>
        <w:rPr>
          <w:rFonts w:cstheme="minorHAnsi"/>
          <w:sz w:val="24"/>
          <w:szCs w:val="24"/>
        </w:rPr>
        <w:tab/>
      </w:r>
      <w:r>
        <w:rPr>
          <w:rFonts w:cstheme="minorHAnsi"/>
          <w:sz w:val="24"/>
          <w:szCs w:val="24"/>
        </w:rPr>
        <w:tab/>
        <w:t>state</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w:t>
      </w:r>
      <w:r>
        <w:rPr>
          <w:rFonts w:cstheme="minorHAnsi"/>
          <w:sz w:val="24"/>
          <w:szCs w:val="24"/>
        </w:rPr>
        <w:br/>
        <w:t xml:space="preserve">                           count</w:t>
      </w:r>
      <w:r>
        <w:rPr>
          <w:rFonts w:cstheme="minorHAnsi"/>
          <w:sz w:val="24"/>
          <w:szCs w:val="24"/>
        </w:rPr>
        <w:tab/>
      </w:r>
      <w:r>
        <w:rPr>
          <w:rFonts w:cstheme="minorHAnsi"/>
          <w:sz w:val="24"/>
          <w:szCs w:val="24"/>
        </w:rPr>
        <w:tab/>
      </w:r>
      <w:r w:rsidRPr="00915725">
        <w:rPr>
          <w:rFonts w:cstheme="minorHAnsi"/>
          <w:sz w:val="24"/>
          <w:szCs w:val="24"/>
        </w:rPr>
        <w:t>CDATA #REQUIR</w:t>
      </w:r>
      <w:r>
        <w:rPr>
          <w:rFonts w:cstheme="minorHAnsi"/>
          <w:sz w:val="24"/>
          <w:szCs w:val="24"/>
        </w:rPr>
        <w:t>ED&gt;</w:t>
      </w:r>
      <w:r>
        <w:rPr>
          <w:rFonts w:cstheme="minorHAnsi"/>
          <w:sz w:val="24"/>
          <w:szCs w:val="24"/>
        </w:rPr>
        <w:br/>
      </w:r>
    </w:p>
    <w:p w14:paraId="74CBC203" w14:textId="77777777" w:rsidR="001169D3" w:rsidRDefault="001169D3" w:rsidP="001169D3">
      <w:pPr>
        <w:ind w:left="1440"/>
        <w:rPr>
          <w:rFonts w:cstheme="minorHAnsi"/>
          <w:sz w:val="24"/>
          <w:szCs w:val="24"/>
        </w:rPr>
      </w:pPr>
      <w:r w:rsidRPr="00443587">
        <w:rPr>
          <w:rFonts w:cstheme="minorHAnsi"/>
          <w:sz w:val="24"/>
          <w:szCs w:val="24"/>
        </w:rPr>
        <w:t>&lt;!ELEMENT</w:t>
      </w:r>
      <w:r w:rsidRPr="00443587">
        <w:rPr>
          <w:rFonts w:cstheme="minorHAnsi"/>
          <w:sz w:val="24"/>
          <w:szCs w:val="24"/>
        </w:rPr>
        <w:tab/>
      </w:r>
      <w:proofErr w:type="spellStart"/>
      <w:r w:rsidRPr="00443587">
        <w:rPr>
          <w:rFonts w:cstheme="minorHAnsi"/>
          <w:sz w:val="24"/>
          <w:szCs w:val="24"/>
        </w:rPr>
        <w:t>AssayRecords</w:t>
      </w:r>
      <w:proofErr w:type="spellEnd"/>
      <w:r w:rsidRPr="00443587">
        <w:rPr>
          <w:rFonts w:cstheme="minorHAnsi"/>
          <w:sz w:val="24"/>
          <w:szCs w:val="24"/>
        </w:rPr>
        <w:tab/>
        <w:t xml:space="preserve">(Assay | </w:t>
      </w:r>
      <w:proofErr w:type="spellStart"/>
      <w:proofErr w:type="gramStart"/>
      <w:r w:rsidRPr="00443587">
        <w:rPr>
          <w:rFonts w:cstheme="minorHAnsi"/>
          <w:sz w:val="24"/>
          <w:szCs w:val="24"/>
        </w:rPr>
        <w:t>RecordError</w:t>
      </w:r>
      <w:proofErr w:type="spellEnd"/>
      <w:r w:rsidRPr="00443587">
        <w:rPr>
          <w:rFonts w:cstheme="minorHAnsi"/>
          <w:sz w:val="24"/>
          <w:szCs w:val="24"/>
        </w:rPr>
        <w:t>)*</w:t>
      </w:r>
      <w:proofErr w:type="gramEnd"/>
      <w:r>
        <w:rPr>
          <w:rFonts w:cstheme="minorHAnsi"/>
          <w:sz w:val="24"/>
          <w:szCs w:val="24"/>
        </w:rPr>
        <w:br/>
      </w:r>
      <w:r w:rsidRPr="00443587">
        <w:rPr>
          <w:rFonts w:cstheme="minorHAnsi"/>
          <w:sz w:val="24"/>
          <w:szCs w:val="24"/>
        </w:rPr>
        <w:t>&lt;!ELEMENT</w:t>
      </w:r>
      <w:r w:rsidRPr="00443587">
        <w:rPr>
          <w:rFonts w:cstheme="minorHAnsi"/>
          <w:sz w:val="24"/>
          <w:szCs w:val="24"/>
        </w:rPr>
        <w:tab/>
      </w:r>
      <w:proofErr w:type="spellStart"/>
      <w:r w:rsidRPr="00443587">
        <w:rPr>
          <w:rFonts w:cstheme="minorHAnsi"/>
          <w:sz w:val="24"/>
          <w:szCs w:val="24"/>
        </w:rPr>
        <w:t>WqcRecords</w:t>
      </w:r>
      <w:proofErr w:type="spellEnd"/>
      <w:r w:rsidRPr="00443587">
        <w:rPr>
          <w:rFonts w:cstheme="minorHAnsi"/>
          <w:sz w:val="24"/>
          <w:szCs w:val="24"/>
        </w:rPr>
        <w:tab/>
        <w:t xml:space="preserve">(Assay | </w:t>
      </w:r>
      <w:proofErr w:type="spellStart"/>
      <w:r w:rsidRPr="00443587">
        <w:rPr>
          <w:rFonts w:cstheme="minorHAnsi"/>
          <w:sz w:val="24"/>
          <w:szCs w:val="24"/>
        </w:rPr>
        <w:t>RecordError</w:t>
      </w:r>
      <w:proofErr w:type="spellEnd"/>
      <w:r w:rsidRPr="00443587">
        <w:rPr>
          <w:rFonts w:cstheme="minorHAnsi"/>
          <w:sz w:val="24"/>
          <w:szCs w:val="24"/>
        </w:rPr>
        <w:t>)*</w:t>
      </w:r>
      <w:r>
        <w:rPr>
          <w:rFonts w:cstheme="minorHAnsi"/>
          <w:sz w:val="24"/>
          <w:szCs w:val="24"/>
        </w:rPr>
        <w:br/>
      </w:r>
      <w:r w:rsidRPr="00443587">
        <w:rPr>
          <w:rFonts w:cstheme="minorHAnsi"/>
          <w:sz w:val="24"/>
          <w:szCs w:val="24"/>
        </w:rPr>
        <w:t>&lt;!ELEMENT</w:t>
      </w:r>
      <w:r w:rsidRPr="00443587">
        <w:rPr>
          <w:rFonts w:cstheme="minorHAnsi"/>
          <w:sz w:val="24"/>
          <w:szCs w:val="24"/>
        </w:rPr>
        <w:tab/>
      </w:r>
      <w:proofErr w:type="spellStart"/>
      <w:r w:rsidRPr="00443587">
        <w:rPr>
          <w:rFonts w:cstheme="minorHAnsi"/>
          <w:sz w:val="24"/>
          <w:szCs w:val="24"/>
        </w:rPr>
        <w:t>EqcRecords</w:t>
      </w:r>
      <w:proofErr w:type="spellEnd"/>
      <w:r w:rsidRPr="00443587">
        <w:rPr>
          <w:rFonts w:cstheme="minorHAnsi"/>
          <w:sz w:val="24"/>
          <w:szCs w:val="24"/>
        </w:rPr>
        <w:tab/>
        <w:t xml:space="preserve">(Assay | </w:t>
      </w:r>
      <w:proofErr w:type="spellStart"/>
      <w:r w:rsidRPr="00443587">
        <w:rPr>
          <w:rFonts w:cstheme="minorHAnsi"/>
          <w:sz w:val="24"/>
          <w:szCs w:val="24"/>
        </w:rPr>
        <w:t>RecordError</w:t>
      </w:r>
      <w:proofErr w:type="spellEnd"/>
      <w:r w:rsidRPr="00443587">
        <w:rPr>
          <w:rFonts w:cstheme="minorHAnsi"/>
          <w:sz w:val="24"/>
          <w:szCs w:val="24"/>
        </w:rPr>
        <w:t>)*</w:t>
      </w:r>
      <w:r>
        <w:rPr>
          <w:rFonts w:cstheme="minorHAnsi"/>
          <w:sz w:val="24"/>
          <w:szCs w:val="24"/>
        </w:rPr>
        <w:br/>
      </w:r>
      <w:r w:rsidRPr="00A57014">
        <w:rPr>
          <w:rFonts w:cstheme="minorHAnsi"/>
          <w:sz w:val="24"/>
          <w:szCs w:val="24"/>
        </w:rPr>
        <w:t>&lt;!ELEMENT</w:t>
      </w:r>
      <w:r w:rsidRPr="00A57014">
        <w:rPr>
          <w:rFonts w:cstheme="minorHAnsi"/>
          <w:sz w:val="24"/>
          <w:szCs w:val="24"/>
        </w:rPr>
        <w:tab/>
      </w:r>
      <w:proofErr w:type="spellStart"/>
      <w:r w:rsidRPr="00A57014">
        <w:rPr>
          <w:rFonts w:cstheme="minorHAnsi"/>
          <w:sz w:val="24"/>
          <w:szCs w:val="24"/>
        </w:rPr>
        <w:t>AlarmRecords</w:t>
      </w:r>
      <w:proofErr w:type="spellEnd"/>
      <w:r w:rsidRPr="00A57014">
        <w:rPr>
          <w:rFonts w:cstheme="minorHAnsi"/>
          <w:sz w:val="24"/>
          <w:szCs w:val="24"/>
        </w:rPr>
        <w:tab/>
        <w:t xml:space="preserve">(Alarm | </w:t>
      </w:r>
      <w:proofErr w:type="spellStart"/>
      <w:r w:rsidRPr="00A57014">
        <w:rPr>
          <w:rFonts w:cstheme="minorHAnsi"/>
          <w:sz w:val="24"/>
          <w:szCs w:val="24"/>
        </w:rPr>
        <w:t>RecordError</w:t>
      </w:r>
      <w:proofErr w:type="spellEnd"/>
      <w:r w:rsidRPr="00A57014">
        <w:rPr>
          <w:rFonts w:cstheme="minorHAnsi"/>
          <w:sz w:val="24"/>
          <w:szCs w:val="24"/>
        </w:rPr>
        <w:t>)*</w:t>
      </w:r>
      <w:r>
        <w:rPr>
          <w:rFonts w:cstheme="minorHAnsi"/>
          <w:sz w:val="24"/>
          <w:szCs w:val="24"/>
        </w:rPr>
        <w:br/>
      </w:r>
      <w:r w:rsidRPr="00A57014">
        <w:rPr>
          <w:rFonts w:cstheme="minorHAnsi"/>
          <w:sz w:val="24"/>
          <w:szCs w:val="24"/>
        </w:rPr>
        <w:t>&lt;!ELEMENT</w:t>
      </w:r>
      <w:r w:rsidRPr="00A57014">
        <w:rPr>
          <w:rFonts w:cstheme="minorHAnsi"/>
          <w:sz w:val="24"/>
          <w:szCs w:val="24"/>
        </w:rPr>
        <w:tab/>
      </w:r>
      <w:proofErr w:type="spellStart"/>
      <w:r w:rsidRPr="00A57014">
        <w:rPr>
          <w:rFonts w:cstheme="minorHAnsi"/>
          <w:sz w:val="24"/>
          <w:szCs w:val="24"/>
        </w:rPr>
        <w:t>ErrorRecords</w:t>
      </w:r>
      <w:proofErr w:type="spellEnd"/>
      <w:r w:rsidRPr="00A57014">
        <w:rPr>
          <w:rFonts w:cstheme="minorHAnsi"/>
          <w:sz w:val="24"/>
          <w:szCs w:val="24"/>
        </w:rPr>
        <w:tab/>
        <w:t xml:space="preserve">(Error | </w:t>
      </w:r>
      <w:proofErr w:type="spellStart"/>
      <w:r w:rsidRPr="00A57014">
        <w:rPr>
          <w:rFonts w:cstheme="minorHAnsi"/>
          <w:sz w:val="24"/>
          <w:szCs w:val="24"/>
        </w:rPr>
        <w:t>RecordError</w:t>
      </w:r>
      <w:proofErr w:type="spellEnd"/>
      <w:r w:rsidRPr="00A57014">
        <w:rPr>
          <w:rFonts w:cstheme="minorHAnsi"/>
          <w:sz w:val="24"/>
          <w:szCs w:val="24"/>
        </w:rPr>
        <w:t>)*</w:t>
      </w:r>
      <w:r>
        <w:rPr>
          <w:rFonts w:cstheme="minorHAnsi"/>
          <w:sz w:val="24"/>
          <w:szCs w:val="24"/>
        </w:rPr>
        <w:br/>
      </w:r>
      <w:r w:rsidRPr="00A57014">
        <w:rPr>
          <w:rFonts w:cstheme="minorHAnsi"/>
          <w:sz w:val="24"/>
          <w:szCs w:val="24"/>
        </w:rPr>
        <w:t>&lt;!ELEMENT</w:t>
      </w:r>
      <w:r w:rsidRPr="00A57014">
        <w:rPr>
          <w:rFonts w:cstheme="minorHAnsi"/>
          <w:sz w:val="24"/>
          <w:szCs w:val="24"/>
        </w:rPr>
        <w:tab/>
      </w:r>
      <w:proofErr w:type="spellStart"/>
      <w:r w:rsidRPr="00A57014">
        <w:rPr>
          <w:rFonts w:cstheme="minorHAnsi"/>
          <w:sz w:val="24"/>
          <w:szCs w:val="24"/>
        </w:rPr>
        <w:t>MiscRecords</w:t>
      </w:r>
      <w:proofErr w:type="spellEnd"/>
      <w:r w:rsidRPr="00A57014">
        <w:rPr>
          <w:rFonts w:cstheme="minorHAnsi"/>
          <w:sz w:val="24"/>
          <w:szCs w:val="24"/>
        </w:rPr>
        <w:tab/>
        <w:t>(</w:t>
      </w:r>
      <w:proofErr w:type="spellStart"/>
      <w:r w:rsidRPr="00A57014">
        <w:rPr>
          <w:rFonts w:cstheme="minorHAnsi"/>
          <w:sz w:val="24"/>
          <w:szCs w:val="24"/>
        </w:rPr>
        <w:t>Misc</w:t>
      </w:r>
      <w:proofErr w:type="spellEnd"/>
      <w:r w:rsidRPr="00A57014">
        <w:rPr>
          <w:rFonts w:cstheme="minorHAnsi"/>
          <w:sz w:val="24"/>
          <w:szCs w:val="24"/>
        </w:rPr>
        <w:t xml:space="preserve"> | </w:t>
      </w:r>
      <w:proofErr w:type="spellStart"/>
      <w:r w:rsidRPr="00A57014">
        <w:rPr>
          <w:rFonts w:cstheme="minorHAnsi"/>
          <w:sz w:val="24"/>
          <w:szCs w:val="24"/>
        </w:rPr>
        <w:t>RecordError</w:t>
      </w:r>
      <w:proofErr w:type="spellEnd"/>
      <w:r w:rsidRPr="00A57014">
        <w:rPr>
          <w:rFonts w:cstheme="minorHAnsi"/>
          <w:sz w:val="24"/>
          <w:szCs w:val="24"/>
        </w:rPr>
        <w:t>)*</w:t>
      </w:r>
      <w:r>
        <w:rPr>
          <w:rFonts w:cstheme="minorHAnsi"/>
          <w:sz w:val="24"/>
          <w:szCs w:val="24"/>
        </w:rPr>
        <w:t>&gt;</w:t>
      </w:r>
    </w:p>
    <w:p w14:paraId="47DED05F" w14:textId="77777777" w:rsidR="001169D3" w:rsidRDefault="001169D3" w:rsidP="001169D3">
      <w:pPr>
        <w:ind w:left="1440"/>
        <w:rPr>
          <w:rFonts w:cstheme="minorHAnsi"/>
          <w:sz w:val="24"/>
          <w:szCs w:val="24"/>
        </w:rPr>
      </w:pPr>
    </w:p>
    <w:p w14:paraId="6DE802A8" w14:textId="77777777" w:rsidR="00021E0B" w:rsidRDefault="00021E0B">
      <w:pPr>
        <w:rPr>
          <w:rFonts w:cstheme="minorHAnsi"/>
          <w:sz w:val="24"/>
          <w:szCs w:val="24"/>
        </w:rPr>
      </w:pPr>
      <w:r>
        <w:rPr>
          <w:rFonts w:cstheme="minorHAnsi"/>
          <w:sz w:val="24"/>
          <w:szCs w:val="24"/>
        </w:rPr>
        <w:br w:type="page"/>
      </w:r>
    </w:p>
    <w:p w14:paraId="14D971D7" w14:textId="5F662D62" w:rsidR="001169D3" w:rsidRPr="00225E03" w:rsidRDefault="001169D3" w:rsidP="001169D3">
      <w:pPr>
        <w:ind w:left="1440"/>
        <w:rPr>
          <w:rFonts w:cstheme="minorHAnsi"/>
          <w:sz w:val="24"/>
          <w:szCs w:val="24"/>
        </w:rPr>
      </w:pPr>
      <w:r w:rsidRPr="00225E03">
        <w:rPr>
          <w:rFonts w:cstheme="minorHAnsi"/>
          <w:sz w:val="24"/>
          <w:szCs w:val="24"/>
        </w:rPr>
        <w:lastRenderedPageBreak/>
        <w:t>&lt;!ELEMENT</w:t>
      </w:r>
      <w:r>
        <w:rPr>
          <w:rFonts w:cstheme="minorHAnsi"/>
          <w:sz w:val="24"/>
          <w:szCs w:val="24"/>
        </w:rPr>
        <w:tab/>
      </w:r>
      <w:r w:rsidRPr="00225E03">
        <w:rPr>
          <w:rFonts w:cstheme="minorHAnsi"/>
          <w:sz w:val="24"/>
          <w:szCs w:val="24"/>
        </w:rPr>
        <w:t>Assay</w:t>
      </w:r>
      <w:r w:rsidRPr="00225E03">
        <w:rPr>
          <w:rFonts w:cstheme="minorHAnsi"/>
          <w:sz w:val="24"/>
          <w:szCs w:val="24"/>
        </w:rPr>
        <w:tab/>
      </w:r>
      <w:r>
        <w:rPr>
          <w:rFonts w:cstheme="minorHAnsi"/>
          <w:sz w:val="24"/>
          <w:szCs w:val="24"/>
        </w:rPr>
        <w:tab/>
      </w:r>
      <w:r w:rsidRPr="00225E03">
        <w:rPr>
          <w:rFonts w:cstheme="minorHAnsi"/>
          <w:sz w:val="24"/>
          <w:szCs w:val="24"/>
        </w:rPr>
        <w:t>EMPTY</w:t>
      </w:r>
      <w:r>
        <w:rPr>
          <w:rFonts w:cstheme="minorHAnsi"/>
          <w:sz w:val="24"/>
          <w:szCs w:val="24"/>
        </w:rPr>
        <w:t>&gt;</w:t>
      </w:r>
      <w:r>
        <w:rPr>
          <w:rFonts w:cstheme="minorHAnsi"/>
          <w:sz w:val="24"/>
          <w:szCs w:val="24"/>
        </w:rPr>
        <w:br/>
      </w:r>
      <w:r w:rsidRPr="00225E03">
        <w:rPr>
          <w:rFonts w:cstheme="minorHAnsi"/>
          <w:sz w:val="24"/>
          <w:szCs w:val="24"/>
        </w:rPr>
        <w:t>&lt;!ATTLIST</w:t>
      </w:r>
      <w:r w:rsidRPr="00225E03">
        <w:rPr>
          <w:rFonts w:cstheme="minorHAnsi"/>
          <w:sz w:val="24"/>
          <w:szCs w:val="24"/>
        </w:rPr>
        <w:tab/>
      </w:r>
      <w:r>
        <w:rPr>
          <w:rFonts w:cstheme="minorHAnsi"/>
          <w:sz w:val="24"/>
          <w:szCs w:val="24"/>
        </w:rPr>
        <w:t>Assay</w:t>
      </w:r>
    </w:p>
    <w:p w14:paraId="74F0F1AF" w14:textId="77777777" w:rsidR="001169D3" w:rsidRPr="00225E03" w:rsidRDefault="001169D3" w:rsidP="001169D3">
      <w:pPr>
        <w:ind w:left="2880"/>
        <w:rPr>
          <w:rFonts w:cstheme="minorHAnsi"/>
          <w:sz w:val="24"/>
          <w:szCs w:val="24"/>
        </w:rPr>
      </w:pPr>
      <w:r w:rsidRPr="00225E03">
        <w:rPr>
          <w:rFonts w:cstheme="minorHAnsi"/>
          <w:sz w:val="24"/>
          <w:szCs w:val="24"/>
        </w:rPr>
        <w:t>type</w:t>
      </w:r>
      <w:r w:rsidRPr="00225E03">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proofErr w:type="spellStart"/>
      <w:r w:rsidRPr="00225E03">
        <w:rPr>
          <w:rFonts w:cstheme="minorHAnsi"/>
          <w:sz w:val="24"/>
          <w:szCs w:val="24"/>
        </w:rPr>
        <w:t>ruo</w:t>
      </w:r>
      <w:proofErr w:type="spellEnd"/>
      <w:r w:rsidRPr="00225E03">
        <w:rPr>
          <w:rFonts w:cstheme="minorHAnsi"/>
          <w:sz w:val="24"/>
          <w:szCs w:val="24"/>
        </w:rPr>
        <w:t xml:space="preserve"> </w:t>
      </w:r>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proofErr w:type="spellStart"/>
      <w:r w:rsidRPr="00225E03">
        <w:rPr>
          <w:rFonts w:cstheme="minorHAnsi"/>
          <w:sz w:val="24"/>
          <w:szCs w:val="24"/>
        </w:rPr>
        <w:t>wqc</w:t>
      </w:r>
      <w:proofErr w:type="spellEnd"/>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r w:rsidRPr="00225E03">
        <w:rPr>
          <w:rFonts w:cstheme="minorHAnsi"/>
          <w:sz w:val="24"/>
          <w:szCs w:val="24"/>
        </w:rPr>
        <w:t>date</w:t>
      </w:r>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r w:rsidRPr="00225E03">
        <w:rPr>
          <w:rFonts w:cstheme="minorHAnsi"/>
          <w:sz w:val="24"/>
          <w:szCs w:val="24"/>
        </w:rPr>
        <w:t>time</w:t>
      </w:r>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r w:rsidRPr="00225E03">
        <w:rPr>
          <w:rFonts w:cstheme="minorHAnsi"/>
          <w:sz w:val="24"/>
          <w:szCs w:val="24"/>
        </w:rPr>
        <w:t>value</w:t>
      </w:r>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r w:rsidRPr="00225E03">
        <w:rPr>
          <w:rFonts w:cstheme="minorHAnsi"/>
          <w:sz w:val="24"/>
          <w:szCs w:val="24"/>
        </w:rPr>
        <w:t>lot</w:t>
      </w:r>
      <w:r>
        <w:rPr>
          <w:rFonts w:cstheme="minorHAnsi"/>
          <w:sz w:val="24"/>
          <w:szCs w:val="24"/>
        </w:rPr>
        <w:tab/>
      </w:r>
      <w:r>
        <w:rPr>
          <w:rFonts w:cstheme="minorHAnsi"/>
          <w:sz w:val="24"/>
          <w:szCs w:val="24"/>
        </w:rPr>
        <w:tab/>
      </w:r>
      <w:r w:rsidRPr="00225E03">
        <w:rPr>
          <w:rFonts w:cstheme="minorHAnsi"/>
          <w:sz w:val="24"/>
          <w:szCs w:val="24"/>
        </w:rPr>
        <w:t>CDATA #REQUIRED</w:t>
      </w:r>
      <w:r>
        <w:rPr>
          <w:rFonts w:cstheme="minorHAnsi"/>
          <w:sz w:val="24"/>
          <w:szCs w:val="24"/>
        </w:rPr>
        <w:br/>
      </w:r>
      <w:proofErr w:type="spellStart"/>
      <w:r w:rsidRPr="00225E03">
        <w:rPr>
          <w:rFonts w:cstheme="minorHAnsi"/>
          <w:sz w:val="24"/>
          <w:szCs w:val="24"/>
        </w:rPr>
        <w:t>lcf</w:t>
      </w:r>
      <w:proofErr w:type="spellEnd"/>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r>
      <w:proofErr w:type="spellStart"/>
      <w:r w:rsidRPr="00225E03">
        <w:rPr>
          <w:rFonts w:cstheme="minorHAnsi"/>
          <w:sz w:val="24"/>
          <w:szCs w:val="24"/>
        </w:rPr>
        <w:t>opid</w:t>
      </w:r>
      <w:proofErr w:type="spellEnd"/>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r>
      <w:proofErr w:type="spellStart"/>
      <w:r w:rsidRPr="00225E03">
        <w:rPr>
          <w:rFonts w:cstheme="minorHAnsi"/>
          <w:sz w:val="24"/>
          <w:szCs w:val="24"/>
        </w:rPr>
        <w:t>ptid</w:t>
      </w:r>
      <w:proofErr w:type="spellEnd"/>
      <w:r w:rsidRPr="00225E03">
        <w:rPr>
          <w:rFonts w:cstheme="minorHAnsi"/>
          <w:sz w:val="24"/>
          <w:szCs w:val="24"/>
        </w:rPr>
        <w:t xml:space="preserve"> </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r>
      <w:proofErr w:type="spellStart"/>
      <w:r>
        <w:rPr>
          <w:rFonts w:cstheme="minorHAnsi"/>
          <w:sz w:val="24"/>
          <w:szCs w:val="24"/>
        </w:rPr>
        <w:t>lowPower</w:t>
      </w:r>
      <w:proofErr w:type="spellEnd"/>
      <w:r>
        <w:rPr>
          <w:rFonts w:cstheme="minorHAnsi"/>
          <w:sz w:val="24"/>
          <w:szCs w:val="24"/>
        </w:rPr>
        <w:tab/>
      </w:r>
      <w:r w:rsidRPr="00225E03">
        <w:rPr>
          <w:rFonts w:cstheme="minorHAnsi"/>
          <w:sz w:val="24"/>
          <w:szCs w:val="24"/>
        </w:rPr>
        <w:t>CDATA #REQUIRED</w:t>
      </w:r>
      <w:r>
        <w:rPr>
          <w:rFonts w:cstheme="minorHAnsi"/>
          <w:sz w:val="24"/>
          <w:szCs w:val="24"/>
        </w:rPr>
        <w:br/>
        <w:t>o1</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o2</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v1</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v2</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p1</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p2</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f1</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f2</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t>code</w:t>
      </w:r>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Pr>
          <w:rFonts w:cstheme="minorHAnsi"/>
          <w:sz w:val="24"/>
          <w:szCs w:val="24"/>
        </w:rPr>
        <w:br/>
      </w:r>
      <w:proofErr w:type="spellStart"/>
      <w:r>
        <w:rPr>
          <w:rFonts w:cstheme="minorHAnsi"/>
          <w:sz w:val="24"/>
          <w:szCs w:val="24"/>
        </w:rPr>
        <w:t>em</w:t>
      </w:r>
      <w:proofErr w:type="spellEnd"/>
      <w:r>
        <w:rPr>
          <w:rFonts w:cstheme="minorHAnsi"/>
          <w:sz w:val="24"/>
          <w:szCs w:val="24"/>
        </w:rPr>
        <w:tab/>
      </w:r>
      <w:r>
        <w:rPr>
          <w:rFonts w:cstheme="minorHAnsi"/>
          <w:sz w:val="24"/>
          <w:szCs w:val="24"/>
        </w:rPr>
        <w:tab/>
      </w:r>
      <w:r w:rsidRPr="00225E03">
        <w:rPr>
          <w:rFonts w:cstheme="minorHAnsi"/>
          <w:sz w:val="24"/>
          <w:szCs w:val="24"/>
        </w:rPr>
        <w:t>CDATA #</w:t>
      </w:r>
      <w:r>
        <w:rPr>
          <w:rFonts w:cstheme="minorHAnsi"/>
          <w:sz w:val="24"/>
          <w:szCs w:val="24"/>
        </w:rPr>
        <w:t>IMPLIED</w:t>
      </w:r>
      <w:r w:rsidRPr="00225E03">
        <w:rPr>
          <w:rFonts w:cstheme="minorHAnsi"/>
          <w:sz w:val="24"/>
          <w:szCs w:val="24"/>
        </w:rPr>
        <w:t>&gt;</w:t>
      </w:r>
    </w:p>
    <w:p w14:paraId="0D30673C" w14:textId="77777777" w:rsidR="00DA387E" w:rsidRDefault="00DA387E" w:rsidP="001169D3">
      <w:pPr>
        <w:ind w:left="1440"/>
        <w:rPr>
          <w:rFonts w:cstheme="minorHAnsi"/>
          <w:sz w:val="24"/>
          <w:szCs w:val="24"/>
        </w:rPr>
      </w:pPr>
    </w:p>
    <w:p w14:paraId="5A74C9B3" w14:textId="310A4615" w:rsidR="001169D3" w:rsidRDefault="001169D3" w:rsidP="001169D3">
      <w:pPr>
        <w:ind w:left="1440"/>
        <w:rPr>
          <w:rFonts w:cstheme="minorHAnsi"/>
          <w:sz w:val="24"/>
          <w:szCs w:val="24"/>
        </w:rPr>
      </w:pPr>
      <w:r w:rsidRPr="00C118BC">
        <w:rPr>
          <w:rFonts w:cstheme="minorHAnsi"/>
          <w:sz w:val="24"/>
          <w:szCs w:val="24"/>
        </w:rPr>
        <w:t>&lt;!ELEMENT</w:t>
      </w:r>
      <w:r>
        <w:rPr>
          <w:rFonts w:cstheme="minorHAnsi"/>
          <w:sz w:val="24"/>
          <w:szCs w:val="24"/>
        </w:rPr>
        <w:tab/>
        <w:t>Alarm</w:t>
      </w:r>
      <w:r>
        <w:rPr>
          <w:rFonts w:cstheme="minorHAnsi"/>
          <w:sz w:val="24"/>
          <w:szCs w:val="24"/>
        </w:rPr>
        <w:tab/>
      </w:r>
      <w:r>
        <w:rPr>
          <w:rFonts w:cstheme="minorHAnsi"/>
          <w:sz w:val="24"/>
          <w:szCs w:val="24"/>
        </w:rPr>
        <w:tab/>
      </w:r>
      <w:r w:rsidRPr="00C118BC">
        <w:rPr>
          <w:rFonts w:cstheme="minorHAnsi"/>
          <w:sz w:val="24"/>
          <w:szCs w:val="24"/>
        </w:rPr>
        <w:t>EMPTY&gt;</w:t>
      </w:r>
      <w:r>
        <w:rPr>
          <w:rFonts w:cstheme="minorHAnsi"/>
          <w:sz w:val="24"/>
          <w:szCs w:val="24"/>
        </w:rPr>
        <w:br/>
      </w:r>
      <w:r w:rsidRPr="00C118BC">
        <w:rPr>
          <w:rFonts w:cstheme="minorHAnsi"/>
          <w:sz w:val="24"/>
          <w:szCs w:val="24"/>
        </w:rPr>
        <w:t>&lt;!ATTLIST</w:t>
      </w:r>
      <w:r w:rsidRPr="00C118BC">
        <w:rPr>
          <w:rFonts w:cstheme="minorHAnsi"/>
          <w:sz w:val="24"/>
          <w:szCs w:val="24"/>
        </w:rPr>
        <w:tab/>
        <w:t>Alarm</w:t>
      </w:r>
    </w:p>
    <w:p w14:paraId="4D6AAD12" w14:textId="77777777" w:rsidR="001169D3" w:rsidRPr="00C118BC" w:rsidRDefault="001169D3" w:rsidP="001169D3">
      <w:pPr>
        <w:ind w:left="2880"/>
        <w:rPr>
          <w:rFonts w:cstheme="minorHAnsi"/>
          <w:sz w:val="24"/>
          <w:szCs w:val="24"/>
        </w:rPr>
      </w:pPr>
      <w:r w:rsidRPr="00C118BC">
        <w:rPr>
          <w:rFonts w:cstheme="minorHAnsi"/>
          <w:sz w:val="24"/>
          <w:szCs w:val="24"/>
        </w:rPr>
        <w:t>type</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r w:rsidRPr="00C118BC">
        <w:rPr>
          <w:rFonts w:cstheme="minorHAnsi"/>
          <w:sz w:val="24"/>
          <w:szCs w:val="24"/>
        </w:rPr>
        <w:t>state</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r w:rsidRPr="00C118BC">
        <w:rPr>
          <w:rFonts w:cstheme="minorHAnsi"/>
          <w:sz w:val="24"/>
          <w:szCs w:val="24"/>
        </w:rPr>
        <w:t>code</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r w:rsidRPr="00C118BC">
        <w:rPr>
          <w:rFonts w:cstheme="minorHAnsi"/>
          <w:sz w:val="24"/>
          <w:szCs w:val="24"/>
        </w:rPr>
        <w:t>reason</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r w:rsidRPr="00C118BC">
        <w:rPr>
          <w:rFonts w:cstheme="minorHAnsi"/>
          <w:sz w:val="24"/>
          <w:szCs w:val="24"/>
        </w:rPr>
        <w:t>date</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r w:rsidRPr="00C118BC">
        <w:rPr>
          <w:rFonts w:cstheme="minorHAnsi"/>
          <w:sz w:val="24"/>
          <w:szCs w:val="24"/>
        </w:rPr>
        <w:t>time</w:t>
      </w:r>
      <w:r w:rsidRPr="00C118BC">
        <w:rPr>
          <w:rFonts w:cstheme="minorHAnsi"/>
          <w:sz w:val="24"/>
          <w:szCs w:val="24"/>
        </w:rPr>
        <w:tab/>
      </w:r>
      <w:r>
        <w:rPr>
          <w:rFonts w:cstheme="minorHAnsi"/>
          <w:sz w:val="24"/>
          <w:szCs w:val="24"/>
        </w:rPr>
        <w:tab/>
      </w:r>
      <w:r w:rsidRPr="00C118BC">
        <w:rPr>
          <w:rFonts w:cstheme="minorHAnsi"/>
          <w:sz w:val="24"/>
          <w:szCs w:val="24"/>
        </w:rPr>
        <w:t>CDATA #REQUIRED</w:t>
      </w:r>
      <w:r>
        <w:rPr>
          <w:rFonts w:cstheme="minorHAnsi"/>
          <w:sz w:val="24"/>
          <w:szCs w:val="24"/>
        </w:rPr>
        <w:br/>
      </w:r>
      <w:proofErr w:type="spellStart"/>
      <w:r w:rsidRPr="00C118BC">
        <w:rPr>
          <w:rFonts w:cstheme="minorHAnsi"/>
          <w:sz w:val="24"/>
          <w:szCs w:val="24"/>
        </w:rPr>
        <w:t>opid</w:t>
      </w:r>
      <w:proofErr w:type="spellEnd"/>
      <w:r w:rsidRPr="00C118BC">
        <w:rPr>
          <w:rFonts w:cstheme="minorHAnsi"/>
          <w:sz w:val="24"/>
          <w:szCs w:val="24"/>
        </w:rPr>
        <w:tab/>
      </w:r>
      <w:r>
        <w:rPr>
          <w:rFonts w:cstheme="minorHAnsi"/>
          <w:sz w:val="24"/>
          <w:szCs w:val="24"/>
        </w:rPr>
        <w:tab/>
      </w:r>
      <w:r w:rsidRPr="00C118BC">
        <w:rPr>
          <w:rFonts w:cstheme="minorHAnsi"/>
          <w:sz w:val="24"/>
          <w:szCs w:val="24"/>
        </w:rPr>
        <w:t>CDATA #IMPLIED</w:t>
      </w:r>
      <w:r>
        <w:rPr>
          <w:rFonts w:cstheme="minorHAnsi"/>
          <w:sz w:val="24"/>
          <w:szCs w:val="24"/>
        </w:rPr>
        <w:br/>
      </w:r>
      <w:proofErr w:type="spellStart"/>
      <w:r w:rsidRPr="00C118BC">
        <w:rPr>
          <w:rFonts w:cstheme="minorHAnsi"/>
          <w:sz w:val="24"/>
          <w:szCs w:val="24"/>
        </w:rPr>
        <w:t>lowPower</w:t>
      </w:r>
      <w:proofErr w:type="spellEnd"/>
      <w:r w:rsidRPr="00C118BC">
        <w:rPr>
          <w:rFonts w:cstheme="minorHAnsi"/>
          <w:sz w:val="24"/>
          <w:szCs w:val="24"/>
        </w:rPr>
        <w:tab/>
        <w:t>CDATA #REQUIRED</w:t>
      </w:r>
      <w:r>
        <w:rPr>
          <w:rFonts w:cstheme="minorHAnsi"/>
          <w:sz w:val="24"/>
          <w:szCs w:val="24"/>
        </w:rPr>
        <w:t>&gt;</w:t>
      </w:r>
    </w:p>
    <w:p w14:paraId="107E6B9A" w14:textId="77777777" w:rsidR="001169D3" w:rsidRDefault="001169D3" w:rsidP="001169D3">
      <w:pPr>
        <w:rPr>
          <w:rFonts w:cstheme="minorHAnsi"/>
          <w:sz w:val="24"/>
          <w:szCs w:val="24"/>
        </w:rPr>
      </w:pPr>
    </w:p>
    <w:p w14:paraId="678C447D" w14:textId="77777777" w:rsidR="00021E0B" w:rsidRDefault="00021E0B">
      <w:pPr>
        <w:rPr>
          <w:rFonts w:cstheme="minorHAnsi"/>
          <w:sz w:val="24"/>
          <w:szCs w:val="24"/>
        </w:rPr>
      </w:pPr>
      <w:r>
        <w:rPr>
          <w:rFonts w:cstheme="minorHAnsi"/>
          <w:sz w:val="24"/>
          <w:szCs w:val="24"/>
        </w:rPr>
        <w:br w:type="page"/>
      </w:r>
    </w:p>
    <w:p w14:paraId="631E17F5" w14:textId="1DEEA713" w:rsidR="001169D3" w:rsidRDefault="001169D3" w:rsidP="001169D3">
      <w:pPr>
        <w:ind w:left="1440"/>
        <w:rPr>
          <w:rFonts w:cstheme="minorHAnsi"/>
          <w:sz w:val="24"/>
          <w:szCs w:val="24"/>
        </w:rPr>
      </w:pPr>
      <w:r w:rsidRPr="0016396B">
        <w:rPr>
          <w:rFonts w:cstheme="minorHAnsi"/>
          <w:sz w:val="24"/>
          <w:szCs w:val="24"/>
        </w:rPr>
        <w:lastRenderedPageBreak/>
        <w:t>&lt;!ELEMENT</w:t>
      </w:r>
      <w:r>
        <w:rPr>
          <w:rFonts w:cstheme="minorHAnsi"/>
          <w:sz w:val="24"/>
          <w:szCs w:val="24"/>
        </w:rPr>
        <w:tab/>
      </w:r>
      <w:r w:rsidRPr="0016396B">
        <w:rPr>
          <w:rFonts w:cstheme="minorHAnsi"/>
          <w:sz w:val="24"/>
          <w:szCs w:val="24"/>
        </w:rPr>
        <w:t>Error</w:t>
      </w:r>
      <w:r w:rsidRPr="0016396B">
        <w:rPr>
          <w:rFonts w:cstheme="minorHAnsi"/>
          <w:sz w:val="24"/>
          <w:szCs w:val="24"/>
        </w:rPr>
        <w:tab/>
      </w:r>
      <w:r>
        <w:rPr>
          <w:rFonts w:cstheme="minorHAnsi"/>
          <w:sz w:val="24"/>
          <w:szCs w:val="24"/>
        </w:rPr>
        <w:tab/>
      </w:r>
      <w:r w:rsidRPr="0016396B">
        <w:rPr>
          <w:rFonts w:cstheme="minorHAnsi"/>
          <w:sz w:val="24"/>
          <w:szCs w:val="24"/>
        </w:rPr>
        <w:t>EMPTY&gt;</w:t>
      </w:r>
      <w:r>
        <w:rPr>
          <w:rFonts w:cstheme="minorHAnsi"/>
          <w:sz w:val="24"/>
          <w:szCs w:val="24"/>
        </w:rPr>
        <w:br/>
      </w:r>
      <w:r w:rsidRPr="0016396B">
        <w:rPr>
          <w:rFonts w:cstheme="minorHAnsi"/>
          <w:sz w:val="24"/>
          <w:szCs w:val="24"/>
        </w:rPr>
        <w:t>&lt;!ATTLIST</w:t>
      </w:r>
      <w:r>
        <w:rPr>
          <w:rFonts w:cstheme="minorHAnsi"/>
          <w:sz w:val="24"/>
          <w:szCs w:val="24"/>
        </w:rPr>
        <w:tab/>
      </w:r>
      <w:r w:rsidRPr="0016396B">
        <w:rPr>
          <w:rFonts w:cstheme="minorHAnsi"/>
          <w:sz w:val="24"/>
          <w:szCs w:val="24"/>
        </w:rPr>
        <w:t>Error</w:t>
      </w:r>
    </w:p>
    <w:p w14:paraId="1489FF54" w14:textId="77777777" w:rsidR="001169D3" w:rsidRDefault="001169D3" w:rsidP="001169D3">
      <w:pPr>
        <w:ind w:left="2880"/>
        <w:rPr>
          <w:rFonts w:cstheme="minorHAnsi"/>
          <w:sz w:val="24"/>
          <w:szCs w:val="24"/>
        </w:rPr>
      </w:pPr>
      <w:r w:rsidRPr="0016396B">
        <w:rPr>
          <w:rFonts w:cstheme="minorHAnsi"/>
          <w:sz w:val="24"/>
          <w:szCs w:val="24"/>
        </w:rPr>
        <w:t>state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r w:rsidRPr="0016396B">
        <w:rPr>
          <w:rFonts w:cstheme="minorHAnsi"/>
          <w:sz w:val="24"/>
          <w:szCs w:val="24"/>
        </w:rPr>
        <w:t>code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r w:rsidRPr="0016396B">
        <w:rPr>
          <w:rFonts w:cstheme="minorHAnsi"/>
          <w:sz w:val="24"/>
          <w:szCs w:val="24"/>
        </w:rPr>
        <w:t>number</w:t>
      </w:r>
      <w:r w:rsidRPr="0016396B">
        <w:rPr>
          <w:rFonts w:cstheme="minorHAnsi"/>
          <w:sz w:val="24"/>
          <w:szCs w:val="24"/>
        </w:rPr>
        <w:tab/>
        <w:t>CDATA #REQUIRED</w:t>
      </w:r>
      <w:r>
        <w:rPr>
          <w:rFonts w:cstheme="minorHAnsi"/>
          <w:sz w:val="24"/>
          <w:szCs w:val="24"/>
        </w:rPr>
        <w:br/>
      </w:r>
      <w:r w:rsidRPr="0016396B">
        <w:rPr>
          <w:rFonts w:cstheme="minorHAnsi"/>
          <w:sz w:val="24"/>
          <w:szCs w:val="24"/>
        </w:rPr>
        <w:t>date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r w:rsidRPr="0016396B">
        <w:rPr>
          <w:rFonts w:cstheme="minorHAnsi"/>
          <w:sz w:val="24"/>
          <w:szCs w:val="24"/>
        </w:rPr>
        <w:t>time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proofErr w:type="spellStart"/>
      <w:r w:rsidRPr="0016396B">
        <w:rPr>
          <w:rFonts w:cstheme="minorHAnsi"/>
          <w:sz w:val="24"/>
          <w:szCs w:val="24"/>
        </w:rPr>
        <w:t>opid</w:t>
      </w:r>
      <w:proofErr w:type="spellEnd"/>
      <w:r w:rsidRPr="0016396B">
        <w:rPr>
          <w:rFonts w:cstheme="minorHAnsi"/>
          <w:sz w:val="24"/>
          <w:szCs w:val="24"/>
        </w:rPr>
        <w:tab/>
      </w:r>
      <w:r>
        <w:rPr>
          <w:rFonts w:cstheme="minorHAnsi"/>
          <w:sz w:val="24"/>
          <w:szCs w:val="24"/>
        </w:rPr>
        <w:tab/>
      </w:r>
      <w:r w:rsidRPr="0016396B">
        <w:rPr>
          <w:rFonts w:cstheme="minorHAnsi"/>
          <w:sz w:val="24"/>
          <w:szCs w:val="24"/>
        </w:rPr>
        <w:t>CDATA #IMPLIED</w:t>
      </w:r>
      <w:r>
        <w:rPr>
          <w:rFonts w:cstheme="minorHAnsi"/>
          <w:sz w:val="24"/>
          <w:szCs w:val="24"/>
        </w:rPr>
        <w:br/>
      </w:r>
      <w:proofErr w:type="spellStart"/>
      <w:r w:rsidRPr="0016396B">
        <w:rPr>
          <w:rFonts w:cstheme="minorHAnsi"/>
          <w:sz w:val="24"/>
          <w:szCs w:val="24"/>
        </w:rPr>
        <w:t>lowPower</w:t>
      </w:r>
      <w:proofErr w:type="spellEnd"/>
      <w:r w:rsidRPr="0016396B">
        <w:rPr>
          <w:rFonts w:cstheme="minorHAnsi"/>
          <w:sz w:val="24"/>
          <w:szCs w:val="24"/>
        </w:rPr>
        <w:tab/>
        <w:t>CDATA #REQUIRED</w:t>
      </w:r>
      <w:r>
        <w:rPr>
          <w:rFonts w:cstheme="minorHAnsi"/>
          <w:sz w:val="24"/>
          <w:szCs w:val="24"/>
        </w:rPr>
        <w:t>&gt;</w:t>
      </w:r>
    </w:p>
    <w:p w14:paraId="0D14ED85" w14:textId="77777777" w:rsidR="001169D3" w:rsidRPr="0016396B" w:rsidRDefault="001169D3" w:rsidP="001169D3">
      <w:pPr>
        <w:ind w:left="2880"/>
        <w:rPr>
          <w:rFonts w:cstheme="minorHAnsi"/>
          <w:sz w:val="24"/>
          <w:szCs w:val="24"/>
        </w:rPr>
      </w:pPr>
    </w:p>
    <w:p w14:paraId="76E8BD09" w14:textId="0AF55A0B" w:rsidR="001169D3" w:rsidRDefault="001169D3" w:rsidP="001169D3">
      <w:pPr>
        <w:ind w:left="1440"/>
        <w:rPr>
          <w:rFonts w:cstheme="minorHAnsi"/>
          <w:sz w:val="24"/>
          <w:szCs w:val="24"/>
        </w:rPr>
      </w:pPr>
      <w:r w:rsidRPr="0016396B">
        <w:rPr>
          <w:rFonts w:cstheme="minorHAnsi"/>
          <w:sz w:val="24"/>
          <w:szCs w:val="24"/>
        </w:rPr>
        <w:t>&lt;!ELEMENT</w:t>
      </w:r>
      <w:r w:rsidRPr="0016396B">
        <w:rPr>
          <w:rFonts w:cstheme="minorHAnsi"/>
          <w:sz w:val="24"/>
          <w:szCs w:val="24"/>
        </w:rPr>
        <w:tab/>
      </w:r>
      <w:proofErr w:type="spellStart"/>
      <w:r w:rsidRPr="0016396B">
        <w:rPr>
          <w:rFonts w:cstheme="minorHAnsi"/>
          <w:sz w:val="24"/>
          <w:szCs w:val="24"/>
        </w:rPr>
        <w:t>Misc</w:t>
      </w:r>
      <w:proofErr w:type="spellEnd"/>
      <w:r w:rsidRPr="0016396B">
        <w:rPr>
          <w:rFonts w:cstheme="minorHAnsi"/>
          <w:sz w:val="24"/>
          <w:szCs w:val="24"/>
        </w:rPr>
        <w:tab/>
      </w:r>
      <w:r>
        <w:rPr>
          <w:rFonts w:cstheme="minorHAnsi"/>
          <w:sz w:val="24"/>
          <w:szCs w:val="24"/>
        </w:rPr>
        <w:tab/>
      </w:r>
      <w:r w:rsidRPr="0016396B">
        <w:rPr>
          <w:rFonts w:cstheme="minorHAnsi"/>
          <w:sz w:val="24"/>
          <w:szCs w:val="24"/>
        </w:rPr>
        <w:t>EMPTY&gt;</w:t>
      </w:r>
      <w:r>
        <w:rPr>
          <w:rFonts w:cstheme="minorHAnsi"/>
          <w:sz w:val="24"/>
          <w:szCs w:val="24"/>
        </w:rPr>
        <w:br/>
      </w:r>
      <w:r w:rsidRPr="0016396B">
        <w:rPr>
          <w:rFonts w:cstheme="minorHAnsi"/>
          <w:sz w:val="24"/>
          <w:szCs w:val="24"/>
        </w:rPr>
        <w:t>&lt;!ATTLIST</w:t>
      </w:r>
      <w:r>
        <w:rPr>
          <w:rFonts w:cstheme="minorHAnsi"/>
          <w:sz w:val="24"/>
          <w:szCs w:val="24"/>
        </w:rPr>
        <w:tab/>
      </w:r>
      <w:proofErr w:type="spellStart"/>
      <w:r w:rsidRPr="0016396B">
        <w:rPr>
          <w:rFonts w:cstheme="minorHAnsi"/>
          <w:sz w:val="24"/>
          <w:szCs w:val="24"/>
        </w:rPr>
        <w:t>Misc</w:t>
      </w:r>
      <w:proofErr w:type="spellEnd"/>
    </w:p>
    <w:p w14:paraId="59A90B89" w14:textId="77777777" w:rsidR="001169D3" w:rsidRPr="0016396B" w:rsidRDefault="001169D3" w:rsidP="001169D3">
      <w:pPr>
        <w:ind w:left="2880"/>
        <w:rPr>
          <w:rFonts w:cstheme="minorHAnsi"/>
          <w:sz w:val="24"/>
          <w:szCs w:val="24"/>
        </w:rPr>
      </w:pPr>
      <w:r w:rsidRPr="0016396B">
        <w:rPr>
          <w:rFonts w:cstheme="minorHAnsi"/>
          <w:sz w:val="24"/>
          <w:szCs w:val="24"/>
        </w:rPr>
        <w:t>state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proofErr w:type="spellStart"/>
      <w:r w:rsidRPr="0016396B">
        <w:rPr>
          <w:rFonts w:cstheme="minorHAnsi"/>
          <w:sz w:val="24"/>
          <w:szCs w:val="24"/>
        </w:rPr>
        <w:t>testDate</w:t>
      </w:r>
      <w:proofErr w:type="spellEnd"/>
      <w:r w:rsidRPr="0016396B">
        <w:rPr>
          <w:rFonts w:cstheme="minorHAnsi"/>
          <w:sz w:val="24"/>
          <w:szCs w:val="24"/>
        </w:rPr>
        <w:tab/>
        <w:t>CDATA #REQUIRED</w:t>
      </w:r>
      <w:r>
        <w:rPr>
          <w:rFonts w:cstheme="minorHAnsi"/>
          <w:sz w:val="24"/>
          <w:szCs w:val="24"/>
        </w:rPr>
        <w:br/>
      </w:r>
      <w:proofErr w:type="spellStart"/>
      <w:r w:rsidRPr="0016396B">
        <w:rPr>
          <w:rFonts w:cstheme="minorHAnsi"/>
          <w:sz w:val="24"/>
          <w:szCs w:val="24"/>
        </w:rPr>
        <w:t>testTime</w:t>
      </w:r>
      <w:proofErr w:type="spellEnd"/>
      <w:r w:rsidRPr="0016396B">
        <w:rPr>
          <w:rFonts w:cstheme="minorHAnsi"/>
          <w:sz w:val="24"/>
          <w:szCs w:val="24"/>
        </w:rPr>
        <w:tab/>
        <w:t>CDATA #REQUIRED</w:t>
      </w:r>
      <w:r>
        <w:rPr>
          <w:rFonts w:cstheme="minorHAnsi"/>
          <w:sz w:val="24"/>
          <w:szCs w:val="24"/>
        </w:rPr>
        <w:br/>
      </w:r>
      <w:r w:rsidRPr="0016396B">
        <w:rPr>
          <w:rFonts w:cstheme="minorHAnsi"/>
          <w:sz w:val="24"/>
          <w:szCs w:val="24"/>
        </w:rPr>
        <w:t>type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t>data</w:t>
      </w:r>
      <w:r>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t>&gt;</w:t>
      </w:r>
    </w:p>
    <w:p w14:paraId="452C7DFB" w14:textId="77777777" w:rsidR="001169D3" w:rsidRDefault="001169D3" w:rsidP="001169D3">
      <w:pPr>
        <w:ind w:left="1440"/>
        <w:rPr>
          <w:rFonts w:cstheme="minorHAnsi"/>
          <w:sz w:val="24"/>
          <w:szCs w:val="24"/>
        </w:rPr>
      </w:pPr>
      <w:r w:rsidRPr="0016396B">
        <w:rPr>
          <w:rFonts w:cstheme="minorHAnsi"/>
          <w:sz w:val="24"/>
          <w:szCs w:val="24"/>
        </w:rPr>
        <w:t>&lt;!ELEMENT</w:t>
      </w:r>
      <w:r w:rsidRPr="0016396B">
        <w:rPr>
          <w:rFonts w:cstheme="minorHAnsi"/>
          <w:sz w:val="24"/>
          <w:szCs w:val="24"/>
        </w:rPr>
        <w:tab/>
      </w:r>
      <w:proofErr w:type="spellStart"/>
      <w:r w:rsidRPr="0016396B">
        <w:rPr>
          <w:rFonts w:cstheme="minorHAnsi"/>
          <w:sz w:val="24"/>
          <w:szCs w:val="24"/>
        </w:rPr>
        <w:t>RecordError</w:t>
      </w:r>
      <w:proofErr w:type="spellEnd"/>
      <w:r w:rsidRPr="0016396B">
        <w:rPr>
          <w:rFonts w:cstheme="minorHAnsi"/>
          <w:sz w:val="24"/>
          <w:szCs w:val="24"/>
        </w:rPr>
        <w:tab/>
      </w:r>
      <w:r>
        <w:rPr>
          <w:rFonts w:cstheme="minorHAnsi"/>
          <w:sz w:val="24"/>
          <w:szCs w:val="24"/>
        </w:rPr>
        <w:tab/>
      </w:r>
      <w:r w:rsidRPr="0016396B">
        <w:rPr>
          <w:rFonts w:cstheme="minorHAnsi"/>
          <w:sz w:val="24"/>
          <w:szCs w:val="24"/>
        </w:rPr>
        <w:t>EMPTY &gt;</w:t>
      </w:r>
      <w:r>
        <w:rPr>
          <w:rFonts w:cstheme="minorHAnsi"/>
          <w:sz w:val="24"/>
          <w:szCs w:val="24"/>
        </w:rPr>
        <w:br/>
      </w:r>
      <w:r w:rsidRPr="0016396B">
        <w:rPr>
          <w:rFonts w:cstheme="minorHAnsi"/>
          <w:sz w:val="24"/>
          <w:szCs w:val="24"/>
        </w:rPr>
        <w:t>&lt;!ATTLIST</w:t>
      </w:r>
      <w:r w:rsidRPr="0016396B">
        <w:rPr>
          <w:rFonts w:cstheme="minorHAnsi"/>
          <w:sz w:val="24"/>
          <w:szCs w:val="24"/>
        </w:rPr>
        <w:tab/>
      </w:r>
      <w:proofErr w:type="spellStart"/>
      <w:r w:rsidRPr="0016396B">
        <w:rPr>
          <w:rFonts w:cstheme="minorHAnsi"/>
          <w:sz w:val="24"/>
          <w:szCs w:val="24"/>
        </w:rPr>
        <w:t>RecordError</w:t>
      </w:r>
      <w:proofErr w:type="spellEnd"/>
    </w:p>
    <w:p w14:paraId="53A4DCC0" w14:textId="77777777" w:rsidR="001F4BED" w:rsidRDefault="001169D3" w:rsidP="001F4BED">
      <w:pPr>
        <w:ind w:left="2160" w:firstLine="720"/>
        <w:rPr>
          <w:rFonts w:cstheme="minorHAnsi"/>
          <w:sz w:val="24"/>
          <w:szCs w:val="24"/>
        </w:rPr>
        <w:sectPr w:rsidR="001F4BED" w:rsidSect="001F4BED">
          <w:type w:val="continuous"/>
          <w:pgSz w:w="12240" w:h="15840"/>
          <w:pgMar w:top="1350" w:right="1440" w:bottom="1440" w:left="1440" w:header="720" w:footer="720" w:gutter="0"/>
          <w:cols w:space="720"/>
          <w:docGrid w:linePitch="360"/>
        </w:sectPr>
      </w:pPr>
      <w:r w:rsidRPr="0016396B">
        <w:rPr>
          <w:rFonts w:cstheme="minorHAnsi"/>
          <w:sz w:val="24"/>
          <w:szCs w:val="24"/>
        </w:rPr>
        <w:t>type</w:t>
      </w:r>
      <w:r w:rsidRPr="0016396B">
        <w:rPr>
          <w:rFonts w:cstheme="minorHAnsi"/>
          <w:sz w:val="24"/>
          <w:szCs w:val="24"/>
        </w:rPr>
        <w:tab/>
      </w:r>
      <w:r>
        <w:rPr>
          <w:rFonts w:cstheme="minorHAnsi"/>
          <w:sz w:val="24"/>
          <w:szCs w:val="24"/>
        </w:rPr>
        <w:tab/>
      </w:r>
      <w:r w:rsidRPr="0016396B">
        <w:rPr>
          <w:rFonts w:cstheme="minorHAnsi"/>
          <w:sz w:val="24"/>
          <w:szCs w:val="24"/>
        </w:rPr>
        <w:t>CDATA #REQUIRED</w:t>
      </w:r>
      <w:r>
        <w:rPr>
          <w:rFonts w:cstheme="minorHAnsi"/>
          <w:sz w:val="24"/>
          <w:szCs w:val="24"/>
        </w:rPr>
        <w:br/>
      </w:r>
      <w:r w:rsidRPr="0016396B">
        <w:rPr>
          <w:rFonts w:cstheme="minorHAnsi"/>
          <w:sz w:val="24"/>
          <w:szCs w:val="24"/>
        </w:rPr>
        <w:tab/>
        <w:t>reason</w:t>
      </w:r>
      <w:r w:rsidRPr="0016396B">
        <w:rPr>
          <w:rFonts w:cstheme="minorHAnsi"/>
          <w:sz w:val="24"/>
          <w:szCs w:val="24"/>
        </w:rPr>
        <w:tab/>
      </w:r>
      <w:r>
        <w:rPr>
          <w:rFonts w:cstheme="minorHAnsi"/>
          <w:sz w:val="24"/>
          <w:szCs w:val="24"/>
        </w:rPr>
        <w:tab/>
      </w:r>
      <w:r w:rsidRPr="0016396B">
        <w:rPr>
          <w:rFonts w:cstheme="minorHAnsi"/>
          <w:sz w:val="24"/>
          <w:szCs w:val="24"/>
        </w:rPr>
        <w:t>CDATA #REQUIRED&gt;</w:t>
      </w:r>
    </w:p>
    <w:p w14:paraId="66A085F7" w14:textId="1F4FCE2A" w:rsidR="00540730" w:rsidRPr="001F4BED" w:rsidRDefault="00540730" w:rsidP="001F4BED">
      <w:pPr>
        <w:pStyle w:val="Heading1"/>
        <w:rPr>
          <w:b/>
          <w:bCs/>
          <w:color w:val="auto"/>
        </w:rPr>
      </w:pPr>
      <w:bookmarkStart w:id="36" w:name="_Toc58258142"/>
      <w:r w:rsidRPr="001F4BED">
        <w:rPr>
          <w:b/>
          <w:bCs/>
          <w:color w:val="auto"/>
        </w:rPr>
        <w:lastRenderedPageBreak/>
        <w:t>Sequence Diagrams</w:t>
      </w:r>
      <w:bookmarkEnd w:id="36"/>
    </w:p>
    <w:p w14:paraId="37403FA7" w14:textId="71D57787" w:rsidR="00540730" w:rsidRPr="00386DDF" w:rsidRDefault="00540730" w:rsidP="00540730">
      <w:pPr>
        <w:pStyle w:val="Body1"/>
        <w:rPr>
          <w:b/>
        </w:rPr>
      </w:pPr>
      <w:bookmarkStart w:id="37" w:name="_Toc532483363"/>
      <w:r w:rsidRPr="00386DDF">
        <w:t>Establishing a Communication Session</w:t>
      </w:r>
      <w:bookmarkEnd w:id="37"/>
    </w:p>
    <w:p w14:paraId="36D6CB3A" w14:textId="77777777" w:rsidR="00540730" w:rsidRDefault="00540730" w:rsidP="00540730"/>
    <w:p w14:paraId="693F3693" w14:textId="77777777" w:rsidR="00540730" w:rsidRDefault="00540730" w:rsidP="00540730">
      <w:r>
        <w:rPr>
          <w:noProof/>
        </w:rPr>
        <mc:AlternateContent>
          <mc:Choice Requires="wps">
            <w:drawing>
              <wp:anchor distT="0" distB="0" distL="114300" distR="114300" simplePos="0" relativeHeight="251773952" behindDoc="0" locked="0" layoutInCell="1" allowOverlap="1" wp14:anchorId="391DA2AF" wp14:editId="40F6E206">
                <wp:simplePos x="0" y="0"/>
                <wp:positionH relativeFrom="column">
                  <wp:posOffset>4571999</wp:posOffset>
                </wp:positionH>
                <wp:positionV relativeFrom="paragraph">
                  <wp:posOffset>1104265</wp:posOffset>
                </wp:positionV>
                <wp:extent cx="1895475" cy="2076450"/>
                <wp:effectExtent l="0" t="0" r="9525" b="0"/>
                <wp:wrapNone/>
                <wp:docPr id="154" name="Text Box 154"/>
                <wp:cNvGraphicFramePr/>
                <a:graphic xmlns:a="http://schemas.openxmlformats.org/drawingml/2006/main">
                  <a:graphicData uri="http://schemas.microsoft.com/office/word/2010/wordprocessingShape">
                    <wps:wsp>
                      <wps:cNvSpPr txBox="1"/>
                      <wps:spPr>
                        <a:xfrm>
                          <a:off x="0" y="0"/>
                          <a:ext cx="1895475" cy="2076450"/>
                        </a:xfrm>
                        <a:prstGeom prst="rect">
                          <a:avLst/>
                        </a:prstGeom>
                        <a:solidFill>
                          <a:schemeClr val="lt1"/>
                        </a:solidFill>
                        <a:ln w="6350">
                          <a:noFill/>
                        </a:ln>
                      </wps:spPr>
                      <wps:txbx>
                        <w:txbxContent>
                          <w:p w14:paraId="245093C4" w14:textId="77777777" w:rsidR="008D387C" w:rsidRPr="00386DDF" w:rsidRDefault="008D387C" w:rsidP="00540730">
                            <w:r w:rsidRPr="00386DDF">
                              <w:t xml:space="preserve">At power up or after serial communication has been enabled, the instrument sends an </w:t>
                            </w:r>
                            <w:r w:rsidRPr="00386DDF">
                              <w:rPr>
                                <w:i/>
                              </w:rPr>
                              <w:t>open</w:t>
                            </w:r>
                            <w:r w:rsidRPr="00386DDF">
                              <w:t xml:space="preserve"> message every 15 seconds until it receives a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A2AF" id="Text Box 154" o:spid="_x0000_s1083" type="#_x0000_t202" style="position:absolute;margin-left:5in;margin-top:86.95pt;width:149.25pt;height:16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" fillcolor="white [3201]" stroked="f" strokeweight=".5pt">
                <v:textbox>
                  <w:txbxContent>
                    <w:p w14:paraId="245093C4" w14:textId="77777777" w:rsidR="008D387C" w:rsidRPr="00386DDF" w:rsidRDefault="008D387C" w:rsidP="00540730">
                      <w:r w:rsidRPr="00386DDF">
                        <w:t xml:space="preserve">At power up or after serial communication has been enabled, the instrument sends an </w:t>
                      </w:r>
                      <w:r w:rsidRPr="00386DDF">
                        <w:rPr>
                          <w:i/>
                        </w:rPr>
                        <w:t>open</w:t>
                      </w:r>
                      <w:r w:rsidRPr="00386DDF">
                        <w:t xml:space="preserve"> message every 15 seconds until it receives a response.</w:t>
                      </w:r>
                    </w:p>
                  </w:txbxContent>
                </v:textbox>
              </v:shape>
            </w:pict>
          </mc:Fallback>
        </mc:AlternateContent>
      </w:r>
      <w:r>
        <w:object w:dxaOrig="6690" w:dyaOrig="8641" w14:anchorId="61D430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432.05pt" o:ole="">
            <v:imagedata r:id="rId34" o:title=""/>
          </v:shape>
          <o:OLEObject Type="Embed" ProgID="Visio.Drawing.15" ShapeID="_x0000_i1025" DrawAspect="Content" ObjectID="_1688195206" r:id="rId35"/>
        </w:object>
      </w:r>
    </w:p>
    <w:p w14:paraId="0046019A" w14:textId="1340EFC9" w:rsidR="00F165E7" w:rsidRDefault="00F165E7">
      <w:r>
        <w:br w:type="page"/>
      </w:r>
    </w:p>
    <w:p w14:paraId="3DDBA658" w14:textId="77777777" w:rsidR="00F62FF6" w:rsidRPr="00604377" w:rsidRDefault="00F62FF6" w:rsidP="00604377">
      <w:pPr>
        <w:pStyle w:val="Heading1"/>
        <w:ind w:firstLine="720"/>
        <w:rPr>
          <w:b/>
          <w:bCs/>
          <w:color w:val="auto"/>
          <w:sz w:val="28"/>
          <w:szCs w:val="28"/>
        </w:rPr>
      </w:pPr>
      <w:bookmarkStart w:id="38" w:name="_Toc532483364"/>
      <w:bookmarkStart w:id="39" w:name="_Toc58258143"/>
      <w:r w:rsidRPr="00604377">
        <w:rPr>
          <w:b/>
          <w:bCs/>
          <w:color w:val="auto"/>
          <w:sz w:val="28"/>
          <w:szCs w:val="28"/>
        </w:rPr>
        <w:lastRenderedPageBreak/>
        <w:t>Basic send + ack</w:t>
      </w:r>
      <w:bookmarkEnd w:id="38"/>
      <w:bookmarkEnd w:id="39"/>
    </w:p>
    <w:p w14:paraId="5D1AA115" w14:textId="77777777" w:rsidR="002A7342" w:rsidRDefault="002A7342" w:rsidP="002A7342"/>
    <w:p w14:paraId="61A29425" w14:textId="4B0FD476" w:rsidR="002A7342" w:rsidRDefault="006B3D90" w:rsidP="002A7342">
      <w:r>
        <w:rPr>
          <w:noProof/>
        </w:rPr>
        <mc:AlternateContent>
          <mc:Choice Requires="wps">
            <w:drawing>
              <wp:anchor distT="0" distB="0" distL="114300" distR="114300" simplePos="0" relativeHeight="251776000" behindDoc="0" locked="0" layoutInCell="1" allowOverlap="1" wp14:anchorId="351A3066" wp14:editId="7770962E">
                <wp:simplePos x="0" y="0"/>
                <wp:positionH relativeFrom="column">
                  <wp:posOffset>4467922</wp:posOffset>
                </wp:positionH>
                <wp:positionV relativeFrom="paragraph">
                  <wp:posOffset>1253444</wp:posOffset>
                </wp:positionV>
                <wp:extent cx="1895475" cy="5315414"/>
                <wp:effectExtent l="0" t="0" r="9525" b="0"/>
                <wp:wrapNone/>
                <wp:docPr id="155" name="Text Box 155"/>
                <wp:cNvGraphicFramePr/>
                <a:graphic xmlns:a="http://schemas.openxmlformats.org/drawingml/2006/main">
                  <a:graphicData uri="http://schemas.microsoft.com/office/word/2010/wordprocessingShape">
                    <wps:wsp>
                      <wps:cNvSpPr txBox="1"/>
                      <wps:spPr>
                        <a:xfrm>
                          <a:off x="0" y="0"/>
                          <a:ext cx="1895475" cy="5315414"/>
                        </a:xfrm>
                        <a:prstGeom prst="rect">
                          <a:avLst/>
                        </a:prstGeom>
                        <a:solidFill>
                          <a:schemeClr val="lt1"/>
                        </a:solidFill>
                        <a:ln w="6350">
                          <a:noFill/>
                        </a:ln>
                      </wps:spPr>
                      <wps:txbx>
                        <w:txbxContent>
                          <w:p w14:paraId="224C7EC2" w14:textId="77777777" w:rsidR="008D387C" w:rsidRDefault="008D387C" w:rsidP="0093131B">
                            <w:r>
                              <w:t xml:space="preserve">A transmitted message is </w:t>
                            </w:r>
                            <w:r w:rsidRPr="00D965A1">
                              <w:t xml:space="preserve">considered ack’d when the sequence number of the received </w:t>
                            </w:r>
                            <w:r w:rsidRPr="00D965A1">
                              <w:rPr>
                                <w:i/>
                              </w:rPr>
                              <w:t>ack</w:t>
                            </w:r>
                            <w:r w:rsidRPr="00D965A1">
                              <w:t xml:space="preserve"> message is greater than the sequence number of the transmitted message.</w:t>
                            </w:r>
                          </w:p>
                          <w:p w14:paraId="6BA799D0" w14:textId="77777777" w:rsidR="008D387C" w:rsidRDefault="008D387C" w:rsidP="0093131B"/>
                          <w:p w14:paraId="17C4A964" w14:textId="77777777" w:rsidR="008D387C" w:rsidRDefault="008D387C" w:rsidP="0093131B"/>
                          <w:p w14:paraId="6EA3194C" w14:textId="77777777" w:rsidR="008D387C" w:rsidRDefault="008D387C" w:rsidP="0093131B"/>
                          <w:p w14:paraId="020E6CC1" w14:textId="77777777" w:rsidR="008D387C" w:rsidRDefault="008D387C" w:rsidP="0093131B"/>
                          <w:p w14:paraId="7E6ECA34" w14:textId="77777777" w:rsidR="008D387C" w:rsidRDefault="008D387C" w:rsidP="0093131B"/>
                          <w:p w14:paraId="7B501F88" w14:textId="77777777" w:rsidR="008D387C" w:rsidRDefault="008D387C" w:rsidP="0093131B"/>
                          <w:p w14:paraId="4BD691E0" w14:textId="77777777" w:rsidR="008D387C" w:rsidRDefault="008D387C" w:rsidP="0093131B"/>
                          <w:p w14:paraId="01A726C1" w14:textId="77777777" w:rsidR="008D387C" w:rsidRDefault="008D387C" w:rsidP="0093131B"/>
                          <w:p w14:paraId="04866E91" w14:textId="77777777" w:rsidR="008D387C" w:rsidRDefault="008D387C" w:rsidP="0093131B"/>
                          <w:p w14:paraId="344C69D9" w14:textId="77777777" w:rsidR="008D387C" w:rsidRDefault="008D387C" w:rsidP="0093131B"/>
                          <w:p w14:paraId="72857F81" w14:textId="77777777" w:rsidR="008D387C" w:rsidRDefault="008D387C" w:rsidP="0093131B"/>
                          <w:p w14:paraId="06797855" w14:textId="77777777" w:rsidR="008D387C" w:rsidRPr="00386DDF" w:rsidRDefault="008D387C" w:rsidP="0093131B">
                            <w:r>
                              <w:t>Note that an un-acked message will only be re-transmitted once.</w:t>
                            </w:r>
                          </w:p>
                          <w:p w14:paraId="2A4BAD97" w14:textId="753F45BC" w:rsidR="008D387C" w:rsidRPr="00386DDF" w:rsidRDefault="008D387C" w:rsidP="002A7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A3066" id="Text Box 155" o:spid="_x0000_s1084" type="#_x0000_t202" style="position:absolute;margin-left:351.8pt;margin-top:98.7pt;width:149.25pt;height:418.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" fillcolor="white [3201]" stroked="f" strokeweight=".5pt">
                <v:textbox>
                  <w:txbxContent>
                    <w:p w14:paraId="224C7EC2" w14:textId="77777777" w:rsidR="008D387C" w:rsidRDefault="008D387C" w:rsidP="0093131B">
                      <w:r>
                        <w:t xml:space="preserve">A transmitted message is </w:t>
                      </w:r>
                      <w:r w:rsidRPr="00D965A1">
                        <w:t xml:space="preserve">considered ack’d when the sequence number of the received </w:t>
                      </w:r>
                      <w:r w:rsidRPr="00D965A1">
                        <w:rPr>
                          <w:i/>
                        </w:rPr>
                        <w:t>ack</w:t>
                      </w:r>
                      <w:r w:rsidRPr="00D965A1">
                        <w:t xml:space="preserve"> message is greater than the sequence number of the transmitted message.</w:t>
                      </w:r>
                    </w:p>
                    <w:p w14:paraId="6BA799D0" w14:textId="77777777" w:rsidR="008D387C" w:rsidRDefault="008D387C" w:rsidP="0093131B"/>
                    <w:p w14:paraId="17C4A964" w14:textId="77777777" w:rsidR="008D387C" w:rsidRDefault="008D387C" w:rsidP="0093131B"/>
                    <w:p w14:paraId="6EA3194C" w14:textId="77777777" w:rsidR="008D387C" w:rsidRDefault="008D387C" w:rsidP="0093131B"/>
                    <w:p w14:paraId="020E6CC1" w14:textId="77777777" w:rsidR="008D387C" w:rsidRDefault="008D387C" w:rsidP="0093131B"/>
                    <w:p w14:paraId="7E6ECA34" w14:textId="77777777" w:rsidR="008D387C" w:rsidRDefault="008D387C" w:rsidP="0093131B"/>
                    <w:p w14:paraId="7B501F88" w14:textId="77777777" w:rsidR="008D387C" w:rsidRDefault="008D387C" w:rsidP="0093131B"/>
                    <w:p w14:paraId="4BD691E0" w14:textId="77777777" w:rsidR="008D387C" w:rsidRDefault="008D387C" w:rsidP="0093131B"/>
                    <w:p w14:paraId="01A726C1" w14:textId="77777777" w:rsidR="008D387C" w:rsidRDefault="008D387C" w:rsidP="0093131B"/>
                    <w:p w14:paraId="04866E91" w14:textId="77777777" w:rsidR="008D387C" w:rsidRDefault="008D387C" w:rsidP="0093131B"/>
                    <w:p w14:paraId="344C69D9" w14:textId="77777777" w:rsidR="008D387C" w:rsidRDefault="008D387C" w:rsidP="0093131B"/>
                    <w:p w14:paraId="72857F81" w14:textId="77777777" w:rsidR="008D387C" w:rsidRDefault="008D387C" w:rsidP="0093131B"/>
                    <w:p w14:paraId="06797855" w14:textId="77777777" w:rsidR="008D387C" w:rsidRPr="00386DDF" w:rsidRDefault="008D387C" w:rsidP="0093131B">
                      <w:r>
                        <w:t>Note that an un-acked message will only be re-transmitted once.</w:t>
                      </w:r>
                    </w:p>
                    <w:p w14:paraId="2A4BAD97" w14:textId="753F45BC" w:rsidR="008D387C" w:rsidRPr="00386DDF" w:rsidRDefault="008D387C" w:rsidP="002A7342"/>
                  </w:txbxContent>
                </v:textbox>
              </v:shape>
            </w:pict>
          </mc:Fallback>
        </mc:AlternateContent>
      </w:r>
      <w:r w:rsidR="002A7342">
        <w:object w:dxaOrig="6690" w:dyaOrig="10425" w14:anchorId="2FA8C67F">
          <v:shape id="_x0000_i1026" type="#_x0000_t75" style="width:334.5pt;height:521.75pt" o:ole="">
            <v:imagedata r:id="rId36" o:title=""/>
          </v:shape>
          <o:OLEObject Type="Embed" ProgID="Visio.Drawing.15" ShapeID="_x0000_i1026" DrawAspect="Content" ObjectID="_1688195207" r:id="rId37"/>
        </w:object>
      </w:r>
    </w:p>
    <w:p w14:paraId="3D3BA07A" w14:textId="063D289C" w:rsidR="00C07640" w:rsidRPr="007954E3" w:rsidRDefault="00C07640">
      <w:pPr>
        <w:rPr>
          <w:rFonts w:asciiTheme="majorHAnsi" w:eastAsiaTheme="majorEastAsia" w:hAnsiTheme="majorHAnsi" w:cstheme="majorBidi"/>
          <w:sz w:val="32"/>
          <w:szCs w:val="32"/>
        </w:rPr>
      </w:pPr>
      <w:r w:rsidRPr="007954E3">
        <w:br w:type="page"/>
      </w:r>
    </w:p>
    <w:p w14:paraId="63AE8777" w14:textId="77777777" w:rsidR="000A0F0F" w:rsidRPr="00604377" w:rsidRDefault="000A0F0F" w:rsidP="00604377">
      <w:pPr>
        <w:pStyle w:val="Heading1"/>
        <w:ind w:firstLine="720"/>
        <w:rPr>
          <w:b/>
          <w:bCs/>
          <w:color w:val="auto"/>
          <w:sz w:val="28"/>
          <w:szCs w:val="28"/>
        </w:rPr>
      </w:pPr>
      <w:bookmarkStart w:id="40" w:name="_Toc532483365"/>
      <w:bookmarkStart w:id="41" w:name="_Toc58258144"/>
      <w:proofErr w:type="spellStart"/>
      <w:r w:rsidRPr="00604377">
        <w:rPr>
          <w:b/>
          <w:bCs/>
          <w:color w:val="auto"/>
          <w:sz w:val="28"/>
          <w:szCs w:val="28"/>
        </w:rPr>
        <w:lastRenderedPageBreak/>
        <w:t>ack’ing</w:t>
      </w:r>
      <w:proofErr w:type="spellEnd"/>
      <w:r w:rsidRPr="00604377">
        <w:rPr>
          <w:b/>
          <w:bCs/>
          <w:color w:val="auto"/>
          <w:sz w:val="28"/>
          <w:szCs w:val="28"/>
        </w:rPr>
        <w:t xml:space="preserve"> Multiple Messages with Single ack</w:t>
      </w:r>
      <w:bookmarkEnd w:id="40"/>
      <w:bookmarkEnd w:id="41"/>
    </w:p>
    <w:p w14:paraId="38AC925D" w14:textId="5D566814" w:rsidR="009809A9" w:rsidRDefault="001D4D38" w:rsidP="00604377">
      <w:pPr>
        <w:pStyle w:val="Body1"/>
      </w:pPr>
      <w:r>
        <w:rPr>
          <w:noProof/>
        </w:rPr>
        <mc:AlternateContent>
          <mc:Choice Requires="wps">
            <w:drawing>
              <wp:anchor distT="0" distB="0" distL="114300" distR="114300" simplePos="0" relativeHeight="251778048" behindDoc="0" locked="0" layoutInCell="1" allowOverlap="1" wp14:anchorId="56E3A78C" wp14:editId="04BB77CF">
                <wp:simplePos x="0" y="0"/>
                <wp:positionH relativeFrom="column">
                  <wp:posOffset>4505062</wp:posOffset>
                </wp:positionH>
                <wp:positionV relativeFrom="paragraph">
                  <wp:posOffset>2014096</wp:posOffset>
                </wp:positionV>
                <wp:extent cx="2009775" cy="3714750"/>
                <wp:effectExtent l="0" t="0" r="9525" b="0"/>
                <wp:wrapNone/>
                <wp:docPr id="157" name="Text Box 157"/>
                <wp:cNvGraphicFramePr/>
                <a:graphic xmlns:a="http://schemas.openxmlformats.org/drawingml/2006/main">
                  <a:graphicData uri="http://schemas.microsoft.com/office/word/2010/wordprocessingShape">
                    <wps:wsp>
                      <wps:cNvSpPr txBox="1"/>
                      <wps:spPr>
                        <a:xfrm>
                          <a:off x="0" y="0"/>
                          <a:ext cx="2009775" cy="3714750"/>
                        </a:xfrm>
                        <a:prstGeom prst="rect">
                          <a:avLst/>
                        </a:prstGeom>
                        <a:solidFill>
                          <a:schemeClr val="lt1"/>
                        </a:solidFill>
                        <a:ln w="6350">
                          <a:noFill/>
                        </a:ln>
                      </wps:spPr>
                      <wps:txbx>
                        <w:txbxContent>
                          <w:p w14:paraId="6774B7E2" w14:textId="2E4D2CF3" w:rsidR="008D387C" w:rsidRPr="00386DDF" w:rsidRDefault="008D387C" w:rsidP="001D4D38">
                            <w:r>
                              <w:t xml:space="preserve">A </w:t>
                            </w:r>
                            <w:r w:rsidRPr="00D965A1">
                              <w:t xml:space="preserve">single </w:t>
                            </w:r>
                            <w:r w:rsidRPr="00D965A1">
                              <w:rPr>
                                <w:i/>
                              </w:rPr>
                              <w:t>ack</w:t>
                            </w:r>
                            <w:r w:rsidRPr="00D965A1">
                              <w:t xml:space="preserve"> message may ack more than one transmitted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A78C" id="Text Box 157" o:spid="_x0000_s1085" type="#_x0000_t202" style="position:absolute;margin-left:354.75pt;margin-top:158.6pt;width:158.25pt;height: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" fillcolor="white [3201]" stroked="f" strokeweight=".5pt">
                <v:textbox>
                  <w:txbxContent>
                    <w:p w14:paraId="6774B7E2" w14:textId="2E4D2CF3" w:rsidR="008D387C" w:rsidRPr="00386DDF" w:rsidRDefault="008D387C" w:rsidP="001D4D38">
                      <w:r>
                        <w:t xml:space="preserve">A </w:t>
                      </w:r>
                      <w:r w:rsidRPr="00D965A1">
                        <w:t xml:space="preserve">single </w:t>
                      </w:r>
                      <w:r w:rsidRPr="00D965A1">
                        <w:rPr>
                          <w:i/>
                        </w:rPr>
                        <w:t>ack</w:t>
                      </w:r>
                      <w:r w:rsidRPr="00D965A1">
                        <w:t xml:space="preserve"> message may ack more than one transmitted message.</w:t>
                      </w:r>
                    </w:p>
                  </w:txbxContent>
                </v:textbox>
              </v:shape>
            </w:pict>
          </mc:Fallback>
        </mc:AlternateContent>
      </w:r>
      <w:r w:rsidR="009809A9">
        <w:object w:dxaOrig="7231" w:dyaOrig="11686" w14:anchorId="4731BA1E">
          <v:shape id="_x0000_i1027" type="#_x0000_t75" style="width:363pt;height:585.45pt" o:ole="">
            <v:imagedata r:id="rId38" o:title=""/>
          </v:shape>
          <o:OLEObject Type="Embed" ProgID="Visio.Drawing.15" ShapeID="_x0000_i1027" DrawAspect="Content" ObjectID="_1688195208" r:id="rId39"/>
        </w:object>
      </w:r>
      <w:r w:rsidR="009809A9">
        <w:br w:type="page"/>
      </w:r>
    </w:p>
    <w:p w14:paraId="3F2235F4" w14:textId="77777777" w:rsidR="00A90573" w:rsidRPr="00671233" w:rsidRDefault="00A90573" w:rsidP="00671233">
      <w:pPr>
        <w:pStyle w:val="Heading1"/>
        <w:ind w:firstLine="720"/>
        <w:rPr>
          <w:b/>
          <w:bCs/>
          <w:color w:val="auto"/>
          <w:sz w:val="28"/>
          <w:szCs w:val="28"/>
        </w:rPr>
      </w:pPr>
      <w:bookmarkStart w:id="42" w:name="_Toc532483366"/>
      <w:bookmarkStart w:id="43" w:name="_Toc58258145"/>
      <w:r w:rsidRPr="00671233">
        <w:rPr>
          <w:b/>
          <w:bCs/>
          <w:color w:val="auto"/>
          <w:sz w:val="28"/>
          <w:szCs w:val="28"/>
        </w:rPr>
        <w:lastRenderedPageBreak/>
        <w:t xml:space="preserve">Processing </w:t>
      </w:r>
      <w:r w:rsidRPr="00671233">
        <w:rPr>
          <w:b/>
          <w:bCs/>
          <w:i/>
          <w:color w:val="auto"/>
          <w:sz w:val="28"/>
          <w:szCs w:val="28"/>
        </w:rPr>
        <w:t>command</w:t>
      </w:r>
      <w:r w:rsidRPr="00671233">
        <w:rPr>
          <w:b/>
          <w:bCs/>
          <w:color w:val="auto"/>
          <w:sz w:val="28"/>
          <w:szCs w:val="28"/>
        </w:rPr>
        <w:t xml:space="preserve"> Messages</w:t>
      </w:r>
      <w:bookmarkEnd w:id="42"/>
      <w:bookmarkEnd w:id="43"/>
    </w:p>
    <w:p w14:paraId="50B71AE9" w14:textId="38AD3A74" w:rsidR="00832BED" w:rsidRDefault="00832BED" w:rsidP="001736D8">
      <w:pPr>
        <w:pStyle w:val="Body1"/>
      </w:pPr>
      <w:r>
        <w:rPr>
          <w:noProof/>
        </w:rPr>
        <mc:AlternateContent>
          <mc:Choice Requires="wps">
            <w:drawing>
              <wp:anchor distT="0" distB="0" distL="114300" distR="114300" simplePos="0" relativeHeight="251780096" behindDoc="0" locked="0" layoutInCell="1" allowOverlap="1" wp14:anchorId="1D0FBC34" wp14:editId="71FC53FF">
                <wp:simplePos x="0" y="0"/>
                <wp:positionH relativeFrom="column">
                  <wp:posOffset>4326673</wp:posOffset>
                </wp:positionH>
                <wp:positionV relativeFrom="paragraph">
                  <wp:posOffset>1657814</wp:posOffset>
                </wp:positionV>
                <wp:extent cx="2009775" cy="371475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2009775" cy="3714750"/>
                        </a:xfrm>
                        <a:prstGeom prst="rect">
                          <a:avLst/>
                        </a:prstGeom>
                        <a:solidFill>
                          <a:schemeClr val="lt1"/>
                        </a:solidFill>
                        <a:ln w="6350">
                          <a:noFill/>
                        </a:ln>
                      </wps:spPr>
                      <wps:txbx>
                        <w:txbxContent>
                          <w:p w14:paraId="51260344" w14:textId="77777777" w:rsidR="008D387C" w:rsidRPr="00A54BB4" w:rsidRDefault="008D387C" w:rsidP="00832BED">
                            <w:r w:rsidRPr="00A54BB4">
                              <w:t xml:space="preserve">Received commands are processed immediately if their sequence number has the expected value. If their sequence number is greater than the expected value, the command is placed in a wait buffer until a command with the expected sequence number is received. A single, transmitted </w:t>
                            </w:r>
                            <w:r w:rsidRPr="00A54BB4">
                              <w:rPr>
                                <w:i/>
                              </w:rPr>
                              <w:t>ack</w:t>
                            </w:r>
                            <w:r w:rsidRPr="00A54BB4">
                              <w:t xml:space="preserve"> message can ack multiple received command messages.</w:t>
                            </w:r>
                          </w:p>
                          <w:p w14:paraId="3A583985" w14:textId="77777777" w:rsidR="008D387C" w:rsidRPr="00386DDF" w:rsidRDefault="008D387C" w:rsidP="00832B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FBC34" id="Text Box 61" o:spid="_x0000_s1086" type="#_x0000_t202" style="position:absolute;margin-left:340.7pt;margin-top:130.55pt;width:158.25pt;height:29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" fillcolor="white [3201]" stroked="f" strokeweight=".5pt">
                <v:textbox>
                  <w:txbxContent>
                    <w:p w14:paraId="51260344" w14:textId="77777777" w:rsidR="008D387C" w:rsidRPr="00A54BB4" w:rsidRDefault="008D387C" w:rsidP="00832BED">
                      <w:r w:rsidRPr="00A54BB4">
                        <w:t xml:space="preserve">Received commands are processed immediately if their sequence number has the expected value. If their sequence number is greater than the expected value, the command is placed in a wait buffer until a command with the expected sequence number is received. A single, transmitted </w:t>
                      </w:r>
                      <w:r w:rsidRPr="00A54BB4">
                        <w:rPr>
                          <w:i/>
                        </w:rPr>
                        <w:t>ack</w:t>
                      </w:r>
                      <w:r w:rsidRPr="00A54BB4">
                        <w:t xml:space="preserve"> message can ack multiple received command messages.</w:t>
                      </w:r>
                    </w:p>
                    <w:p w14:paraId="3A583985" w14:textId="77777777" w:rsidR="008D387C" w:rsidRPr="00386DDF" w:rsidRDefault="008D387C" w:rsidP="00832BED"/>
                  </w:txbxContent>
                </v:textbox>
              </v:shape>
            </w:pict>
          </mc:Fallback>
        </mc:AlternateContent>
      </w:r>
      <w:r w:rsidR="00BF0CF8">
        <w:object w:dxaOrig="7860" w:dyaOrig="14431" w14:anchorId="5AC66482">
          <v:shape id="_x0000_i1028" type="#_x0000_t75" style="width:347pt;height:588.05pt" o:ole="">
            <v:imagedata r:id="rId40" o:title=""/>
          </v:shape>
          <o:OLEObject Type="Embed" ProgID="Visio.Drawing.15" ShapeID="_x0000_i1028" DrawAspect="Content" ObjectID="_1688195209" r:id="rId41"/>
        </w:object>
      </w:r>
    </w:p>
    <w:p w14:paraId="68A855FF" w14:textId="77777777" w:rsidR="00832BED" w:rsidRDefault="00832BED">
      <w:pPr>
        <w:rPr>
          <w:rFonts w:ascii="Calibri" w:hAnsi="Calibri"/>
          <w:sz w:val="24"/>
          <w:szCs w:val="24"/>
        </w:rPr>
      </w:pPr>
      <w:r>
        <w:br w:type="page"/>
      </w:r>
    </w:p>
    <w:p w14:paraId="4D4559E3" w14:textId="1CC6AF81" w:rsidR="00E77D51" w:rsidRDefault="005C390A" w:rsidP="00E77D51">
      <w:pPr>
        <w:pStyle w:val="Heading1"/>
        <w:rPr>
          <w:b/>
          <w:bCs/>
          <w:color w:val="auto"/>
        </w:rPr>
      </w:pPr>
      <w:bookmarkStart w:id="44" w:name="_Toc58258146"/>
      <w:r w:rsidRPr="00E77D51">
        <w:rPr>
          <w:b/>
          <w:bCs/>
          <w:color w:val="auto"/>
        </w:rPr>
        <w:lastRenderedPageBreak/>
        <w:t>Alarm and Error records only</w:t>
      </w:r>
      <w:bookmarkEnd w:id="44"/>
    </w:p>
    <w:p w14:paraId="4FCD48D4" w14:textId="0F686AE2" w:rsidR="005C390A" w:rsidRPr="00E77D51" w:rsidRDefault="005C390A" w:rsidP="00E77D51">
      <w:pPr>
        <w:pStyle w:val="Body1"/>
      </w:pPr>
      <w:r w:rsidRPr="00E77D51">
        <w:t>String description of the error from the following.</w:t>
      </w:r>
      <w:r w:rsidR="00E77D51">
        <w:t xml:space="preserve"> For Errors.</w:t>
      </w:r>
    </w:p>
    <w:tbl>
      <w:tblPr>
        <w:tblStyle w:val="TableGrid"/>
        <w:tblW w:w="10165" w:type="dxa"/>
        <w:tblLook w:val="04A0" w:firstRow="1" w:lastRow="0" w:firstColumn="1" w:lastColumn="0" w:noHBand="0" w:noVBand="1"/>
      </w:tblPr>
      <w:tblGrid>
        <w:gridCol w:w="2425"/>
        <w:gridCol w:w="1080"/>
        <w:gridCol w:w="6660"/>
      </w:tblGrid>
      <w:tr w:rsidR="00FE2829" w14:paraId="7B5FC5BE" w14:textId="77777777" w:rsidTr="00D356BB">
        <w:tc>
          <w:tcPr>
            <w:tcW w:w="2425" w:type="dxa"/>
          </w:tcPr>
          <w:p w14:paraId="2DDA8187" w14:textId="28435E9F" w:rsidR="00FE2829" w:rsidRDefault="00FE2829" w:rsidP="00FE2829">
            <w:pPr>
              <w:jc w:val="center"/>
              <w:rPr>
                <w:sz w:val="24"/>
                <w:szCs w:val="24"/>
              </w:rPr>
            </w:pPr>
            <w:r w:rsidRPr="009869BB">
              <w:rPr>
                <w:b/>
                <w:sz w:val="24"/>
              </w:rPr>
              <w:t>String Value</w:t>
            </w:r>
          </w:p>
        </w:tc>
        <w:tc>
          <w:tcPr>
            <w:tcW w:w="1080" w:type="dxa"/>
          </w:tcPr>
          <w:p w14:paraId="32A7DE67" w14:textId="3B91B40E" w:rsidR="00FE2829" w:rsidRDefault="00FE2829" w:rsidP="00FE2829">
            <w:pPr>
              <w:jc w:val="center"/>
              <w:rPr>
                <w:sz w:val="24"/>
                <w:szCs w:val="24"/>
              </w:rPr>
            </w:pPr>
            <w:r w:rsidRPr="009869BB">
              <w:rPr>
                <w:b/>
                <w:sz w:val="24"/>
              </w:rPr>
              <w:t>Error Number</w:t>
            </w:r>
          </w:p>
        </w:tc>
        <w:tc>
          <w:tcPr>
            <w:tcW w:w="6660" w:type="dxa"/>
          </w:tcPr>
          <w:p w14:paraId="6D0BDE65" w14:textId="5FB56310" w:rsidR="00FE2829" w:rsidRDefault="00FE2829" w:rsidP="00FE2829">
            <w:pPr>
              <w:jc w:val="center"/>
              <w:rPr>
                <w:sz w:val="24"/>
                <w:szCs w:val="24"/>
              </w:rPr>
            </w:pPr>
            <w:r w:rsidRPr="009869BB">
              <w:rPr>
                <w:b/>
                <w:sz w:val="24"/>
              </w:rPr>
              <w:t>Description</w:t>
            </w:r>
          </w:p>
        </w:tc>
      </w:tr>
      <w:tr w:rsidR="00B45A73" w14:paraId="45AAD940" w14:textId="77777777" w:rsidTr="00D356BB">
        <w:tc>
          <w:tcPr>
            <w:tcW w:w="2425" w:type="dxa"/>
          </w:tcPr>
          <w:p w14:paraId="2432105F" w14:textId="2319E22F" w:rsidR="00B45A73" w:rsidRDefault="00B45A73" w:rsidP="00B45A73">
            <w:pPr>
              <w:rPr>
                <w:sz w:val="24"/>
                <w:szCs w:val="24"/>
              </w:rPr>
            </w:pPr>
            <w:proofErr w:type="spellStart"/>
            <w:r w:rsidRPr="009869BB">
              <w:rPr>
                <w:sz w:val="20"/>
              </w:rPr>
              <w:t>NoErrors</w:t>
            </w:r>
            <w:proofErr w:type="spellEnd"/>
          </w:p>
        </w:tc>
        <w:tc>
          <w:tcPr>
            <w:tcW w:w="1080" w:type="dxa"/>
          </w:tcPr>
          <w:p w14:paraId="2FAADA37" w14:textId="3306F626" w:rsidR="00B45A73" w:rsidRDefault="00B45A73" w:rsidP="00D356BB">
            <w:pPr>
              <w:jc w:val="center"/>
              <w:rPr>
                <w:sz w:val="24"/>
                <w:szCs w:val="24"/>
              </w:rPr>
            </w:pPr>
            <w:r w:rsidRPr="009869BB">
              <w:rPr>
                <w:sz w:val="20"/>
              </w:rPr>
              <w:t>0</w:t>
            </w:r>
          </w:p>
        </w:tc>
        <w:tc>
          <w:tcPr>
            <w:tcW w:w="6660" w:type="dxa"/>
          </w:tcPr>
          <w:p w14:paraId="48823151" w14:textId="77777777" w:rsidR="00B45A73" w:rsidRDefault="00B45A73" w:rsidP="00B45A73">
            <w:pPr>
              <w:rPr>
                <w:sz w:val="24"/>
                <w:szCs w:val="24"/>
              </w:rPr>
            </w:pPr>
          </w:p>
        </w:tc>
      </w:tr>
      <w:tr w:rsidR="00B45A73" w14:paraId="304D0E04" w14:textId="77777777" w:rsidTr="00D356BB">
        <w:tc>
          <w:tcPr>
            <w:tcW w:w="2425" w:type="dxa"/>
          </w:tcPr>
          <w:p w14:paraId="465D4A82" w14:textId="2D1DD7D0" w:rsidR="00B45A73" w:rsidRDefault="00B45A73" w:rsidP="00B45A73">
            <w:pPr>
              <w:rPr>
                <w:sz w:val="24"/>
                <w:szCs w:val="24"/>
              </w:rPr>
            </w:pPr>
            <w:r w:rsidRPr="009869BB">
              <w:rPr>
                <w:sz w:val="20"/>
              </w:rPr>
              <w:t>Bubbles</w:t>
            </w:r>
          </w:p>
        </w:tc>
        <w:tc>
          <w:tcPr>
            <w:tcW w:w="1080" w:type="dxa"/>
          </w:tcPr>
          <w:p w14:paraId="04004A67" w14:textId="6CED0F64" w:rsidR="00B45A73" w:rsidRDefault="00B45A73" w:rsidP="00D356BB">
            <w:pPr>
              <w:jc w:val="center"/>
              <w:rPr>
                <w:sz w:val="24"/>
                <w:szCs w:val="24"/>
              </w:rPr>
            </w:pPr>
            <w:r w:rsidRPr="009869BB">
              <w:rPr>
                <w:sz w:val="20"/>
              </w:rPr>
              <w:t>1</w:t>
            </w:r>
          </w:p>
        </w:tc>
        <w:tc>
          <w:tcPr>
            <w:tcW w:w="6660" w:type="dxa"/>
          </w:tcPr>
          <w:p w14:paraId="1A32F77C" w14:textId="5D745E72" w:rsidR="00B45A73" w:rsidRDefault="00B45A73" w:rsidP="00B45A73">
            <w:pPr>
              <w:rPr>
                <w:sz w:val="24"/>
                <w:szCs w:val="24"/>
              </w:rPr>
            </w:pPr>
            <w:r w:rsidRPr="009869BB">
              <w:rPr>
                <w:sz w:val="20"/>
              </w:rPr>
              <w:t>Bubbles detected during calculation analysis</w:t>
            </w:r>
          </w:p>
        </w:tc>
      </w:tr>
      <w:tr w:rsidR="00B45A73" w14:paraId="6F54E0C1" w14:textId="77777777" w:rsidTr="00D356BB">
        <w:tc>
          <w:tcPr>
            <w:tcW w:w="2425" w:type="dxa"/>
          </w:tcPr>
          <w:p w14:paraId="171F6B40" w14:textId="545823A3" w:rsidR="00B45A73" w:rsidRDefault="00B45A73" w:rsidP="00B45A73">
            <w:pPr>
              <w:rPr>
                <w:sz w:val="24"/>
                <w:szCs w:val="24"/>
              </w:rPr>
            </w:pPr>
            <w:proofErr w:type="spellStart"/>
            <w:r w:rsidRPr="009869BB">
              <w:rPr>
                <w:sz w:val="20"/>
              </w:rPr>
              <w:t>InsufficientSample</w:t>
            </w:r>
            <w:proofErr w:type="spellEnd"/>
          </w:p>
        </w:tc>
        <w:tc>
          <w:tcPr>
            <w:tcW w:w="1080" w:type="dxa"/>
          </w:tcPr>
          <w:p w14:paraId="2B6227C7" w14:textId="545C1774" w:rsidR="00B45A73" w:rsidRDefault="00B45A73" w:rsidP="00D356BB">
            <w:pPr>
              <w:jc w:val="center"/>
              <w:rPr>
                <w:sz w:val="24"/>
                <w:szCs w:val="24"/>
              </w:rPr>
            </w:pPr>
            <w:r w:rsidRPr="009869BB">
              <w:rPr>
                <w:sz w:val="20"/>
              </w:rPr>
              <w:t>2</w:t>
            </w:r>
          </w:p>
        </w:tc>
        <w:tc>
          <w:tcPr>
            <w:tcW w:w="6660" w:type="dxa"/>
          </w:tcPr>
          <w:p w14:paraId="6F9CD99A" w14:textId="6BFCA4EA" w:rsidR="00B45A73" w:rsidRDefault="00B45A73" w:rsidP="00B45A73">
            <w:pPr>
              <w:rPr>
                <w:sz w:val="24"/>
                <w:szCs w:val="24"/>
              </w:rPr>
            </w:pPr>
            <w:r w:rsidRPr="009869BB">
              <w:rPr>
                <w:sz w:val="20"/>
              </w:rPr>
              <w:t>Unable to fill first holding well</w:t>
            </w:r>
          </w:p>
        </w:tc>
      </w:tr>
      <w:tr w:rsidR="00B45A73" w14:paraId="0169717E" w14:textId="77777777" w:rsidTr="00D356BB">
        <w:tc>
          <w:tcPr>
            <w:tcW w:w="2425" w:type="dxa"/>
          </w:tcPr>
          <w:p w14:paraId="263F370A" w14:textId="564F94CD" w:rsidR="00B45A73" w:rsidRDefault="00B45A73" w:rsidP="00B45A73">
            <w:pPr>
              <w:rPr>
                <w:sz w:val="24"/>
                <w:szCs w:val="24"/>
              </w:rPr>
            </w:pPr>
            <w:proofErr w:type="spellStart"/>
            <w:r w:rsidRPr="009869BB">
              <w:rPr>
                <w:sz w:val="20"/>
              </w:rPr>
              <w:t>LotExpired</w:t>
            </w:r>
            <w:proofErr w:type="spellEnd"/>
          </w:p>
        </w:tc>
        <w:tc>
          <w:tcPr>
            <w:tcW w:w="1080" w:type="dxa"/>
          </w:tcPr>
          <w:p w14:paraId="622F35E6" w14:textId="460C569D" w:rsidR="00B45A73" w:rsidRDefault="00B45A73" w:rsidP="00D356BB">
            <w:pPr>
              <w:jc w:val="center"/>
              <w:rPr>
                <w:sz w:val="24"/>
                <w:szCs w:val="24"/>
              </w:rPr>
            </w:pPr>
            <w:r w:rsidRPr="009869BB">
              <w:rPr>
                <w:sz w:val="20"/>
              </w:rPr>
              <w:t>3</w:t>
            </w:r>
          </w:p>
        </w:tc>
        <w:tc>
          <w:tcPr>
            <w:tcW w:w="6660" w:type="dxa"/>
          </w:tcPr>
          <w:p w14:paraId="4833AC65" w14:textId="62638C37" w:rsidR="00B45A73" w:rsidRDefault="00B45A73" w:rsidP="00B45A73">
            <w:pPr>
              <w:rPr>
                <w:sz w:val="24"/>
                <w:szCs w:val="24"/>
              </w:rPr>
            </w:pPr>
            <w:r w:rsidRPr="009869BB">
              <w:rPr>
                <w:sz w:val="20"/>
              </w:rPr>
              <w:t>Cartridge Lot expired</w:t>
            </w:r>
          </w:p>
        </w:tc>
      </w:tr>
      <w:tr w:rsidR="00B45A73" w14:paraId="5E972541" w14:textId="77777777" w:rsidTr="00D356BB">
        <w:tc>
          <w:tcPr>
            <w:tcW w:w="2425" w:type="dxa"/>
          </w:tcPr>
          <w:p w14:paraId="4533973C" w14:textId="20070940" w:rsidR="00B45A73" w:rsidRDefault="00B45A73" w:rsidP="00B45A73">
            <w:pPr>
              <w:rPr>
                <w:sz w:val="24"/>
                <w:szCs w:val="24"/>
              </w:rPr>
            </w:pPr>
            <w:proofErr w:type="spellStart"/>
            <w:r w:rsidRPr="009869BB">
              <w:rPr>
                <w:sz w:val="20"/>
              </w:rPr>
              <w:t>CartSpotCode</w:t>
            </w:r>
            <w:proofErr w:type="spellEnd"/>
          </w:p>
        </w:tc>
        <w:tc>
          <w:tcPr>
            <w:tcW w:w="1080" w:type="dxa"/>
          </w:tcPr>
          <w:p w14:paraId="673DB5EF" w14:textId="48FAABF9" w:rsidR="00B45A73" w:rsidRDefault="00B45A73" w:rsidP="00D356BB">
            <w:pPr>
              <w:jc w:val="center"/>
              <w:rPr>
                <w:sz w:val="24"/>
                <w:szCs w:val="24"/>
              </w:rPr>
            </w:pPr>
            <w:r w:rsidRPr="009869BB">
              <w:rPr>
                <w:sz w:val="20"/>
              </w:rPr>
              <w:t>4</w:t>
            </w:r>
          </w:p>
        </w:tc>
        <w:tc>
          <w:tcPr>
            <w:tcW w:w="6660" w:type="dxa"/>
          </w:tcPr>
          <w:p w14:paraId="45796EA9" w14:textId="53A4537C" w:rsidR="00B45A73" w:rsidRDefault="00B45A73" w:rsidP="00B45A73">
            <w:pPr>
              <w:rPr>
                <w:sz w:val="24"/>
                <w:szCs w:val="24"/>
              </w:rPr>
            </w:pPr>
            <w:r w:rsidRPr="009869BB">
              <w:rPr>
                <w:sz w:val="20"/>
              </w:rPr>
              <w:t>Cartridge Spot code read error</w:t>
            </w:r>
          </w:p>
        </w:tc>
      </w:tr>
      <w:tr w:rsidR="00B45A73" w14:paraId="015BEDA6" w14:textId="77777777" w:rsidTr="00D356BB">
        <w:tc>
          <w:tcPr>
            <w:tcW w:w="2425" w:type="dxa"/>
          </w:tcPr>
          <w:p w14:paraId="677D22FA" w14:textId="6223A8B1" w:rsidR="00B45A73" w:rsidRDefault="00B45A73" w:rsidP="00B45A73">
            <w:pPr>
              <w:rPr>
                <w:sz w:val="24"/>
                <w:szCs w:val="24"/>
              </w:rPr>
            </w:pPr>
            <w:proofErr w:type="spellStart"/>
            <w:r w:rsidRPr="009869BB">
              <w:rPr>
                <w:sz w:val="20"/>
              </w:rPr>
              <w:t>InvalidBarCodeLabel</w:t>
            </w:r>
            <w:proofErr w:type="spellEnd"/>
          </w:p>
        </w:tc>
        <w:tc>
          <w:tcPr>
            <w:tcW w:w="1080" w:type="dxa"/>
          </w:tcPr>
          <w:p w14:paraId="46B3AE08" w14:textId="0D0B76AE" w:rsidR="00B45A73" w:rsidRDefault="00B45A73" w:rsidP="00D356BB">
            <w:pPr>
              <w:jc w:val="center"/>
              <w:rPr>
                <w:sz w:val="24"/>
                <w:szCs w:val="24"/>
              </w:rPr>
            </w:pPr>
            <w:r w:rsidRPr="009869BB">
              <w:rPr>
                <w:sz w:val="20"/>
              </w:rPr>
              <w:t>5</w:t>
            </w:r>
          </w:p>
        </w:tc>
        <w:tc>
          <w:tcPr>
            <w:tcW w:w="6660" w:type="dxa"/>
          </w:tcPr>
          <w:p w14:paraId="7628413E" w14:textId="0BD4A5AA" w:rsidR="00B45A73" w:rsidRDefault="00B45A73" w:rsidP="00B45A73">
            <w:pPr>
              <w:rPr>
                <w:sz w:val="24"/>
                <w:szCs w:val="24"/>
              </w:rPr>
            </w:pPr>
            <w:r w:rsidRPr="009869BB">
              <w:rPr>
                <w:sz w:val="20"/>
              </w:rPr>
              <w:t>Pouch bar code does not contain required information</w:t>
            </w:r>
          </w:p>
        </w:tc>
      </w:tr>
      <w:tr w:rsidR="00B45A73" w14:paraId="0ECB3652" w14:textId="77777777" w:rsidTr="00D356BB">
        <w:tc>
          <w:tcPr>
            <w:tcW w:w="2425" w:type="dxa"/>
          </w:tcPr>
          <w:p w14:paraId="3EB8B22D" w14:textId="77E423ED" w:rsidR="00B45A73" w:rsidRDefault="00B45A73" w:rsidP="00B45A73">
            <w:pPr>
              <w:rPr>
                <w:sz w:val="24"/>
                <w:szCs w:val="24"/>
              </w:rPr>
            </w:pPr>
            <w:proofErr w:type="spellStart"/>
            <w:r w:rsidRPr="009869BB">
              <w:rPr>
                <w:sz w:val="20"/>
              </w:rPr>
              <w:t>PrinterTimeout</w:t>
            </w:r>
            <w:proofErr w:type="spellEnd"/>
          </w:p>
        </w:tc>
        <w:tc>
          <w:tcPr>
            <w:tcW w:w="1080" w:type="dxa"/>
          </w:tcPr>
          <w:p w14:paraId="4E983D04" w14:textId="06432BA5" w:rsidR="00B45A73" w:rsidRDefault="00B45A73" w:rsidP="00D356BB">
            <w:pPr>
              <w:jc w:val="center"/>
              <w:rPr>
                <w:sz w:val="24"/>
                <w:szCs w:val="24"/>
              </w:rPr>
            </w:pPr>
            <w:r w:rsidRPr="009869BB">
              <w:rPr>
                <w:sz w:val="20"/>
              </w:rPr>
              <w:t>6</w:t>
            </w:r>
          </w:p>
        </w:tc>
        <w:tc>
          <w:tcPr>
            <w:tcW w:w="6660" w:type="dxa"/>
          </w:tcPr>
          <w:p w14:paraId="4169B17F" w14:textId="59EE05D2" w:rsidR="00B45A73" w:rsidRDefault="00B45A73" w:rsidP="00B45A73">
            <w:pPr>
              <w:rPr>
                <w:sz w:val="24"/>
                <w:szCs w:val="24"/>
              </w:rPr>
            </w:pPr>
            <w:r w:rsidRPr="009869BB">
              <w:rPr>
                <w:sz w:val="20"/>
              </w:rPr>
              <w:t>Printer not responding. Check cables and ready status.</w:t>
            </w:r>
          </w:p>
        </w:tc>
      </w:tr>
      <w:tr w:rsidR="003F2D7E" w14:paraId="258A901B" w14:textId="77777777" w:rsidTr="00D356BB">
        <w:tc>
          <w:tcPr>
            <w:tcW w:w="2425" w:type="dxa"/>
          </w:tcPr>
          <w:p w14:paraId="2E42C864" w14:textId="64B0AC2A" w:rsidR="003F2D7E" w:rsidRPr="009869BB" w:rsidRDefault="003F2D7E" w:rsidP="003F2D7E">
            <w:pPr>
              <w:rPr>
                <w:sz w:val="20"/>
              </w:rPr>
            </w:pPr>
            <w:proofErr w:type="spellStart"/>
            <w:r w:rsidRPr="009869BB">
              <w:rPr>
                <w:sz w:val="20"/>
              </w:rPr>
              <w:t>NoPaperMessage</w:t>
            </w:r>
            <w:proofErr w:type="spellEnd"/>
          </w:p>
        </w:tc>
        <w:tc>
          <w:tcPr>
            <w:tcW w:w="1080" w:type="dxa"/>
          </w:tcPr>
          <w:p w14:paraId="530E5E52" w14:textId="68C9B879" w:rsidR="003F2D7E" w:rsidRPr="009869BB" w:rsidRDefault="003F2D7E" w:rsidP="00D356BB">
            <w:pPr>
              <w:jc w:val="center"/>
              <w:rPr>
                <w:sz w:val="20"/>
              </w:rPr>
            </w:pPr>
            <w:r w:rsidRPr="009869BB">
              <w:rPr>
                <w:sz w:val="20"/>
              </w:rPr>
              <w:t>7</w:t>
            </w:r>
          </w:p>
        </w:tc>
        <w:tc>
          <w:tcPr>
            <w:tcW w:w="6660" w:type="dxa"/>
          </w:tcPr>
          <w:p w14:paraId="69456041" w14:textId="1DB6E568" w:rsidR="003F2D7E" w:rsidRPr="009869BB" w:rsidRDefault="003F2D7E" w:rsidP="003F2D7E">
            <w:pPr>
              <w:rPr>
                <w:sz w:val="20"/>
              </w:rPr>
            </w:pPr>
            <w:r w:rsidRPr="009869BB">
              <w:rPr>
                <w:sz w:val="20"/>
              </w:rPr>
              <w:t>Printer out of paper. Insert paper and make printer ready.</w:t>
            </w:r>
          </w:p>
        </w:tc>
      </w:tr>
      <w:tr w:rsidR="003F2D7E" w14:paraId="6E4E01C5" w14:textId="77777777" w:rsidTr="00D356BB">
        <w:tc>
          <w:tcPr>
            <w:tcW w:w="2425" w:type="dxa"/>
          </w:tcPr>
          <w:p w14:paraId="09A448CE" w14:textId="0C8B8C65" w:rsidR="003F2D7E" w:rsidRPr="009869BB" w:rsidRDefault="003F2D7E" w:rsidP="003F2D7E">
            <w:pPr>
              <w:rPr>
                <w:sz w:val="20"/>
              </w:rPr>
            </w:pPr>
            <w:proofErr w:type="spellStart"/>
            <w:r w:rsidRPr="009869BB">
              <w:rPr>
                <w:sz w:val="20"/>
              </w:rPr>
              <w:t>PrinterOffline</w:t>
            </w:r>
            <w:proofErr w:type="spellEnd"/>
          </w:p>
        </w:tc>
        <w:tc>
          <w:tcPr>
            <w:tcW w:w="1080" w:type="dxa"/>
          </w:tcPr>
          <w:p w14:paraId="7E89B79C" w14:textId="6095A85A" w:rsidR="003F2D7E" w:rsidRPr="009869BB" w:rsidRDefault="003F2D7E" w:rsidP="00D356BB">
            <w:pPr>
              <w:jc w:val="center"/>
              <w:rPr>
                <w:sz w:val="20"/>
              </w:rPr>
            </w:pPr>
            <w:r w:rsidRPr="009869BB">
              <w:rPr>
                <w:sz w:val="20"/>
              </w:rPr>
              <w:t>8</w:t>
            </w:r>
          </w:p>
        </w:tc>
        <w:tc>
          <w:tcPr>
            <w:tcW w:w="6660" w:type="dxa"/>
          </w:tcPr>
          <w:p w14:paraId="0455E565" w14:textId="68685E3C" w:rsidR="003F2D7E" w:rsidRPr="009869BB" w:rsidRDefault="003F2D7E" w:rsidP="003F2D7E">
            <w:pPr>
              <w:rPr>
                <w:sz w:val="20"/>
              </w:rPr>
            </w:pPr>
            <w:r w:rsidRPr="009869BB">
              <w:rPr>
                <w:sz w:val="20"/>
              </w:rPr>
              <w:t>Printer not ready. Make printer Ready.</w:t>
            </w:r>
          </w:p>
        </w:tc>
      </w:tr>
      <w:tr w:rsidR="003F2D7E" w:rsidRPr="009869BB" w14:paraId="3290C97E" w14:textId="77777777" w:rsidTr="00D356BB">
        <w:tc>
          <w:tcPr>
            <w:tcW w:w="2425" w:type="dxa"/>
          </w:tcPr>
          <w:p w14:paraId="6A190F7C" w14:textId="06F3FFF6" w:rsidR="003F2D7E" w:rsidRPr="009869BB" w:rsidRDefault="003F2D7E" w:rsidP="003F2D7E">
            <w:pPr>
              <w:rPr>
                <w:sz w:val="20"/>
              </w:rPr>
            </w:pPr>
            <w:proofErr w:type="spellStart"/>
            <w:r w:rsidRPr="009869BB">
              <w:rPr>
                <w:sz w:val="20"/>
              </w:rPr>
              <w:t>HumidityError</w:t>
            </w:r>
            <w:proofErr w:type="spellEnd"/>
          </w:p>
        </w:tc>
        <w:tc>
          <w:tcPr>
            <w:tcW w:w="1080" w:type="dxa"/>
          </w:tcPr>
          <w:p w14:paraId="5E73FBA9" w14:textId="59AF43E0" w:rsidR="003F2D7E" w:rsidRPr="009869BB" w:rsidRDefault="003F2D7E" w:rsidP="00D356BB">
            <w:pPr>
              <w:jc w:val="center"/>
              <w:rPr>
                <w:sz w:val="20"/>
              </w:rPr>
            </w:pPr>
            <w:r w:rsidRPr="009869BB">
              <w:rPr>
                <w:sz w:val="20"/>
              </w:rPr>
              <w:t>9</w:t>
            </w:r>
          </w:p>
        </w:tc>
        <w:tc>
          <w:tcPr>
            <w:tcW w:w="6660" w:type="dxa"/>
          </w:tcPr>
          <w:p w14:paraId="228A66A7" w14:textId="33CBDB77" w:rsidR="003F2D7E" w:rsidRPr="009869BB" w:rsidRDefault="003F2D7E" w:rsidP="003F2D7E">
            <w:pPr>
              <w:rPr>
                <w:sz w:val="20"/>
              </w:rPr>
            </w:pPr>
            <w:r w:rsidRPr="009869BB">
              <w:rPr>
                <w:sz w:val="20"/>
              </w:rPr>
              <w:t>Humidity sensor indicates cartridge exposed too long</w:t>
            </w:r>
          </w:p>
        </w:tc>
      </w:tr>
      <w:tr w:rsidR="003F2D7E" w:rsidRPr="009869BB" w14:paraId="2F809C6B" w14:textId="77777777" w:rsidTr="00D356BB">
        <w:tc>
          <w:tcPr>
            <w:tcW w:w="2425" w:type="dxa"/>
          </w:tcPr>
          <w:p w14:paraId="778EC2C8" w14:textId="2EAF3E12" w:rsidR="003F2D7E" w:rsidRPr="009869BB" w:rsidRDefault="003F2D7E" w:rsidP="003F2D7E">
            <w:pPr>
              <w:rPr>
                <w:sz w:val="20"/>
              </w:rPr>
            </w:pPr>
            <w:proofErr w:type="spellStart"/>
            <w:r w:rsidRPr="009869BB">
              <w:rPr>
                <w:sz w:val="20"/>
              </w:rPr>
              <w:t>FillTimeout</w:t>
            </w:r>
            <w:proofErr w:type="spellEnd"/>
          </w:p>
        </w:tc>
        <w:tc>
          <w:tcPr>
            <w:tcW w:w="1080" w:type="dxa"/>
          </w:tcPr>
          <w:p w14:paraId="3AD374F5" w14:textId="13ED0A37" w:rsidR="003F2D7E" w:rsidRPr="009869BB" w:rsidRDefault="003F2D7E" w:rsidP="00D356BB">
            <w:pPr>
              <w:jc w:val="center"/>
              <w:rPr>
                <w:sz w:val="20"/>
              </w:rPr>
            </w:pPr>
            <w:r w:rsidRPr="009869BB">
              <w:rPr>
                <w:sz w:val="20"/>
              </w:rPr>
              <w:t>10</w:t>
            </w:r>
          </w:p>
        </w:tc>
        <w:tc>
          <w:tcPr>
            <w:tcW w:w="6660" w:type="dxa"/>
          </w:tcPr>
          <w:p w14:paraId="5D3AB00C" w14:textId="07AD9303" w:rsidR="003F2D7E" w:rsidRPr="009869BB" w:rsidRDefault="003F2D7E" w:rsidP="003F2D7E">
            <w:pPr>
              <w:rPr>
                <w:sz w:val="20"/>
              </w:rPr>
            </w:pPr>
            <w:r w:rsidRPr="009869BB">
              <w:rPr>
                <w:sz w:val="20"/>
              </w:rPr>
              <w:t>Unable to fill assay wells in required time</w:t>
            </w:r>
          </w:p>
        </w:tc>
      </w:tr>
      <w:tr w:rsidR="003F2D7E" w:rsidRPr="009869BB" w14:paraId="72C346F5" w14:textId="77777777" w:rsidTr="00D356BB">
        <w:tc>
          <w:tcPr>
            <w:tcW w:w="2425" w:type="dxa"/>
          </w:tcPr>
          <w:p w14:paraId="73FD8976" w14:textId="28ED81F4" w:rsidR="003F2D7E" w:rsidRPr="009869BB" w:rsidRDefault="003F2D7E" w:rsidP="003F2D7E">
            <w:pPr>
              <w:rPr>
                <w:sz w:val="20"/>
              </w:rPr>
            </w:pPr>
            <w:proofErr w:type="spellStart"/>
            <w:r w:rsidRPr="009869BB">
              <w:rPr>
                <w:sz w:val="20"/>
              </w:rPr>
              <w:t>FillAirLeak</w:t>
            </w:r>
            <w:proofErr w:type="spellEnd"/>
          </w:p>
        </w:tc>
        <w:tc>
          <w:tcPr>
            <w:tcW w:w="1080" w:type="dxa"/>
          </w:tcPr>
          <w:p w14:paraId="608F76D7" w14:textId="3A9F3965" w:rsidR="003F2D7E" w:rsidRPr="009869BB" w:rsidRDefault="003F2D7E" w:rsidP="00D356BB">
            <w:pPr>
              <w:jc w:val="center"/>
              <w:rPr>
                <w:sz w:val="20"/>
              </w:rPr>
            </w:pPr>
            <w:r w:rsidRPr="009869BB">
              <w:rPr>
                <w:sz w:val="20"/>
              </w:rPr>
              <w:t>11</w:t>
            </w:r>
          </w:p>
        </w:tc>
        <w:tc>
          <w:tcPr>
            <w:tcW w:w="6660" w:type="dxa"/>
          </w:tcPr>
          <w:p w14:paraId="7ACF036C" w14:textId="0969A3AC" w:rsidR="003F2D7E" w:rsidRPr="009869BB" w:rsidRDefault="003F2D7E" w:rsidP="003F2D7E">
            <w:pPr>
              <w:rPr>
                <w:sz w:val="20"/>
              </w:rPr>
            </w:pPr>
            <w:r w:rsidRPr="009869BB">
              <w:rPr>
                <w:sz w:val="20"/>
              </w:rPr>
              <w:t>Air leak detected during fill</w:t>
            </w:r>
          </w:p>
        </w:tc>
      </w:tr>
      <w:tr w:rsidR="003F2D7E" w:rsidRPr="009869BB" w14:paraId="0C5CCE05" w14:textId="77777777" w:rsidTr="00D356BB">
        <w:tc>
          <w:tcPr>
            <w:tcW w:w="2425" w:type="dxa"/>
          </w:tcPr>
          <w:p w14:paraId="4886279B" w14:textId="34B8B801" w:rsidR="003F2D7E" w:rsidRPr="009869BB" w:rsidRDefault="003F2D7E" w:rsidP="003F2D7E">
            <w:pPr>
              <w:rPr>
                <w:sz w:val="20"/>
              </w:rPr>
            </w:pPr>
            <w:r w:rsidRPr="009869BB">
              <w:rPr>
                <w:sz w:val="20"/>
              </w:rPr>
              <w:t>Removed</w:t>
            </w:r>
          </w:p>
        </w:tc>
        <w:tc>
          <w:tcPr>
            <w:tcW w:w="1080" w:type="dxa"/>
          </w:tcPr>
          <w:p w14:paraId="5DAA2FDC" w14:textId="2D77D2E2" w:rsidR="003F2D7E" w:rsidRPr="009869BB" w:rsidRDefault="003F2D7E" w:rsidP="00D356BB">
            <w:pPr>
              <w:jc w:val="center"/>
              <w:rPr>
                <w:sz w:val="20"/>
              </w:rPr>
            </w:pPr>
            <w:r w:rsidRPr="009869BB">
              <w:rPr>
                <w:sz w:val="20"/>
              </w:rPr>
              <w:t>12</w:t>
            </w:r>
          </w:p>
        </w:tc>
        <w:tc>
          <w:tcPr>
            <w:tcW w:w="6660" w:type="dxa"/>
          </w:tcPr>
          <w:p w14:paraId="64FB00DB" w14:textId="68E1FDBE" w:rsidR="003F2D7E" w:rsidRPr="009869BB" w:rsidRDefault="003F2D7E" w:rsidP="003F2D7E">
            <w:pPr>
              <w:rPr>
                <w:sz w:val="20"/>
              </w:rPr>
            </w:pPr>
            <w:r w:rsidRPr="009869BB">
              <w:rPr>
                <w:sz w:val="20"/>
              </w:rPr>
              <w:t>Cartridge or vacutainer removed during assay process</w:t>
            </w:r>
          </w:p>
        </w:tc>
      </w:tr>
      <w:tr w:rsidR="003F2D7E" w:rsidRPr="009869BB" w14:paraId="26F6F373" w14:textId="77777777" w:rsidTr="00D356BB">
        <w:tc>
          <w:tcPr>
            <w:tcW w:w="2425" w:type="dxa"/>
          </w:tcPr>
          <w:p w14:paraId="5F583DFA" w14:textId="40D05377" w:rsidR="003F2D7E" w:rsidRPr="009869BB" w:rsidRDefault="003F2D7E" w:rsidP="003F2D7E">
            <w:pPr>
              <w:rPr>
                <w:sz w:val="20"/>
              </w:rPr>
            </w:pPr>
            <w:proofErr w:type="spellStart"/>
            <w:r w:rsidRPr="009869BB">
              <w:rPr>
                <w:sz w:val="20"/>
              </w:rPr>
              <w:t>MeasurementTimeout</w:t>
            </w:r>
            <w:proofErr w:type="spellEnd"/>
          </w:p>
        </w:tc>
        <w:tc>
          <w:tcPr>
            <w:tcW w:w="1080" w:type="dxa"/>
          </w:tcPr>
          <w:p w14:paraId="574E8772" w14:textId="131ED639" w:rsidR="003F2D7E" w:rsidRPr="009869BB" w:rsidRDefault="003F2D7E" w:rsidP="00D356BB">
            <w:pPr>
              <w:jc w:val="center"/>
              <w:rPr>
                <w:sz w:val="20"/>
              </w:rPr>
            </w:pPr>
            <w:r w:rsidRPr="009869BB">
              <w:rPr>
                <w:sz w:val="20"/>
              </w:rPr>
              <w:t>13</w:t>
            </w:r>
          </w:p>
        </w:tc>
        <w:tc>
          <w:tcPr>
            <w:tcW w:w="6660" w:type="dxa"/>
          </w:tcPr>
          <w:p w14:paraId="7AAF0244" w14:textId="1C2CAD87" w:rsidR="003F2D7E" w:rsidRPr="009869BB" w:rsidRDefault="003F2D7E" w:rsidP="000529E2">
            <w:pPr>
              <w:pStyle w:val="TableParagraph"/>
              <w:spacing w:line="227" w:lineRule="exact"/>
              <w:ind w:left="207"/>
              <w:rPr>
                <w:sz w:val="20"/>
              </w:rPr>
            </w:pPr>
            <w:r w:rsidRPr="009869BB">
              <w:rPr>
                <w:sz w:val="20"/>
              </w:rPr>
              <w:t>Measurement data collection did not complete in</w:t>
            </w:r>
            <w:r w:rsidR="000529E2">
              <w:rPr>
                <w:sz w:val="20"/>
              </w:rPr>
              <w:t xml:space="preserve"> </w:t>
            </w:r>
            <w:r w:rsidRPr="009869BB">
              <w:rPr>
                <w:sz w:val="20"/>
              </w:rPr>
              <w:t>required time</w:t>
            </w:r>
          </w:p>
        </w:tc>
      </w:tr>
      <w:tr w:rsidR="003F2D7E" w:rsidRPr="009869BB" w14:paraId="5059A65F" w14:textId="77777777" w:rsidTr="00D356BB">
        <w:tc>
          <w:tcPr>
            <w:tcW w:w="2425" w:type="dxa"/>
          </w:tcPr>
          <w:p w14:paraId="6AE64948" w14:textId="1C741A5C" w:rsidR="003F2D7E" w:rsidRPr="009869BB" w:rsidRDefault="003F2D7E" w:rsidP="003F2D7E">
            <w:pPr>
              <w:rPr>
                <w:sz w:val="20"/>
              </w:rPr>
            </w:pPr>
            <w:proofErr w:type="spellStart"/>
            <w:r w:rsidRPr="009869BB">
              <w:rPr>
                <w:sz w:val="20"/>
              </w:rPr>
              <w:t>NeedSchedEqc</w:t>
            </w:r>
            <w:proofErr w:type="spellEnd"/>
          </w:p>
        </w:tc>
        <w:tc>
          <w:tcPr>
            <w:tcW w:w="1080" w:type="dxa"/>
          </w:tcPr>
          <w:p w14:paraId="1F964C70" w14:textId="2D240022" w:rsidR="003F2D7E" w:rsidRPr="009869BB" w:rsidRDefault="003F2D7E" w:rsidP="00D356BB">
            <w:pPr>
              <w:jc w:val="center"/>
              <w:rPr>
                <w:sz w:val="20"/>
              </w:rPr>
            </w:pPr>
            <w:r w:rsidRPr="009869BB">
              <w:rPr>
                <w:sz w:val="20"/>
              </w:rPr>
              <w:t>14</w:t>
            </w:r>
          </w:p>
        </w:tc>
        <w:tc>
          <w:tcPr>
            <w:tcW w:w="6660" w:type="dxa"/>
          </w:tcPr>
          <w:p w14:paraId="63FF3323" w14:textId="5925E17B" w:rsidR="003F2D7E" w:rsidRPr="009869BB" w:rsidRDefault="003F2D7E" w:rsidP="003F2D7E">
            <w:pPr>
              <w:rPr>
                <w:sz w:val="20"/>
              </w:rPr>
            </w:pPr>
            <w:r w:rsidRPr="009869BB">
              <w:rPr>
                <w:sz w:val="20"/>
              </w:rPr>
              <w:t>Scheduled EQC needed. Assay not allowed</w:t>
            </w:r>
          </w:p>
        </w:tc>
      </w:tr>
      <w:tr w:rsidR="003F2D7E" w:rsidRPr="009869BB" w14:paraId="2C9E4235" w14:textId="77777777" w:rsidTr="00D356BB">
        <w:tc>
          <w:tcPr>
            <w:tcW w:w="2425" w:type="dxa"/>
          </w:tcPr>
          <w:p w14:paraId="1A50707E" w14:textId="1D481051" w:rsidR="003F2D7E" w:rsidRPr="009869BB" w:rsidRDefault="003F2D7E" w:rsidP="003F2D7E">
            <w:pPr>
              <w:rPr>
                <w:sz w:val="20"/>
              </w:rPr>
            </w:pPr>
            <w:proofErr w:type="spellStart"/>
            <w:r w:rsidRPr="009869BB">
              <w:rPr>
                <w:sz w:val="20"/>
              </w:rPr>
              <w:t>EQCFailedHold</w:t>
            </w:r>
            <w:proofErr w:type="spellEnd"/>
          </w:p>
        </w:tc>
        <w:tc>
          <w:tcPr>
            <w:tcW w:w="1080" w:type="dxa"/>
          </w:tcPr>
          <w:p w14:paraId="1AF84D6B" w14:textId="70A6A4BA" w:rsidR="003F2D7E" w:rsidRPr="009869BB" w:rsidRDefault="003F2D7E" w:rsidP="00D356BB">
            <w:pPr>
              <w:jc w:val="center"/>
              <w:rPr>
                <w:sz w:val="20"/>
              </w:rPr>
            </w:pPr>
            <w:r w:rsidRPr="009869BB">
              <w:rPr>
                <w:sz w:val="20"/>
              </w:rPr>
              <w:t>15</w:t>
            </w:r>
          </w:p>
        </w:tc>
        <w:tc>
          <w:tcPr>
            <w:tcW w:w="6660" w:type="dxa"/>
          </w:tcPr>
          <w:p w14:paraId="42BECBD3" w14:textId="440A6157" w:rsidR="003F2D7E" w:rsidRPr="009869BB" w:rsidRDefault="003F2D7E" w:rsidP="003F2D7E">
            <w:pPr>
              <w:rPr>
                <w:sz w:val="20"/>
              </w:rPr>
            </w:pPr>
            <w:r w:rsidRPr="009869BB">
              <w:rPr>
                <w:sz w:val="20"/>
              </w:rPr>
              <w:t>EQC failed. Assay not allowed.</w:t>
            </w:r>
          </w:p>
        </w:tc>
      </w:tr>
      <w:tr w:rsidR="003F2D7E" w:rsidRPr="009869BB" w14:paraId="686B9C54" w14:textId="77777777" w:rsidTr="00D356BB">
        <w:tc>
          <w:tcPr>
            <w:tcW w:w="2425" w:type="dxa"/>
          </w:tcPr>
          <w:p w14:paraId="4E5EBBF3" w14:textId="5D45247D" w:rsidR="003F2D7E" w:rsidRPr="009869BB" w:rsidRDefault="003F2D7E" w:rsidP="003F2D7E">
            <w:pPr>
              <w:rPr>
                <w:sz w:val="20"/>
              </w:rPr>
            </w:pPr>
            <w:proofErr w:type="spellStart"/>
            <w:r w:rsidRPr="009869BB">
              <w:rPr>
                <w:sz w:val="20"/>
              </w:rPr>
              <w:t>MixerFrequency</w:t>
            </w:r>
            <w:proofErr w:type="spellEnd"/>
          </w:p>
        </w:tc>
        <w:tc>
          <w:tcPr>
            <w:tcW w:w="1080" w:type="dxa"/>
          </w:tcPr>
          <w:p w14:paraId="235D4B2C" w14:textId="4095C01A" w:rsidR="003F2D7E" w:rsidRPr="009869BB" w:rsidRDefault="003F2D7E" w:rsidP="00D356BB">
            <w:pPr>
              <w:jc w:val="center"/>
              <w:rPr>
                <w:sz w:val="20"/>
              </w:rPr>
            </w:pPr>
            <w:r w:rsidRPr="009869BB">
              <w:rPr>
                <w:sz w:val="20"/>
              </w:rPr>
              <w:t>16</w:t>
            </w:r>
          </w:p>
        </w:tc>
        <w:tc>
          <w:tcPr>
            <w:tcW w:w="6660" w:type="dxa"/>
          </w:tcPr>
          <w:p w14:paraId="4D198E0E" w14:textId="4BF7867A" w:rsidR="003F2D7E" w:rsidRPr="009869BB" w:rsidRDefault="003F2D7E" w:rsidP="003F2D7E">
            <w:pPr>
              <w:rPr>
                <w:sz w:val="20"/>
              </w:rPr>
            </w:pPr>
            <w:r w:rsidRPr="009869BB">
              <w:rPr>
                <w:sz w:val="20"/>
              </w:rPr>
              <w:t>Assay mixer frequency is out of tolerance (EQC, and Assays)</w:t>
            </w:r>
          </w:p>
        </w:tc>
      </w:tr>
      <w:tr w:rsidR="003F2D7E" w:rsidRPr="009869BB" w14:paraId="251057C2" w14:textId="77777777" w:rsidTr="00D356BB">
        <w:tc>
          <w:tcPr>
            <w:tcW w:w="2425" w:type="dxa"/>
          </w:tcPr>
          <w:p w14:paraId="03593C47" w14:textId="71EED8C6" w:rsidR="003F2D7E" w:rsidRPr="009869BB" w:rsidRDefault="003F2D7E" w:rsidP="003F2D7E">
            <w:pPr>
              <w:rPr>
                <w:sz w:val="20"/>
              </w:rPr>
            </w:pPr>
            <w:proofErr w:type="spellStart"/>
            <w:r w:rsidRPr="009869BB">
              <w:rPr>
                <w:sz w:val="20"/>
              </w:rPr>
              <w:t>LowVacuum</w:t>
            </w:r>
            <w:proofErr w:type="spellEnd"/>
          </w:p>
        </w:tc>
        <w:tc>
          <w:tcPr>
            <w:tcW w:w="1080" w:type="dxa"/>
          </w:tcPr>
          <w:p w14:paraId="116A29A4" w14:textId="72FF17B1" w:rsidR="003F2D7E" w:rsidRPr="009869BB" w:rsidRDefault="003F2D7E" w:rsidP="00D356BB">
            <w:pPr>
              <w:jc w:val="center"/>
              <w:rPr>
                <w:sz w:val="20"/>
              </w:rPr>
            </w:pPr>
            <w:r w:rsidRPr="009869BB">
              <w:rPr>
                <w:sz w:val="20"/>
              </w:rPr>
              <w:t>17</w:t>
            </w:r>
          </w:p>
        </w:tc>
        <w:tc>
          <w:tcPr>
            <w:tcW w:w="6660" w:type="dxa"/>
          </w:tcPr>
          <w:p w14:paraId="30CC34BF" w14:textId="3F3CD391" w:rsidR="003F2D7E" w:rsidRPr="009869BB" w:rsidRDefault="003F2D7E" w:rsidP="003F2D7E">
            <w:pPr>
              <w:rPr>
                <w:sz w:val="20"/>
              </w:rPr>
            </w:pPr>
            <w:r w:rsidRPr="009869BB">
              <w:rPr>
                <w:sz w:val="20"/>
              </w:rPr>
              <w:t>EQC Vacuum test unable to draw enough</w:t>
            </w:r>
          </w:p>
        </w:tc>
      </w:tr>
      <w:tr w:rsidR="003F2D7E" w:rsidRPr="009869BB" w14:paraId="4895571D" w14:textId="77777777" w:rsidTr="00D356BB">
        <w:tc>
          <w:tcPr>
            <w:tcW w:w="2425" w:type="dxa"/>
          </w:tcPr>
          <w:p w14:paraId="7F03752E" w14:textId="1B8D3BAB" w:rsidR="003F2D7E" w:rsidRPr="009869BB" w:rsidRDefault="003F2D7E" w:rsidP="003F2D7E">
            <w:pPr>
              <w:rPr>
                <w:sz w:val="20"/>
              </w:rPr>
            </w:pPr>
            <w:proofErr w:type="spellStart"/>
            <w:r w:rsidRPr="009869BB">
              <w:rPr>
                <w:sz w:val="20"/>
              </w:rPr>
              <w:t>VacuumLeak</w:t>
            </w:r>
            <w:proofErr w:type="spellEnd"/>
          </w:p>
        </w:tc>
        <w:tc>
          <w:tcPr>
            <w:tcW w:w="1080" w:type="dxa"/>
          </w:tcPr>
          <w:p w14:paraId="42B35F65" w14:textId="1436C85F" w:rsidR="003F2D7E" w:rsidRPr="009869BB" w:rsidRDefault="003F2D7E" w:rsidP="00D356BB">
            <w:pPr>
              <w:jc w:val="center"/>
              <w:rPr>
                <w:sz w:val="20"/>
              </w:rPr>
            </w:pPr>
            <w:r w:rsidRPr="009869BB">
              <w:rPr>
                <w:sz w:val="20"/>
              </w:rPr>
              <w:t>18</w:t>
            </w:r>
          </w:p>
        </w:tc>
        <w:tc>
          <w:tcPr>
            <w:tcW w:w="6660" w:type="dxa"/>
          </w:tcPr>
          <w:p w14:paraId="765F7EEE" w14:textId="14B18F4C" w:rsidR="003F2D7E" w:rsidRPr="009869BB" w:rsidRDefault="003F2D7E" w:rsidP="003F2D7E">
            <w:pPr>
              <w:rPr>
                <w:sz w:val="20"/>
              </w:rPr>
            </w:pPr>
            <w:r w:rsidRPr="009869BB">
              <w:rPr>
                <w:sz w:val="20"/>
              </w:rPr>
              <w:t>EQC Unable to hold vacuum</w:t>
            </w:r>
          </w:p>
        </w:tc>
      </w:tr>
      <w:tr w:rsidR="003F2D7E" w:rsidRPr="009869BB" w14:paraId="0F436F11" w14:textId="77777777" w:rsidTr="00D356BB">
        <w:tc>
          <w:tcPr>
            <w:tcW w:w="2425" w:type="dxa"/>
          </w:tcPr>
          <w:p w14:paraId="243BC7AF" w14:textId="7AD32595" w:rsidR="003F2D7E" w:rsidRPr="009869BB" w:rsidRDefault="003F2D7E" w:rsidP="003F2D7E">
            <w:pPr>
              <w:rPr>
                <w:sz w:val="20"/>
              </w:rPr>
            </w:pPr>
            <w:proofErr w:type="spellStart"/>
            <w:r w:rsidRPr="009869BB">
              <w:rPr>
                <w:sz w:val="20"/>
              </w:rPr>
              <w:t>LowPressure</w:t>
            </w:r>
            <w:proofErr w:type="spellEnd"/>
          </w:p>
        </w:tc>
        <w:tc>
          <w:tcPr>
            <w:tcW w:w="1080" w:type="dxa"/>
          </w:tcPr>
          <w:p w14:paraId="24683761" w14:textId="1155B034" w:rsidR="003F2D7E" w:rsidRPr="009869BB" w:rsidRDefault="003F2D7E" w:rsidP="00D356BB">
            <w:pPr>
              <w:jc w:val="center"/>
              <w:rPr>
                <w:sz w:val="20"/>
              </w:rPr>
            </w:pPr>
            <w:r w:rsidRPr="009869BB">
              <w:rPr>
                <w:sz w:val="20"/>
              </w:rPr>
              <w:t>19</w:t>
            </w:r>
          </w:p>
        </w:tc>
        <w:tc>
          <w:tcPr>
            <w:tcW w:w="6660" w:type="dxa"/>
          </w:tcPr>
          <w:p w14:paraId="4D213D8F" w14:textId="2A424181" w:rsidR="003F2D7E" w:rsidRPr="009869BB" w:rsidRDefault="003F2D7E" w:rsidP="003F2D7E">
            <w:pPr>
              <w:rPr>
                <w:sz w:val="20"/>
              </w:rPr>
            </w:pPr>
            <w:r w:rsidRPr="009869BB">
              <w:rPr>
                <w:sz w:val="20"/>
              </w:rPr>
              <w:t xml:space="preserve">EQC Unable to </w:t>
            </w:r>
            <w:r w:rsidR="000529E2" w:rsidRPr="009869BB">
              <w:rPr>
                <w:sz w:val="20"/>
              </w:rPr>
              <w:t>achieve</w:t>
            </w:r>
            <w:r w:rsidRPr="009869BB">
              <w:rPr>
                <w:sz w:val="20"/>
              </w:rPr>
              <w:t xml:space="preserve"> required pressure</w:t>
            </w:r>
          </w:p>
        </w:tc>
      </w:tr>
      <w:tr w:rsidR="003F2D7E" w:rsidRPr="009869BB" w14:paraId="0E915021" w14:textId="77777777" w:rsidTr="00D356BB">
        <w:tc>
          <w:tcPr>
            <w:tcW w:w="2425" w:type="dxa"/>
          </w:tcPr>
          <w:p w14:paraId="2908AA08" w14:textId="2EB97851" w:rsidR="003F2D7E" w:rsidRPr="009869BB" w:rsidRDefault="003F2D7E" w:rsidP="003F2D7E">
            <w:pPr>
              <w:rPr>
                <w:sz w:val="20"/>
              </w:rPr>
            </w:pPr>
            <w:proofErr w:type="spellStart"/>
            <w:r w:rsidRPr="009869BB">
              <w:rPr>
                <w:sz w:val="20"/>
              </w:rPr>
              <w:t>HighCompare</w:t>
            </w:r>
            <w:proofErr w:type="spellEnd"/>
          </w:p>
        </w:tc>
        <w:tc>
          <w:tcPr>
            <w:tcW w:w="1080" w:type="dxa"/>
          </w:tcPr>
          <w:p w14:paraId="4C6FB9FD" w14:textId="1C498EF9" w:rsidR="003F2D7E" w:rsidRPr="009869BB" w:rsidRDefault="003F2D7E" w:rsidP="00D356BB">
            <w:pPr>
              <w:jc w:val="center"/>
              <w:rPr>
                <w:sz w:val="20"/>
              </w:rPr>
            </w:pPr>
            <w:r w:rsidRPr="009869BB">
              <w:rPr>
                <w:sz w:val="20"/>
              </w:rPr>
              <w:t>20</w:t>
            </w:r>
          </w:p>
        </w:tc>
        <w:tc>
          <w:tcPr>
            <w:tcW w:w="6660" w:type="dxa"/>
          </w:tcPr>
          <w:p w14:paraId="753F0AE1" w14:textId="4CFEAE3D" w:rsidR="003F2D7E" w:rsidRPr="009869BB" w:rsidRDefault="003F2D7E" w:rsidP="003F2D7E">
            <w:pPr>
              <w:rPr>
                <w:sz w:val="20"/>
              </w:rPr>
            </w:pPr>
            <w:r w:rsidRPr="009869BB">
              <w:rPr>
                <w:sz w:val="20"/>
              </w:rPr>
              <w:t>EQC High compare is out of tolerance</w:t>
            </w:r>
          </w:p>
        </w:tc>
      </w:tr>
      <w:tr w:rsidR="002E3DF6" w:rsidRPr="009869BB" w14:paraId="6A863DED" w14:textId="77777777" w:rsidTr="00D356BB">
        <w:tc>
          <w:tcPr>
            <w:tcW w:w="2425" w:type="dxa"/>
          </w:tcPr>
          <w:p w14:paraId="77BBB529" w14:textId="7623EC7A" w:rsidR="002E3DF6" w:rsidRPr="009869BB" w:rsidRDefault="002E3DF6" w:rsidP="002E3DF6">
            <w:pPr>
              <w:rPr>
                <w:sz w:val="20"/>
              </w:rPr>
            </w:pPr>
            <w:proofErr w:type="spellStart"/>
            <w:r w:rsidRPr="009869BB">
              <w:rPr>
                <w:sz w:val="20"/>
              </w:rPr>
              <w:t>LowProximal</w:t>
            </w:r>
            <w:proofErr w:type="spellEnd"/>
          </w:p>
        </w:tc>
        <w:tc>
          <w:tcPr>
            <w:tcW w:w="1080" w:type="dxa"/>
          </w:tcPr>
          <w:p w14:paraId="7721E86B" w14:textId="5B33E86C" w:rsidR="002E3DF6" w:rsidRPr="009869BB" w:rsidRDefault="002E3DF6" w:rsidP="00D356BB">
            <w:pPr>
              <w:jc w:val="center"/>
              <w:rPr>
                <w:sz w:val="20"/>
              </w:rPr>
            </w:pPr>
            <w:r w:rsidRPr="009869BB">
              <w:rPr>
                <w:sz w:val="20"/>
              </w:rPr>
              <w:t>21</w:t>
            </w:r>
          </w:p>
        </w:tc>
        <w:tc>
          <w:tcPr>
            <w:tcW w:w="6660" w:type="dxa"/>
          </w:tcPr>
          <w:p w14:paraId="6ADE3AE4" w14:textId="71686AD9" w:rsidR="002E3DF6" w:rsidRPr="009869BB" w:rsidRDefault="002E3DF6" w:rsidP="002E3DF6">
            <w:pPr>
              <w:rPr>
                <w:sz w:val="20"/>
              </w:rPr>
            </w:pPr>
            <w:r w:rsidRPr="009869BB">
              <w:rPr>
                <w:sz w:val="20"/>
              </w:rPr>
              <w:t>Low voltage on proximal channel</w:t>
            </w:r>
          </w:p>
        </w:tc>
      </w:tr>
      <w:tr w:rsidR="002E3DF6" w:rsidRPr="009869BB" w14:paraId="5250C2EF" w14:textId="77777777" w:rsidTr="00D356BB">
        <w:tc>
          <w:tcPr>
            <w:tcW w:w="2425" w:type="dxa"/>
          </w:tcPr>
          <w:p w14:paraId="3B02AC1A" w14:textId="4DD7EB16" w:rsidR="002E3DF6" w:rsidRPr="009869BB" w:rsidRDefault="002E3DF6" w:rsidP="002E3DF6">
            <w:pPr>
              <w:rPr>
                <w:sz w:val="20"/>
              </w:rPr>
            </w:pPr>
            <w:proofErr w:type="spellStart"/>
            <w:r w:rsidRPr="009869BB">
              <w:rPr>
                <w:sz w:val="20"/>
              </w:rPr>
              <w:t>LowDistal</w:t>
            </w:r>
            <w:proofErr w:type="spellEnd"/>
          </w:p>
        </w:tc>
        <w:tc>
          <w:tcPr>
            <w:tcW w:w="1080" w:type="dxa"/>
          </w:tcPr>
          <w:p w14:paraId="709136B6" w14:textId="6F628654" w:rsidR="002E3DF6" w:rsidRPr="009869BB" w:rsidRDefault="002E3DF6" w:rsidP="00D356BB">
            <w:pPr>
              <w:jc w:val="center"/>
              <w:rPr>
                <w:sz w:val="20"/>
              </w:rPr>
            </w:pPr>
            <w:r w:rsidRPr="009869BB">
              <w:rPr>
                <w:sz w:val="20"/>
              </w:rPr>
              <w:t>22</w:t>
            </w:r>
          </w:p>
        </w:tc>
        <w:tc>
          <w:tcPr>
            <w:tcW w:w="6660" w:type="dxa"/>
          </w:tcPr>
          <w:p w14:paraId="0DECD915" w14:textId="31C82E77" w:rsidR="002E3DF6" w:rsidRPr="009869BB" w:rsidRDefault="002E3DF6" w:rsidP="002E3DF6">
            <w:pPr>
              <w:rPr>
                <w:sz w:val="20"/>
              </w:rPr>
            </w:pPr>
            <w:r w:rsidRPr="009869BB">
              <w:rPr>
                <w:sz w:val="20"/>
              </w:rPr>
              <w:t>Low voltage on distal channel</w:t>
            </w:r>
          </w:p>
        </w:tc>
      </w:tr>
      <w:tr w:rsidR="002E3DF6" w:rsidRPr="009869BB" w14:paraId="55CC1031" w14:textId="77777777" w:rsidTr="00D356BB">
        <w:tc>
          <w:tcPr>
            <w:tcW w:w="2425" w:type="dxa"/>
          </w:tcPr>
          <w:p w14:paraId="7F532F86" w14:textId="67AB5F13" w:rsidR="002E3DF6" w:rsidRPr="009869BB" w:rsidRDefault="002E3DF6" w:rsidP="002E3DF6">
            <w:pPr>
              <w:rPr>
                <w:sz w:val="20"/>
              </w:rPr>
            </w:pPr>
            <w:proofErr w:type="spellStart"/>
            <w:r w:rsidRPr="009869BB">
              <w:rPr>
                <w:sz w:val="20"/>
              </w:rPr>
              <w:t>DCagreement</w:t>
            </w:r>
            <w:proofErr w:type="spellEnd"/>
          </w:p>
        </w:tc>
        <w:tc>
          <w:tcPr>
            <w:tcW w:w="1080" w:type="dxa"/>
          </w:tcPr>
          <w:p w14:paraId="35532CAE" w14:textId="346B3F8F" w:rsidR="002E3DF6" w:rsidRPr="009869BB" w:rsidRDefault="002E3DF6" w:rsidP="00D356BB">
            <w:pPr>
              <w:jc w:val="center"/>
              <w:rPr>
                <w:sz w:val="20"/>
              </w:rPr>
            </w:pPr>
            <w:r w:rsidRPr="009869BB">
              <w:rPr>
                <w:sz w:val="20"/>
              </w:rPr>
              <w:t>23</w:t>
            </w:r>
          </w:p>
        </w:tc>
        <w:tc>
          <w:tcPr>
            <w:tcW w:w="6660" w:type="dxa"/>
          </w:tcPr>
          <w:p w14:paraId="52E5D292" w14:textId="11721AC2" w:rsidR="002E3DF6" w:rsidRPr="009869BB" w:rsidRDefault="002E3DF6" w:rsidP="002E3DF6">
            <w:pPr>
              <w:rPr>
                <w:sz w:val="20"/>
              </w:rPr>
            </w:pPr>
            <w:r w:rsidRPr="009869BB">
              <w:rPr>
                <w:sz w:val="20"/>
              </w:rPr>
              <w:t>Channel DC agreement bad</w:t>
            </w:r>
          </w:p>
        </w:tc>
      </w:tr>
      <w:tr w:rsidR="002E3DF6" w:rsidRPr="009869BB" w14:paraId="4F59DA1B" w14:textId="77777777" w:rsidTr="00D356BB">
        <w:tc>
          <w:tcPr>
            <w:tcW w:w="2425" w:type="dxa"/>
          </w:tcPr>
          <w:p w14:paraId="109609E3" w14:textId="617934BB" w:rsidR="002E3DF6" w:rsidRPr="009869BB" w:rsidRDefault="002E3DF6" w:rsidP="002E3DF6">
            <w:pPr>
              <w:rPr>
                <w:sz w:val="20"/>
              </w:rPr>
            </w:pPr>
            <w:proofErr w:type="spellStart"/>
            <w:r w:rsidRPr="009869BB">
              <w:rPr>
                <w:sz w:val="20"/>
              </w:rPr>
              <w:t>SlopeAgreement</w:t>
            </w:r>
            <w:proofErr w:type="spellEnd"/>
          </w:p>
        </w:tc>
        <w:tc>
          <w:tcPr>
            <w:tcW w:w="1080" w:type="dxa"/>
          </w:tcPr>
          <w:p w14:paraId="6705F406" w14:textId="01E8C2E1" w:rsidR="002E3DF6" w:rsidRPr="009869BB" w:rsidRDefault="002E3DF6" w:rsidP="00D356BB">
            <w:pPr>
              <w:jc w:val="center"/>
              <w:rPr>
                <w:sz w:val="20"/>
              </w:rPr>
            </w:pPr>
            <w:r w:rsidRPr="009869BB">
              <w:rPr>
                <w:sz w:val="20"/>
              </w:rPr>
              <w:t>24</w:t>
            </w:r>
          </w:p>
        </w:tc>
        <w:tc>
          <w:tcPr>
            <w:tcW w:w="6660" w:type="dxa"/>
          </w:tcPr>
          <w:p w14:paraId="6A6F6A9C" w14:textId="5988D627" w:rsidR="002E3DF6" w:rsidRPr="009869BB" w:rsidRDefault="002E3DF6" w:rsidP="002E3DF6">
            <w:pPr>
              <w:rPr>
                <w:sz w:val="20"/>
              </w:rPr>
            </w:pPr>
            <w:r w:rsidRPr="009869BB">
              <w:rPr>
                <w:sz w:val="20"/>
              </w:rPr>
              <w:t>Channel slope agreement is out of tolerance</w:t>
            </w:r>
          </w:p>
        </w:tc>
      </w:tr>
      <w:tr w:rsidR="002E3DF6" w:rsidRPr="009869BB" w14:paraId="09178EB5" w14:textId="77777777" w:rsidTr="00D356BB">
        <w:tc>
          <w:tcPr>
            <w:tcW w:w="2425" w:type="dxa"/>
          </w:tcPr>
          <w:p w14:paraId="5A077D6C" w14:textId="718C7AA5" w:rsidR="002E3DF6" w:rsidRPr="009869BB" w:rsidRDefault="002E3DF6" w:rsidP="002E3DF6">
            <w:pPr>
              <w:rPr>
                <w:sz w:val="20"/>
              </w:rPr>
            </w:pPr>
            <w:proofErr w:type="spellStart"/>
            <w:r w:rsidRPr="009869BB">
              <w:rPr>
                <w:sz w:val="20"/>
              </w:rPr>
              <w:t>MeanAgreement</w:t>
            </w:r>
            <w:proofErr w:type="spellEnd"/>
          </w:p>
        </w:tc>
        <w:tc>
          <w:tcPr>
            <w:tcW w:w="1080" w:type="dxa"/>
          </w:tcPr>
          <w:p w14:paraId="6C6382A1" w14:textId="354A130A" w:rsidR="002E3DF6" w:rsidRPr="009869BB" w:rsidRDefault="002E3DF6" w:rsidP="00D356BB">
            <w:pPr>
              <w:jc w:val="center"/>
              <w:rPr>
                <w:sz w:val="20"/>
              </w:rPr>
            </w:pPr>
            <w:r w:rsidRPr="009869BB">
              <w:rPr>
                <w:sz w:val="20"/>
              </w:rPr>
              <w:t>25</w:t>
            </w:r>
          </w:p>
        </w:tc>
        <w:tc>
          <w:tcPr>
            <w:tcW w:w="6660" w:type="dxa"/>
          </w:tcPr>
          <w:p w14:paraId="409757FE" w14:textId="75C92D4A" w:rsidR="002E3DF6" w:rsidRPr="009869BB" w:rsidRDefault="002E3DF6" w:rsidP="002E3DF6">
            <w:pPr>
              <w:rPr>
                <w:sz w:val="20"/>
              </w:rPr>
            </w:pPr>
            <w:r w:rsidRPr="009869BB">
              <w:rPr>
                <w:sz w:val="20"/>
              </w:rPr>
              <w:t>Channel mean agreement is out of tolerance</w:t>
            </w:r>
          </w:p>
        </w:tc>
      </w:tr>
      <w:tr w:rsidR="002E3DF6" w:rsidRPr="009869BB" w14:paraId="3DA2559B" w14:textId="77777777" w:rsidTr="00D356BB">
        <w:tc>
          <w:tcPr>
            <w:tcW w:w="2425" w:type="dxa"/>
          </w:tcPr>
          <w:p w14:paraId="67CA6AA7" w14:textId="41DB54BD" w:rsidR="002E3DF6" w:rsidRPr="009869BB" w:rsidRDefault="002E3DF6" w:rsidP="002E3DF6">
            <w:pPr>
              <w:rPr>
                <w:sz w:val="20"/>
              </w:rPr>
            </w:pPr>
            <w:proofErr w:type="spellStart"/>
            <w:r w:rsidRPr="009869BB">
              <w:rPr>
                <w:sz w:val="20"/>
              </w:rPr>
              <w:t>PrematureVacutainer</w:t>
            </w:r>
            <w:proofErr w:type="spellEnd"/>
          </w:p>
        </w:tc>
        <w:tc>
          <w:tcPr>
            <w:tcW w:w="1080" w:type="dxa"/>
          </w:tcPr>
          <w:p w14:paraId="5B6A6BA6" w14:textId="164E9D05" w:rsidR="002E3DF6" w:rsidRPr="009869BB" w:rsidRDefault="002E3DF6" w:rsidP="00D356BB">
            <w:pPr>
              <w:jc w:val="center"/>
              <w:rPr>
                <w:sz w:val="20"/>
              </w:rPr>
            </w:pPr>
            <w:r w:rsidRPr="009869BB">
              <w:rPr>
                <w:sz w:val="20"/>
              </w:rPr>
              <w:t>26</w:t>
            </w:r>
          </w:p>
        </w:tc>
        <w:tc>
          <w:tcPr>
            <w:tcW w:w="6660" w:type="dxa"/>
          </w:tcPr>
          <w:p w14:paraId="1CB09720" w14:textId="60EA91CB" w:rsidR="002E3DF6" w:rsidRPr="009869BB" w:rsidRDefault="002E3DF6" w:rsidP="002E3DF6">
            <w:pPr>
              <w:rPr>
                <w:sz w:val="20"/>
              </w:rPr>
            </w:pPr>
            <w:r w:rsidRPr="009869BB">
              <w:rPr>
                <w:sz w:val="20"/>
              </w:rPr>
              <w:t>Vacutainer inserted with cartridge SCR-64</w:t>
            </w:r>
          </w:p>
        </w:tc>
      </w:tr>
      <w:tr w:rsidR="002E3DF6" w:rsidRPr="009869BB" w14:paraId="76ADD9C8" w14:textId="77777777" w:rsidTr="00D356BB">
        <w:tc>
          <w:tcPr>
            <w:tcW w:w="2425" w:type="dxa"/>
          </w:tcPr>
          <w:p w14:paraId="17BAF0E1" w14:textId="21E815CE" w:rsidR="002E3DF6" w:rsidRPr="009869BB" w:rsidRDefault="002E3DF6" w:rsidP="002E3DF6">
            <w:pPr>
              <w:rPr>
                <w:sz w:val="20"/>
              </w:rPr>
            </w:pPr>
            <w:proofErr w:type="spellStart"/>
            <w:r w:rsidRPr="009869BB">
              <w:rPr>
                <w:sz w:val="20"/>
              </w:rPr>
              <w:t>BadCartridgeType</w:t>
            </w:r>
            <w:proofErr w:type="spellEnd"/>
          </w:p>
        </w:tc>
        <w:tc>
          <w:tcPr>
            <w:tcW w:w="1080" w:type="dxa"/>
          </w:tcPr>
          <w:p w14:paraId="79B7ABD8" w14:textId="5F993961" w:rsidR="002E3DF6" w:rsidRPr="009869BB" w:rsidRDefault="002E3DF6" w:rsidP="00D356BB">
            <w:pPr>
              <w:jc w:val="center"/>
              <w:rPr>
                <w:sz w:val="20"/>
              </w:rPr>
            </w:pPr>
            <w:r w:rsidRPr="009869BB">
              <w:rPr>
                <w:sz w:val="20"/>
              </w:rPr>
              <w:t>27</w:t>
            </w:r>
          </w:p>
        </w:tc>
        <w:tc>
          <w:tcPr>
            <w:tcW w:w="6660" w:type="dxa"/>
          </w:tcPr>
          <w:p w14:paraId="164881F2" w14:textId="143B2B43" w:rsidR="002E3DF6" w:rsidRPr="009869BB" w:rsidRDefault="002E3DF6" w:rsidP="002E3DF6">
            <w:pPr>
              <w:rPr>
                <w:sz w:val="20"/>
              </w:rPr>
            </w:pPr>
            <w:r w:rsidRPr="009869BB">
              <w:rPr>
                <w:sz w:val="20"/>
              </w:rPr>
              <w:t>Bad Cartridge Type. Not supported for assay.</w:t>
            </w:r>
          </w:p>
        </w:tc>
      </w:tr>
      <w:tr w:rsidR="002E3DF6" w:rsidRPr="009869BB" w14:paraId="4CFC56B0" w14:textId="77777777" w:rsidTr="00D356BB">
        <w:tc>
          <w:tcPr>
            <w:tcW w:w="2425" w:type="dxa"/>
          </w:tcPr>
          <w:p w14:paraId="0688C8B1" w14:textId="3CF767D5" w:rsidR="002E3DF6" w:rsidRPr="009869BB" w:rsidRDefault="002E3DF6" w:rsidP="002E3DF6">
            <w:pPr>
              <w:rPr>
                <w:sz w:val="20"/>
              </w:rPr>
            </w:pPr>
            <w:proofErr w:type="spellStart"/>
            <w:r w:rsidRPr="009869BB">
              <w:rPr>
                <w:sz w:val="20"/>
              </w:rPr>
              <w:t>SignalSaturation</w:t>
            </w:r>
            <w:proofErr w:type="spellEnd"/>
          </w:p>
        </w:tc>
        <w:tc>
          <w:tcPr>
            <w:tcW w:w="1080" w:type="dxa"/>
          </w:tcPr>
          <w:p w14:paraId="4887EBAB" w14:textId="7A571C95" w:rsidR="002E3DF6" w:rsidRPr="009869BB" w:rsidRDefault="002E3DF6" w:rsidP="00D356BB">
            <w:pPr>
              <w:jc w:val="center"/>
              <w:rPr>
                <w:sz w:val="20"/>
              </w:rPr>
            </w:pPr>
            <w:r w:rsidRPr="009869BB">
              <w:rPr>
                <w:sz w:val="20"/>
              </w:rPr>
              <w:t>28</w:t>
            </w:r>
          </w:p>
        </w:tc>
        <w:tc>
          <w:tcPr>
            <w:tcW w:w="6660" w:type="dxa"/>
          </w:tcPr>
          <w:p w14:paraId="2168CFE5" w14:textId="7AF087E5" w:rsidR="002E3DF6" w:rsidRPr="009869BB" w:rsidRDefault="002E3DF6" w:rsidP="002E3DF6">
            <w:pPr>
              <w:rPr>
                <w:sz w:val="20"/>
              </w:rPr>
            </w:pPr>
            <w:r w:rsidRPr="009869BB">
              <w:rPr>
                <w:sz w:val="20"/>
              </w:rPr>
              <w:t>Signal Saturated. Possible low Hematocrit</w:t>
            </w:r>
          </w:p>
        </w:tc>
      </w:tr>
      <w:tr w:rsidR="004761FD" w:rsidRPr="009869BB" w14:paraId="7F9FD910" w14:textId="77777777" w:rsidTr="00D356BB">
        <w:tc>
          <w:tcPr>
            <w:tcW w:w="2425" w:type="dxa"/>
          </w:tcPr>
          <w:p w14:paraId="07967741" w14:textId="4CFBEAAE" w:rsidR="004761FD" w:rsidRPr="009869BB" w:rsidRDefault="004761FD" w:rsidP="004761FD">
            <w:pPr>
              <w:rPr>
                <w:sz w:val="20"/>
              </w:rPr>
            </w:pPr>
            <w:proofErr w:type="spellStart"/>
            <w:r w:rsidRPr="009869BB">
              <w:rPr>
                <w:sz w:val="20"/>
              </w:rPr>
              <w:t>EmitterSaturation</w:t>
            </w:r>
            <w:proofErr w:type="spellEnd"/>
          </w:p>
        </w:tc>
        <w:tc>
          <w:tcPr>
            <w:tcW w:w="1080" w:type="dxa"/>
          </w:tcPr>
          <w:p w14:paraId="3269BFDF" w14:textId="7766FABC" w:rsidR="004761FD" w:rsidRPr="009869BB" w:rsidRDefault="004761FD" w:rsidP="00D356BB">
            <w:pPr>
              <w:jc w:val="center"/>
              <w:rPr>
                <w:sz w:val="20"/>
              </w:rPr>
            </w:pPr>
            <w:r w:rsidRPr="009869BB">
              <w:rPr>
                <w:sz w:val="20"/>
              </w:rPr>
              <w:t>29</w:t>
            </w:r>
          </w:p>
        </w:tc>
        <w:tc>
          <w:tcPr>
            <w:tcW w:w="6660" w:type="dxa"/>
          </w:tcPr>
          <w:p w14:paraId="1DF29DE3" w14:textId="44AE0338" w:rsidR="004761FD" w:rsidRPr="009869BB" w:rsidRDefault="004761FD" w:rsidP="004761FD">
            <w:pPr>
              <w:rPr>
                <w:sz w:val="20"/>
              </w:rPr>
            </w:pPr>
            <w:r w:rsidRPr="009869BB">
              <w:rPr>
                <w:sz w:val="20"/>
              </w:rPr>
              <w:t>EQC unable to obtain proper emitter saturation</w:t>
            </w:r>
          </w:p>
        </w:tc>
      </w:tr>
      <w:tr w:rsidR="004761FD" w:rsidRPr="009869BB" w14:paraId="1D50AF45" w14:textId="77777777" w:rsidTr="00D356BB">
        <w:tc>
          <w:tcPr>
            <w:tcW w:w="2425" w:type="dxa"/>
          </w:tcPr>
          <w:p w14:paraId="32574595" w14:textId="62BE5E2C" w:rsidR="004761FD" w:rsidRPr="009869BB" w:rsidRDefault="004761FD" w:rsidP="004761FD">
            <w:pPr>
              <w:rPr>
                <w:sz w:val="20"/>
              </w:rPr>
            </w:pPr>
            <w:proofErr w:type="spellStart"/>
            <w:r w:rsidRPr="009869BB">
              <w:rPr>
                <w:sz w:val="20"/>
              </w:rPr>
              <w:t>AlgorithmFailure</w:t>
            </w:r>
            <w:proofErr w:type="spellEnd"/>
          </w:p>
        </w:tc>
        <w:tc>
          <w:tcPr>
            <w:tcW w:w="1080" w:type="dxa"/>
          </w:tcPr>
          <w:p w14:paraId="591527E4" w14:textId="3C2FAE3A" w:rsidR="004761FD" w:rsidRPr="009869BB" w:rsidRDefault="004761FD" w:rsidP="00D356BB">
            <w:pPr>
              <w:jc w:val="center"/>
              <w:rPr>
                <w:sz w:val="20"/>
              </w:rPr>
            </w:pPr>
            <w:r w:rsidRPr="009869BB">
              <w:rPr>
                <w:sz w:val="20"/>
              </w:rPr>
              <w:t>30</w:t>
            </w:r>
          </w:p>
        </w:tc>
        <w:tc>
          <w:tcPr>
            <w:tcW w:w="6660" w:type="dxa"/>
          </w:tcPr>
          <w:p w14:paraId="1BA8299A" w14:textId="749CFD5E" w:rsidR="004761FD" w:rsidRPr="009869BB" w:rsidRDefault="004761FD" w:rsidP="004761FD">
            <w:pPr>
              <w:rPr>
                <w:sz w:val="20"/>
              </w:rPr>
            </w:pPr>
            <w:r w:rsidRPr="009869BB">
              <w:rPr>
                <w:sz w:val="20"/>
              </w:rPr>
              <w:t xml:space="preserve">Algorithm Development Error. Internal to </w:t>
            </w:r>
            <w:r>
              <w:rPr>
                <w:sz w:val="20"/>
              </w:rPr>
              <w:t>IL</w:t>
            </w:r>
            <w:r w:rsidRPr="009869BB">
              <w:rPr>
                <w:sz w:val="20"/>
              </w:rPr>
              <w:t>.</w:t>
            </w:r>
          </w:p>
        </w:tc>
      </w:tr>
      <w:tr w:rsidR="004761FD" w:rsidRPr="009869BB" w14:paraId="63F07EE4" w14:textId="77777777" w:rsidTr="00D356BB">
        <w:tc>
          <w:tcPr>
            <w:tcW w:w="2425" w:type="dxa"/>
          </w:tcPr>
          <w:p w14:paraId="3B60B7FE" w14:textId="6BF435D9" w:rsidR="004761FD" w:rsidRPr="009869BB" w:rsidRDefault="004761FD" w:rsidP="004761FD">
            <w:pPr>
              <w:rPr>
                <w:sz w:val="20"/>
              </w:rPr>
            </w:pPr>
            <w:proofErr w:type="spellStart"/>
            <w:r w:rsidRPr="009869BB">
              <w:rPr>
                <w:sz w:val="20"/>
              </w:rPr>
              <w:t>QC_ChannelFailure</w:t>
            </w:r>
            <w:proofErr w:type="spellEnd"/>
          </w:p>
        </w:tc>
        <w:tc>
          <w:tcPr>
            <w:tcW w:w="1080" w:type="dxa"/>
          </w:tcPr>
          <w:p w14:paraId="087F6185" w14:textId="12C2B75A" w:rsidR="004761FD" w:rsidRPr="009869BB" w:rsidRDefault="004761FD" w:rsidP="00D356BB">
            <w:pPr>
              <w:jc w:val="center"/>
              <w:rPr>
                <w:sz w:val="20"/>
              </w:rPr>
            </w:pPr>
            <w:r w:rsidRPr="009869BB">
              <w:rPr>
                <w:sz w:val="20"/>
              </w:rPr>
              <w:t>31</w:t>
            </w:r>
          </w:p>
        </w:tc>
        <w:tc>
          <w:tcPr>
            <w:tcW w:w="6660" w:type="dxa"/>
          </w:tcPr>
          <w:p w14:paraId="19CCE16B" w14:textId="57B3BB30" w:rsidR="004761FD" w:rsidRPr="009869BB" w:rsidRDefault="004761FD" w:rsidP="004761FD">
            <w:pPr>
              <w:rPr>
                <w:sz w:val="20"/>
              </w:rPr>
            </w:pPr>
            <w:r w:rsidRPr="009869BB">
              <w:rPr>
                <w:sz w:val="20"/>
              </w:rPr>
              <w:t xml:space="preserve">Algorithm Development Error. Internal to </w:t>
            </w:r>
            <w:r>
              <w:rPr>
                <w:sz w:val="20"/>
              </w:rPr>
              <w:t>IL</w:t>
            </w:r>
            <w:r w:rsidRPr="009869BB">
              <w:rPr>
                <w:sz w:val="20"/>
              </w:rPr>
              <w:t>.</w:t>
            </w:r>
          </w:p>
        </w:tc>
      </w:tr>
      <w:tr w:rsidR="004761FD" w:rsidRPr="009869BB" w14:paraId="129870D1" w14:textId="77777777" w:rsidTr="00D356BB">
        <w:tc>
          <w:tcPr>
            <w:tcW w:w="2425" w:type="dxa"/>
          </w:tcPr>
          <w:p w14:paraId="1C40D370" w14:textId="5CC77C3D" w:rsidR="004761FD" w:rsidRPr="009869BB" w:rsidRDefault="004761FD" w:rsidP="004761FD">
            <w:pPr>
              <w:rPr>
                <w:sz w:val="20"/>
              </w:rPr>
            </w:pPr>
            <w:proofErr w:type="spellStart"/>
            <w:r w:rsidRPr="009869BB">
              <w:rPr>
                <w:sz w:val="20"/>
              </w:rPr>
              <w:t>DoorOperation</w:t>
            </w:r>
            <w:proofErr w:type="spellEnd"/>
          </w:p>
        </w:tc>
        <w:tc>
          <w:tcPr>
            <w:tcW w:w="1080" w:type="dxa"/>
          </w:tcPr>
          <w:p w14:paraId="7DFC24A9" w14:textId="6BF623EC" w:rsidR="004761FD" w:rsidRPr="009869BB" w:rsidRDefault="004761FD" w:rsidP="00D356BB">
            <w:pPr>
              <w:jc w:val="center"/>
              <w:rPr>
                <w:sz w:val="20"/>
              </w:rPr>
            </w:pPr>
            <w:r w:rsidRPr="009869BB">
              <w:rPr>
                <w:sz w:val="20"/>
              </w:rPr>
              <w:t>32</w:t>
            </w:r>
          </w:p>
        </w:tc>
        <w:tc>
          <w:tcPr>
            <w:tcW w:w="6660" w:type="dxa"/>
          </w:tcPr>
          <w:p w14:paraId="4D175158" w14:textId="58C17AD1" w:rsidR="004761FD" w:rsidRPr="009869BB" w:rsidRDefault="004761FD" w:rsidP="004761FD">
            <w:pPr>
              <w:pStyle w:val="TableParagraph"/>
              <w:spacing w:line="227" w:lineRule="exact"/>
              <w:rPr>
                <w:sz w:val="20"/>
              </w:rPr>
            </w:pPr>
            <w:r w:rsidRPr="009869BB">
              <w:rPr>
                <w:sz w:val="20"/>
              </w:rPr>
              <w:t>Assay analysis indicates a door opened during assay or</w:t>
            </w:r>
            <w:r>
              <w:rPr>
                <w:sz w:val="20"/>
              </w:rPr>
              <w:t xml:space="preserve"> </w:t>
            </w:r>
            <w:r w:rsidRPr="009869BB">
              <w:rPr>
                <w:sz w:val="20"/>
              </w:rPr>
              <w:t>closed late.</w:t>
            </w:r>
          </w:p>
        </w:tc>
      </w:tr>
    </w:tbl>
    <w:p w14:paraId="1D3BB7B3" w14:textId="4097101E" w:rsidR="00D356BB" w:rsidRDefault="00D356BB">
      <w:pPr>
        <w:rPr>
          <w:sz w:val="24"/>
          <w:szCs w:val="24"/>
        </w:rPr>
      </w:pPr>
      <w:r>
        <w:rPr>
          <w:sz w:val="24"/>
          <w:szCs w:val="24"/>
        </w:rPr>
        <w:br w:type="page"/>
      </w:r>
    </w:p>
    <w:p w14:paraId="7E5235EC" w14:textId="36258CC0" w:rsidR="00D356BB" w:rsidRDefault="00E77D51">
      <w:pPr>
        <w:rPr>
          <w:sz w:val="24"/>
          <w:szCs w:val="24"/>
        </w:rPr>
      </w:pPr>
      <w:r w:rsidRPr="00E77D51">
        <w:lastRenderedPageBreak/>
        <w:t>String description of the error from the following</w:t>
      </w:r>
      <w:r>
        <w:rPr>
          <w:sz w:val="24"/>
          <w:szCs w:val="24"/>
        </w:rPr>
        <w:t xml:space="preserve">. </w:t>
      </w:r>
      <w:r w:rsidR="00D356BB">
        <w:rPr>
          <w:sz w:val="24"/>
          <w:szCs w:val="24"/>
        </w:rPr>
        <w:t>For Alarms:</w:t>
      </w:r>
    </w:p>
    <w:tbl>
      <w:tblPr>
        <w:tblStyle w:val="TableGrid"/>
        <w:tblW w:w="10165" w:type="dxa"/>
        <w:tblLook w:val="04A0" w:firstRow="1" w:lastRow="0" w:firstColumn="1" w:lastColumn="0" w:noHBand="0" w:noVBand="1"/>
      </w:tblPr>
      <w:tblGrid>
        <w:gridCol w:w="2490"/>
        <w:gridCol w:w="1079"/>
        <w:gridCol w:w="6596"/>
      </w:tblGrid>
      <w:tr w:rsidR="00D356BB" w14:paraId="41AA46A7" w14:textId="77777777" w:rsidTr="00D04409">
        <w:tc>
          <w:tcPr>
            <w:tcW w:w="2425" w:type="dxa"/>
          </w:tcPr>
          <w:p w14:paraId="09507401" w14:textId="438FD580" w:rsidR="00D356BB" w:rsidRDefault="00D356BB" w:rsidP="00D356BB">
            <w:pPr>
              <w:jc w:val="center"/>
              <w:rPr>
                <w:sz w:val="24"/>
                <w:szCs w:val="24"/>
              </w:rPr>
            </w:pPr>
            <w:r w:rsidRPr="009869BB">
              <w:rPr>
                <w:b/>
                <w:sz w:val="24"/>
              </w:rPr>
              <w:t>String Value</w:t>
            </w:r>
          </w:p>
        </w:tc>
        <w:tc>
          <w:tcPr>
            <w:tcW w:w="1080" w:type="dxa"/>
          </w:tcPr>
          <w:p w14:paraId="6E7F0DB9" w14:textId="7E00ECD0" w:rsidR="00D356BB" w:rsidRDefault="00D356BB" w:rsidP="00D356BB">
            <w:pPr>
              <w:jc w:val="center"/>
              <w:rPr>
                <w:sz w:val="24"/>
                <w:szCs w:val="24"/>
              </w:rPr>
            </w:pPr>
            <w:r>
              <w:rPr>
                <w:b/>
                <w:sz w:val="24"/>
              </w:rPr>
              <w:t>Alarm</w:t>
            </w:r>
            <w:r w:rsidRPr="009869BB">
              <w:rPr>
                <w:b/>
                <w:sz w:val="24"/>
              </w:rPr>
              <w:t xml:space="preserve"> Number</w:t>
            </w:r>
          </w:p>
        </w:tc>
        <w:tc>
          <w:tcPr>
            <w:tcW w:w="6660" w:type="dxa"/>
          </w:tcPr>
          <w:p w14:paraId="1B3E575D" w14:textId="12B72C1A" w:rsidR="00D356BB" w:rsidRDefault="00D356BB" w:rsidP="00D356BB">
            <w:pPr>
              <w:jc w:val="center"/>
              <w:rPr>
                <w:sz w:val="24"/>
                <w:szCs w:val="24"/>
              </w:rPr>
            </w:pPr>
            <w:r w:rsidRPr="009869BB">
              <w:rPr>
                <w:b/>
                <w:sz w:val="24"/>
              </w:rPr>
              <w:t>Description</w:t>
            </w:r>
          </w:p>
        </w:tc>
      </w:tr>
      <w:tr w:rsidR="002F79C9" w:rsidRPr="002F79C9" w14:paraId="539C51B9" w14:textId="77777777" w:rsidTr="00D04409">
        <w:tc>
          <w:tcPr>
            <w:tcW w:w="2425" w:type="dxa"/>
          </w:tcPr>
          <w:p w14:paraId="3C655387" w14:textId="7833B583" w:rsidR="002F79C9" w:rsidRPr="0069688F" w:rsidRDefault="002F79C9" w:rsidP="002F79C9">
            <w:pPr>
              <w:rPr>
                <w:rFonts w:cstheme="minorHAnsi"/>
                <w:sz w:val="20"/>
                <w:szCs w:val="20"/>
              </w:rPr>
            </w:pPr>
            <w:proofErr w:type="spellStart"/>
            <w:r w:rsidRPr="0069688F">
              <w:rPr>
                <w:rFonts w:cstheme="minorHAnsi"/>
                <w:sz w:val="20"/>
                <w:szCs w:val="20"/>
              </w:rPr>
              <w:t>AD_Object</w:t>
            </w:r>
            <w:proofErr w:type="spellEnd"/>
          </w:p>
        </w:tc>
        <w:tc>
          <w:tcPr>
            <w:tcW w:w="1080" w:type="dxa"/>
          </w:tcPr>
          <w:p w14:paraId="16423A3D" w14:textId="66D80F79" w:rsidR="002F79C9" w:rsidRPr="002F79C9" w:rsidRDefault="002F79C9" w:rsidP="002F79C9">
            <w:pPr>
              <w:jc w:val="center"/>
              <w:rPr>
                <w:rFonts w:cstheme="minorHAnsi"/>
                <w:sz w:val="20"/>
                <w:szCs w:val="20"/>
              </w:rPr>
            </w:pPr>
            <w:r w:rsidRPr="002F79C9">
              <w:rPr>
                <w:rFonts w:cstheme="minorHAnsi"/>
                <w:sz w:val="20"/>
                <w:szCs w:val="20"/>
              </w:rPr>
              <w:t>1</w:t>
            </w:r>
          </w:p>
        </w:tc>
        <w:tc>
          <w:tcPr>
            <w:tcW w:w="6660" w:type="dxa"/>
          </w:tcPr>
          <w:p w14:paraId="05C0E19F" w14:textId="09D6826E" w:rsidR="002F79C9" w:rsidRPr="002F79C9" w:rsidRDefault="002F79C9" w:rsidP="002F79C9">
            <w:pPr>
              <w:rPr>
                <w:rFonts w:cstheme="minorHAnsi"/>
                <w:sz w:val="20"/>
                <w:szCs w:val="20"/>
              </w:rPr>
            </w:pPr>
            <w:proofErr w:type="spellStart"/>
            <w:r w:rsidRPr="002F79C9">
              <w:rPr>
                <w:rFonts w:cstheme="minorHAnsi"/>
                <w:sz w:val="20"/>
                <w:szCs w:val="20"/>
              </w:rPr>
              <w:t>ports.c</w:t>
            </w:r>
            <w:proofErr w:type="spellEnd"/>
            <w:r w:rsidRPr="002F79C9">
              <w:rPr>
                <w:rFonts w:cstheme="minorHAnsi"/>
                <w:sz w:val="20"/>
                <w:szCs w:val="20"/>
              </w:rPr>
              <w:t xml:space="preserve"> AD object # passed to </w:t>
            </w:r>
            <w:proofErr w:type="spellStart"/>
            <w:r w:rsidRPr="002F79C9">
              <w:rPr>
                <w:rFonts w:cstheme="minorHAnsi"/>
                <w:sz w:val="20"/>
                <w:szCs w:val="20"/>
              </w:rPr>
              <w:t>ports.c</w:t>
            </w:r>
            <w:proofErr w:type="spellEnd"/>
            <w:r w:rsidRPr="002F79C9">
              <w:rPr>
                <w:rFonts w:cstheme="minorHAnsi"/>
                <w:sz w:val="20"/>
                <w:szCs w:val="20"/>
              </w:rPr>
              <w:t xml:space="preserve"> out of range.</w:t>
            </w:r>
          </w:p>
        </w:tc>
      </w:tr>
      <w:tr w:rsidR="002F79C9" w:rsidRPr="002F79C9" w14:paraId="4993FDEB" w14:textId="77777777" w:rsidTr="00D04409">
        <w:tc>
          <w:tcPr>
            <w:tcW w:w="2425" w:type="dxa"/>
          </w:tcPr>
          <w:p w14:paraId="2EF8128E" w14:textId="61428666" w:rsidR="002F79C9" w:rsidRPr="0069688F" w:rsidRDefault="002F79C9" w:rsidP="002F79C9">
            <w:pPr>
              <w:rPr>
                <w:rFonts w:cstheme="minorHAnsi"/>
                <w:sz w:val="20"/>
                <w:szCs w:val="20"/>
              </w:rPr>
            </w:pPr>
            <w:proofErr w:type="spellStart"/>
            <w:r w:rsidRPr="0069688F">
              <w:rPr>
                <w:rFonts w:cstheme="minorHAnsi"/>
                <w:sz w:val="20"/>
                <w:szCs w:val="20"/>
              </w:rPr>
              <w:t>AlgStgError</w:t>
            </w:r>
            <w:proofErr w:type="spellEnd"/>
          </w:p>
        </w:tc>
        <w:tc>
          <w:tcPr>
            <w:tcW w:w="1080" w:type="dxa"/>
          </w:tcPr>
          <w:p w14:paraId="7DEC9E16" w14:textId="171541ED" w:rsidR="002F79C9" w:rsidRPr="002F79C9" w:rsidRDefault="002F79C9" w:rsidP="002F79C9">
            <w:pPr>
              <w:jc w:val="center"/>
              <w:rPr>
                <w:rFonts w:cstheme="minorHAnsi"/>
                <w:sz w:val="20"/>
                <w:szCs w:val="20"/>
              </w:rPr>
            </w:pPr>
            <w:r w:rsidRPr="002F79C9">
              <w:rPr>
                <w:rFonts w:cstheme="minorHAnsi"/>
                <w:sz w:val="20"/>
                <w:szCs w:val="20"/>
              </w:rPr>
              <w:t>2</w:t>
            </w:r>
          </w:p>
        </w:tc>
        <w:tc>
          <w:tcPr>
            <w:tcW w:w="6660" w:type="dxa"/>
          </w:tcPr>
          <w:p w14:paraId="79799D49" w14:textId="730242A2" w:rsidR="002F79C9" w:rsidRPr="002F79C9" w:rsidRDefault="002F79C9" w:rsidP="002F79C9">
            <w:pPr>
              <w:rPr>
                <w:rFonts w:cstheme="minorHAnsi"/>
                <w:sz w:val="20"/>
                <w:szCs w:val="20"/>
              </w:rPr>
            </w:pPr>
            <w:proofErr w:type="spellStart"/>
            <w:r w:rsidRPr="002F79C9">
              <w:rPr>
                <w:rFonts w:cstheme="minorHAnsi"/>
                <w:sz w:val="20"/>
                <w:szCs w:val="20"/>
              </w:rPr>
              <w:t>alg_task.c</w:t>
            </w:r>
            <w:proofErr w:type="spellEnd"/>
            <w:r w:rsidRPr="002F79C9">
              <w:rPr>
                <w:rFonts w:cstheme="minorHAnsi"/>
                <w:sz w:val="20"/>
                <w:szCs w:val="20"/>
              </w:rPr>
              <w:t xml:space="preserve"> </w:t>
            </w:r>
            <w:proofErr w:type="spellStart"/>
            <w:r w:rsidRPr="002F79C9">
              <w:rPr>
                <w:rFonts w:cstheme="minorHAnsi"/>
                <w:sz w:val="20"/>
                <w:szCs w:val="20"/>
              </w:rPr>
              <w:t>Alg_task</w:t>
            </w:r>
            <w:proofErr w:type="spellEnd"/>
            <w:r w:rsidRPr="002F79C9">
              <w:rPr>
                <w:rFonts w:cstheme="minorHAnsi"/>
                <w:sz w:val="20"/>
                <w:szCs w:val="20"/>
              </w:rPr>
              <w:t>: Unable to obtain storage for result parameter block.</w:t>
            </w:r>
          </w:p>
        </w:tc>
      </w:tr>
      <w:tr w:rsidR="002F79C9" w:rsidRPr="002F79C9" w14:paraId="1DB80A9A" w14:textId="77777777" w:rsidTr="00D04409">
        <w:tc>
          <w:tcPr>
            <w:tcW w:w="2425" w:type="dxa"/>
          </w:tcPr>
          <w:p w14:paraId="4D80F8B6" w14:textId="3361C1E7" w:rsidR="002F79C9" w:rsidRPr="0069688F" w:rsidRDefault="002F79C9" w:rsidP="002F79C9">
            <w:pPr>
              <w:rPr>
                <w:rFonts w:cstheme="minorHAnsi"/>
                <w:sz w:val="20"/>
                <w:szCs w:val="20"/>
              </w:rPr>
            </w:pPr>
            <w:proofErr w:type="spellStart"/>
            <w:r w:rsidRPr="0069688F">
              <w:rPr>
                <w:rFonts w:cstheme="minorHAnsi"/>
                <w:sz w:val="20"/>
                <w:szCs w:val="20"/>
              </w:rPr>
              <w:t>AlgTimeout</w:t>
            </w:r>
            <w:proofErr w:type="spellEnd"/>
          </w:p>
        </w:tc>
        <w:tc>
          <w:tcPr>
            <w:tcW w:w="1080" w:type="dxa"/>
          </w:tcPr>
          <w:p w14:paraId="67D23DE0" w14:textId="08FC4BE7" w:rsidR="002F79C9" w:rsidRPr="002F79C9" w:rsidRDefault="002F79C9" w:rsidP="002F79C9">
            <w:pPr>
              <w:jc w:val="center"/>
              <w:rPr>
                <w:rFonts w:cstheme="minorHAnsi"/>
                <w:sz w:val="20"/>
                <w:szCs w:val="20"/>
              </w:rPr>
            </w:pPr>
            <w:r w:rsidRPr="002F79C9">
              <w:rPr>
                <w:rFonts w:cstheme="minorHAnsi"/>
                <w:sz w:val="20"/>
                <w:szCs w:val="20"/>
              </w:rPr>
              <w:t>3</w:t>
            </w:r>
          </w:p>
        </w:tc>
        <w:tc>
          <w:tcPr>
            <w:tcW w:w="6660" w:type="dxa"/>
          </w:tcPr>
          <w:p w14:paraId="079C9976" w14:textId="48609D82" w:rsidR="002F79C9" w:rsidRPr="002F79C9" w:rsidRDefault="002F79C9" w:rsidP="002F79C9">
            <w:pPr>
              <w:rPr>
                <w:rFonts w:cstheme="minorHAnsi"/>
                <w:sz w:val="20"/>
                <w:szCs w:val="20"/>
              </w:rPr>
            </w:pPr>
            <w:proofErr w:type="spellStart"/>
            <w:r w:rsidRPr="002F79C9">
              <w:rPr>
                <w:rFonts w:cstheme="minorHAnsi"/>
                <w:sz w:val="20"/>
                <w:szCs w:val="20"/>
              </w:rPr>
              <w:t>user.c</w:t>
            </w:r>
            <w:proofErr w:type="spellEnd"/>
            <w:r w:rsidRPr="002F79C9">
              <w:rPr>
                <w:rFonts w:cstheme="minorHAnsi"/>
                <w:sz w:val="20"/>
                <w:szCs w:val="20"/>
              </w:rPr>
              <w:t xml:space="preserve"> Algorithm task timeout with no return data.</w:t>
            </w:r>
          </w:p>
        </w:tc>
      </w:tr>
      <w:tr w:rsidR="002F79C9" w:rsidRPr="002F79C9" w14:paraId="6681DB72" w14:textId="77777777" w:rsidTr="00D04409">
        <w:tc>
          <w:tcPr>
            <w:tcW w:w="2425" w:type="dxa"/>
          </w:tcPr>
          <w:p w14:paraId="387B7B68" w14:textId="0EE29053" w:rsidR="002F79C9" w:rsidRPr="0069688F" w:rsidRDefault="002F79C9" w:rsidP="002F79C9">
            <w:pPr>
              <w:rPr>
                <w:rFonts w:cstheme="minorHAnsi"/>
                <w:sz w:val="20"/>
                <w:szCs w:val="20"/>
              </w:rPr>
            </w:pPr>
            <w:proofErr w:type="spellStart"/>
            <w:r w:rsidRPr="0069688F">
              <w:rPr>
                <w:rFonts w:cstheme="minorHAnsi"/>
                <w:sz w:val="20"/>
                <w:szCs w:val="20"/>
              </w:rPr>
              <w:t>Alg_Storage_Fail</w:t>
            </w:r>
            <w:proofErr w:type="spellEnd"/>
          </w:p>
        </w:tc>
        <w:tc>
          <w:tcPr>
            <w:tcW w:w="1080" w:type="dxa"/>
          </w:tcPr>
          <w:p w14:paraId="743A06DD" w14:textId="1155A88E" w:rsidR="002F79C9" w:rsidRPr="002F79C9" w:rsidRDefault="002F79C9" w:rsidP="002F79C9">
            <w:pPr>
              <w:jc w:val="center"/>
              <w:rPr>
                <w:rFonts w:cstheme="minorHAnsi"/>
                <w:sz w:val="20"/>
                <w:szCs w:val="20"/>
              </w:rPr>
            </w:pPr>
            <w:r w:rsidRPr="002F79C9">
              <w:rPr>
                <w:rFonts w:cstheme="minorHAnsi"/>
                <w:sz w:val="20"/>
                <w:szCs w:val="20"/>
              </w:rPr>
              <w:t>4</w:t>
            </w:r>
          </w:p>
        </w:tc>
        <w:tc>
          <w:tcPr>
            <w:tcW w:w="6660" w:type="dxa"/>
          </w:tcPr>
          <w:p w14:paraId="7126546D" w14:textId="31A1FD9E" w:rsidR="002F79C9" w:rsidRPr="002F79C9" w:rsidRDefault="002F79C9" w:rsidP="002F79C9">
            <w:pPr>
              <w:rPr>
                <w:rFonts w:cstheme="minorHAnsi"/>
                <w:sz w:val="20"/>
                <w:szCs w:val="20"/>
              </w:rPr>
            </w:pPr>
            <w:proofErr w:type="spellStart"/>
            <w:r w:rsidRPr="002F79C9">
              <w:rPr>
                <w:rFonts w:cstheme="minorHAnsi"/>
                <w:sz w:val="20"/>
                <w:szCs w:val="20"/>
              </w:rPr>
              <w:t>alg_task.c</w:t>
            </w:r>
            <w:proofErr w:type="spellEnd"/>
            <w:r w:rsidRPr="002F79C9">
              <w:rPr>
                <w:rFonts w:cstheme="minorHAnsi"/>
                <w:sz w:val="20"/>
                <w:szCs w:val="20"/>
              </w:rPr>
              <w:t xml:space="preserve"> Unable to obtain workspace for filtered data.</w:t>
            </w:r>
          </w:p>
        </w:tc>
      </w:tr>
      <w:tr w:rsidR="002F79C9" w:rsidRPr="002F79C9" w14:paraId="7C376C61" w14:textId="77777777" w:rsidTr="00D04409">
        <w:tc>
          <w:tcPr>
            <w:tcW w:w="2425" w:type="dxa"/>
          </w:tcPr>
          <w:p w14:paraId="1ECC9C60" w14:textId="33D12331" w:rsidR="002F79C9" w:rsidRPr="0069688F" w:rsidRDefault="002F79C9" w:rsidP="002F79C9">
            <w:pPr>
              <w:rPr>
                <w:rFonts w:cstheme="minorHAnsi"/>
                <w:sz w:val="20"/>
                <w:szCs w:val="20"/>
              </w:rPr>
            </w:pPr>
            <w:proofErr w:type="spellStart"/>
            <w:r w:rsidRPr="0069688F">
              <w:rPr>
                <w:rFonts w:cstheme="minorHAnsi"/>
                <w:sz w:val="20"/>
                <w:szCs w:val="20"/>
              </w:rPr>
              <w:t>AsdRelinquishTimeout</w:t>
            </w:r>
            <w:proofErr w:type="spellEnd"/>
          </w:p>
        </w:tc>
        <w:tc>
          <w:tcPr>
            <w:tcW w:w="1080" w:type="dxa"/>
          </w:tcPr>
          <w:p w14:paraId="2A97E14C" w14:textId="2031F6C4" w:rsidR="002F79C9" w:rsidRPr="002F79C9" w:rsidRDefault="002F79C9" w:rsidP="002F79C9">
            <w:pPr>
              <w:jc w:val="center"/>
              <w:rPr>
                <w:rFonts w:cstheme="minorHAnsi"/>
                <w:sz w:val="20"/>
                <w:szCs w:val="20"/>
              </w:rPr>
            </w:pPr>
            <w:r w:rsidRPr="002F79C9">
              <w:rPr>
                <w:rFonts w:cstheme="minorHAnsi"/>
                <w:sz w:val="20"/>
                <w:szCs w:val="20"/>
              </w:rPr>
              <w:t>5</w:t>
            </w:r>
          </w:p>
        </w:tc>
        <w:tc>
          <w:tcPr>
            <w:tcW w:w="6660" w:type="dxa"/>
          </w:tcPr>
          <w:p w14:paraId="1FAAF2F5" w14:textId="6EAB3595" w:rsidR="002F79C9" w:rsidRPr="002F79C9" w:rsidRDefault="002F79C9" w:rsidP="002F79C9">
            <w:pPr>
              <w:rPr>
                <w:rFonts w:cstheme="minorHAnsi"/>
                <w:sz w:val="20"/>
                <w:szCs w:val="20"/>
              </w:rPr>
            </w:pPr>
            <w:proofErr w:type="spellStart"/>
            <w:r w:rsidRPr="002F79C9">
              <w:rPr>
                <w:rFonts w:cstheme="minorHAnsi"/>
                <w:sz w:val="20"/>
                <w:szCs w:val="20"/>
              </w:rPr>
              <w:t>asd_task.c</w:t>
            </w:r>
            <w:proofErr w:type="spellEnd"/>
            <w:r w:rsidRPr="002F79C9">
              <w:rPr>
                <w:rFonts w:cstheme="minorHAnsi"/>
                <w:sz w:val="20"/>
                <w:szCs w:val="20"/>
              </w:rPr>
              <w:t xml:space="preserve"> Unable to acquire control of </w:t>
            </w:r>
            <w:proofErr w:type="spellStart"/>
            <w:r w:rsidRPr="002F79C9">
              <w:rPr>
                <w:rFonts w:cstheme="minorHAnsi"/>
                <w:sz w:val="20"/>
                <w:szCs w:val="20"/>
              </w:rPr>
              <w:t>asd_task</w:t>
            </w:r>
            <w:proofErr w:type="spellEnd"/>
            <w:r w:rsidRPr="002F79C9">
              <w:rPr>
                <w:rFonts w:cstheme="minorHAnsi"/>
                <w:sz w:val="20"/>
                <w:szCs w:val="20"/>
              </w:rPr>
              <w:t>.</w:t>
            </w:r>
          </w:p>
        </w:tc>
      </w:tr>
      <w:tr w:rsidR="002F79C9" w:rsidRPr="002F79C9" w14:paraId="52136C96" w14:textId="77777777" w:rsidTr="00D04409">
        <w:tc>
          <w:tcPr>
            <w:tcW w:w="2425" w:type="dxa"/>
          </w:tcPr>
          <w:p w14:paraId="7545BB19" w14:textId="0AE93026" w:rsidR="002F79C9" w:rsidRPr="0069688F" w:rsidRDefault="002F79C9" w:rsidP="002F79C9">
            <w:pPr>
              <w:rPr>
                <w:rFonts w:cstheme="minorHAnsi"/>
                <w:sz w:val="20"/>
                <w:szCs w:val="20"/>
              </w:rPr>
            </w:pPr>
            <w:proofErr w:type="spellStart"/>
            <w:r w:rsidRPr="0069688F">
              <w:rPr>
                <w:rFonts w:cstheme="minorHAnsi"/>
                <w:sz w:val="20"/>
                <w:szCs w:val="20"/>
              </w:rPr>
              <w:t>Asd_NoStart</w:t>
            </w:r>
            <w:proofErr w:type="spellEnd"/>
          </w:p>
        </w:tc>
        <w:tc>
          <w:tcPr>
            <w:tcW w:w="1080" w:type="dxa"/>
          </w:tcPr>
          <w:p w14:paraId="0F27A3A6" w14:textId="32FDB757" w:rsidR="002F79C9" w:rsidRPr="002F79C9" w:rsidRDefault="002F79C9" w:rsidP="002F79C9">
            <w:pPr>
              <w:jc w:val="center"/>
              <w:rPr>
                <w:rFonts w:cstheme="minorHAnsi"/>
                <w:sz w:val="20"/>
                <w:szCs w:val="20"/>
              </w:rPr>
            </w:pPr>
            <w:r w:rsidRPr="002F79C9">
              <w:rPr>
                <w:rFonts w:cstheme="minorHAnsi"/>
                <w:sz w:val="20"/>
                <w:szCs w:val="20"/>
              </w:rPr>
              <w:t>6</w:t>
            </w:r>
          </w:p>
        </w:tc>
        <w:tc>
          <w:tcPr>
            <w:tcW w:w="6660" w:type="dxa"/>
          </w:tcPr>
          <w:p w14:paraId="7EBDCAA1" w14:textId="2D956C71" w:rsidR="002F79C9" w:rsidRPr="002F79C9" w:rsidRDefault="002F79C9" w:rsidP="002F79C9">
            <w:pPr>
              <w:rPr>
                <w:rFonts w:cstheme="minorHAnsi"/>
                <w:sz w:val="20"/>
                <w:szCs w:val="20"/>
              </w:rPr>
            </w:pPr>
            <w:proofErr w:type="spellStart"/>
            <w:r w:rsidRPr="002F79C9">
              <w:rPr>
                <w:rFonts w:cstheme="minorHAnsi"/>
                <w:sz w:val="20"/>
                <w:szCs w:val="20"/>
              </w:rPr>
              <w:t>asd_task.c</w:t>
            </w:r>
            <w:proofErr w:type="spellEnd"/>
            <w:r w:rsidRPr="002F79C9">
              <w:rPr>
                <w:rFonts w:cstheme="minorHAnsi"/>
                <w:sz w:val="20"/>
                <w:szCs w:val="20"/>
              </w:rPr>
              <w:t xml:space="preserve"> </w:t>
            </w:r>
            <w:proofErr w:type="spellStart"/>
            <w:r w:rsidRPr="002F79C9">
              <w:rPr>
                <w:rFonts w:cstheme="minorHAnsi"/>
                <w:sz w:val="20"/>
                <w:szCs w:val="20"/>
              </w:rPr>
              <w:t>Asd</w:t>
            </w:r>
            <w:proofErr w:type="spellEnd"/>
            <w:r w:rsidRPr="002F79C9">
              <w:rPr>
                <w:rFonts w:cstheme="minorHAnsi"/>
                <w:sz w:val="20"/>
                <w:szCs w:val="20"/>
              </w:rPr>
              <w:t xml:space="preserve">_ Sample conversions not </w:t>
            </w:r>
            <w:proofErr w:type="spellStart"/>
            <w:r w:rsidRPr="002F79C9">
              <w:rPr>
                <w:rFonts w:cstheme="minorHAnsi"/>
                <w:sz w:val="20"/>
                <w:szCs w:val="20"/>
              </w:rPr>
              <w:t>startable</w:t>
            </w:r>
            <w:proofErr w:type="spellEnd"/>
            <w:r w:rsidRPr="002F79C9">
              <w:rPr>
                <w:rFonts w:cstheme="minorHAnsi"/>
                <w:sz w:val="20"/>
                <w:szCs w:val="20"/>
              </w:rPr>
              <w:t>.</w:t>
            </w:r>
          </w:p>
        </w:tc>
      </w:tr>
      <w:tr w:rsidR="002F79C9" w:rsidRPr="002F79C9" w14:paraId="1F1F0A5A" w14:textId="77777777" w:rsidTr="00D04409">
        <w:tc>
          <w:tcPr>
            <w:tcW w:w="2425" w:type="dxa"/>
          </w:tcPr>
          <w:p w14:paraId="4E399820" w14:textId="0C96B4D8" w:rsidR="002F79C9" w:rsidRPr="0069688F" w:rsidRDefault="002F79C9" w:rsidP="002F79C9">
            <w:pPr>
              <w:rPr>
                <w:rFonts w:cstheme="minorHAnsi"/>
                <w:sz w:val="20"/>
                <w:szCs w:val="20"/>
              </w:rPr>
            </w:pPr>
            <w:proofErr w:type="spellStart"/>
            <w:r w:rsidRPr="0069688F">
              <w:rPr>
                <w:rFonts w:cstheme="minorHAnsi"/>
                <w:sz w:val="20"/>
                <w:szCs w:val="20"/>
              </w:rPr>
              <w:t>Asd_Resource</w:t>
            </w:r>
            <w:proofErr w:type="spellEnd"/>
          </w:p>
        </w:tc>
        <w:tc>
          <w:tcPr>
            <w:tcW w:w="1080" w:type="dxa"/>
          </w:tcPr>
          <w:p w14:paraId="128DD11B" w14:textId="1D4D6B14" w:rsidR="002F79C9" w:rsidRPr="002F79C9" w:rsidRDefault="002F79C9" w:rsidP="002F79C9">
            <w:pPr>
              <w:jc w:val="center"/>
              <w:rPr>
                <w:rFonts w:cstheme="minorHAnsi"/>
                <w:sz w:val="20"/>
                <w:szCs w:val="20"/>
              </w:rPr>
            </w:pPr>
            <w:r w:rsidRPr="002F79C9">
              <w:rPr>
                <w:rFonts w:cstheme="minorHAnsi"/>
                <w:sz w:val="20"/>
                <w:szCs w:val="20"/>
              </w:rPr>
              <w:t>7</w:t>
            </w:r>
          </w:p>
        </w:tc>
        <w:tc>
          <w:tcPr>
            <w:tcW w:w="6660" w:type="dxa"/>
          </w:tcPr>
          <w:p w14:paraId="659BA53D" w14:textId="45867B5F" w:rsidR="002F79C9" w:rsidRPr="002F79C9" w:rsidRDefault="002F79C9" w:rsidP="002F79C9">
            <w:pPr>
              <w:rPr>
                <w:rFonts w:cstheme="minorHAnsi"/>
                <w:sz w:val="20"/>
                <w:szCs w:val="20"/>
              </w:rPr>
            </w:pPr>
            <w:proofErr w:type="spellStart"/>
            <w:r w:rsidRPr="002F79C9">
              <w:rPr>
                <w:rFonts w:cstheme="minorHAnsi"/>
                <w:sz w:val="20"/>
                <w:szCs w:val="20"/>
              </w:rPr>
              <w:t>asd_task.c</w:t>
            </w:r>
            <w:proofErr w:type="spellEnd"/>
            <w:r w:rsidRPr="002F79C9">
              <w:rPr>
                <w:rFonts w:cstheme="minorHAnsi"/>
                <w:sz w:val="20"/>
                <w:szCs w:val="20"/>
              </w:rPr>
              <w:t xml:space="preserve"> </w:t>
            </w:r>
            <w:proofErr w:type="spellStart"/>
            <w:r w:rsidRPr="002F79C9">
              <w:rPr>
                <w:rFonts w:cstheme="minorHAnsi"/>
                <w:sz w:val="20"/>
                <w:szCs w:val="20"/>
              </w:rPr>
              <w:t>Asd</w:t>
            </w:r>
            <w:proofErr w:type="spellEnd"/>
            <w:r w:rsidRPr="002F79C9">
              <w:rPr>
                <w:rFonts w:cstheme="minorHAnsi"/>
                <w:sz w:val="20"/>
                <w:szCs w:val="20"/>
              </w:rPr>
              <w:t>_ Free sample request pool exhausted.</w:t>
            </w:r>
          </w:p>
        </w:tc>
      </w:tr>
      <w:tr w:rsidR="002F79C9" w:rsidRPr="002F79C9" w14:paraId="4E117F61" w14:textId="77777777" w:rsidTr="00D04409">
        <w:tc>
          <w:tcPr>
            <w:tcW w:w="2425" w:type="dxa"/>
          </w:tcPr>
          <w:p w14:paraId="04DCD579" w14:textId="204420B8" w:rsidR="002F79C9" w:rsidRPr="0069688F" w:rsidRDefault="002F79C9" w:rsidP="002F79C9">
            <w:pPr>
              <w:rPr>
                <w:rFonts w:cstheme="minorHAnsi"/>
                <w:sz w:val="20"/>
                <w:szCs w:val="20"/>
              </w:rPr>
            </w:pPr>
            <w:proofErr w:type="spellStart"/>
            <w:r w:rsidRPr="0069688F">
              <w:rPr>
                <w:rFonts w:cstheme="minorHAnsi"/>
                <w:sz w:val="20"/>
                <w:szCs w:val="20"/>
              </w:rPr>
              <w:t>Asd_Stall</w:t>
            </w:r>
            <w:proofErr w:type="spellEnd"/>
          </w:p>
        </w:tc>
        <w:tc>
          <w:tcPr>
            <w:tcW w:w="1080" w:type="dxa"/>
          </w:tcPr>
          <w:p w14:paraId="26F62DF8" w14:textId="7746A669" w:rsidR="002F79C9" w:rsidRPr="002F79C9" w:rsidRDefault="002F79C9" w:rsidP="002F79C9">
            <w:pPr>
              <w:jc w:val="center"/>
              <w:rPr>
                <w:rFonts w:cstheme="minorHAnsi"/>
                <w:sz w:val="20"/>
                <w:szCs w:val="20"/>
              </w:rPr>
            </w:pPr>
            <w:r w:rsidRPr="002F79C9">
              <w:rPr>
                <w:rFonts w:cstheme="minorHAnsi"/>
                <w:sz w:val="20"/>
                <w:szCs w:val="20"/>
              </w:rPr>
              <w:t>8</w:t>
            </w:r>
          </w:p>
        </w:tc>
        <w:tc>
          <w:tcPr>
            <w:tcW w:w="6660" w:type="dxa"/>
          </w:tcPr>
          <w:p w14:paraId="4D4E409C" w14:textId="567CCE7B" w:rsidR="002F79C9" w:rsidRPr="002F79C9" w:rsidRDefault="002F79C9" w:rsidP="002F79C9">
            <w:pPr>
              <w:pStyle w:val="TableParagraph"/>
              <w:spacing w:line="227" w:lineRule="exact"/>
              <w:ind w:left="208"/>
              <w:rPr>
                <w:rFonts w:asciiTheme="minorHAnsi" w:hAnsiTheme="minorHAnsi" w:cstheme="minorHAnsi"/>
                <w:sz w:val="20"/>
                <w:szCs w:val="20"/>
              </w:rPr>
            </w:pPr>
            <w:proofErr w:type="spellStart"/>
            <w:r w:rsidRPr="002F79C9">
              <w:rPr>
                <w:rFonts w:asciiTheme="minorHAnsi" w:hAnsiTheme="minorHAnsi" w:cstheme="minorHAnsi"/>
                <w:sz w:val="20"/>
                <w:szCs w:val="20"/>
              </w:rPr>
              <w:t>asd_task.c</w:t>
            </w:r>
            <w:proofErr w:type="spellEnd"/>
            <w:r w:rsidRPr="002F79C9">
              <w:rPr>
                <w:rFonts w:asciiTheme="minorHAnsi" w:hAnsiTheme="minorHAnsi" w:cstheme="minorHAnsi"/>
                <w:sz w:val="20"/>
                <w:szCs w:val="20"/>
              </w:rPr>
              <w:t xml:space="preserve"> </w:t>
            </w:r>
            <w:proofErr w:type="spellStart"/>
            <w:r w:rsidRPr="002F79C9">
              <w:rPr>
                <w:rFonts w:asciiTheme="minorHAnsi" w:hAnsiTheme="minorHAnsi" w:cstheme="minorHAnsi"/>
                <w:sz w:val="20"/>
                <w:szCs w:val="20"/>
              </w:rPr>
              <w:t>Asd</w:t>
            </w:r>
            <w:proofErr w:type="spellEnd"/>
            <w:r w:rsidRPr="002F79C9">
              <w:rPr>
                <w:rFonts w:asciiTheme="minorHAnsi" w:hAnsiTheme="minorHAnsi" w:cstheme="minorHAnsi"/>
                <w:sz w:val="20"/>
                <w:szCs w:val="20"/>
              </w:rPr>
              <w:t xml:space="preserve">_ Sample conversions </w:t>
            </w:r>
            <w:proofErr w:type="spellStart"/>
            <w:r w:rsidRPr="002F79C9">
              <w:rPr>
                <w:rFonts w:asciiTheme="minorHAnsi" w:hAnsiTheme="minorHAnsi" w:cstheme="minorHAnsi"/>
                <w:sz w:val="20"/>
                <w:szCs w:val="20"/>
              </w:rPr>
              <w:t>no</w:t>
            </w:r>
            <w:r w:rsidR="00F83E86">
              <w:rPr>
                <w:rFonts w:asciiTheme="minorHAnsi" w:hAnsiTheme="minorHAnsi" w:cstheme="minorHAnsi"/>
                <w:sz w:val="20"/>
                <w:szCs w:val="20"/>
              </w:rPr>
              <w:t>d</w:t>
            </w:r>
            <w:r w:rsidRPr="002F79C9">
              <w:rPr>
                <w:rFonts w:asciiTheme="minorHAnsi" w:hAnsiTheme="minorHAnsi" w:cstheme="minorHAnsi"/>
                <w:sz w:val="20"/>
                <w:szCs w:val="20"/>
              </w:rPr>
              <w:t>t</w:t>
            </w:r>
            <w:proofErr w:type="spellEnd"/>
            <w:r w:rsidRPr="002F79C9">
              <w:rPr>
                <w:rFonts w:asciiTheme="minorHAnsi" w:hAnsiTheme="minorHAnsi" w:cstheme="minorHAnsi"/>
                <w:sz w:val="20"/>
                <w:szCs w:val="20"/>
              </w:rPr>
              <w:t xml:space="preserve"> complete in</w:t>
            </w:r>
            <w:r>
              <w:rPr>
                <w:rFonts w:asciiTheme="minorHAnsi" w:hAnsiTheme="minorHAnsi" w:cstheme="minorHAnsi"/>
                <w:sz w:val="20"/>
                <w:szCs w:val="20"/>
              </w:rPr>
              <w:t xml:space="preserve"> </w:t>
            </w:r>
            <w:r w:rsidRPr="002F79C9">
              <w:rPr>
                <w:rFonts w:asciiTheme="minorHAnsi" w:hAnsiTheme="minorHAnsi" w:cstheme="minorHAnsi"/>
                <w:sz w:val="20"/>
                <w:szCs w:val="20"/>
              </w:rPr>
              <w:t>time.</w:t>
            </w:r>
          </w:p>
        </w:tc>
      </w:tr>
      <w:tr w:rsidR="002F79C9" w:rsidRPr="002F79C9" w14:paraId="6D9AB7B4" w14:textId="77777777" w:rsidTr="00D04409">
        <w:tc>
          <w:tcPr>
            <w:tcW w:w="2425" w:type="dxa"/>
          </w:tcPr>
          <w:p w14:paraId="10509CDC" w14:textId="5B202193" w:rsidR="002F79C9" w:rsidRPr="0069688F" w:rsidRDefault="002F79C9" w:rsidP="002F79C9">
            <w:pPr>
              <w:rPr>
                <w:rFonts w:cstheme="minorHAnsi"/>
                <w:sz w:val="20"/>
                <w:szCs w:val="20"/>
              </w:rPr>
            </w:pPr>
            <w:proofErr w:type="spellStart"/>
            <w:r w:rsidRPr="0069688F">
              <w:rPr>
                <w:rFonts w:cstheme="minorHAnsi"/>
                <w:sz w:val="20"/>
                <w:szCs w:val="20"/>
              </w:rPr>
              <w:t>BadPagePtr</w:t>
            </w:r>
            <w:proofErr w:type="spellEnd"/>
          </w:p>
        </w:tc>
        <w:tc>
          <w:tcPr>
            <w:tcW w:w="1080" w:type="dxa"/>
          </w:tcPr>
          <w:p w14:paraId="7F9E579E" w14:textId="06ECEBA4" w:rsidR="002F79C9" w:rsidRPr="002F79C9" w:rsidRDefault="002F79C9" w:rsidP="002F79C9">
            <w:pPr>
              <w:jc w:val="center"/>
              <w:rPr>
                <w:rFonts w:cstheme="minorHAnsi"/>
                <w:sz w:val="20"/>
                <w:szCs w:val="20"/>
              </w:rPr>
            </w:pPr>
            <w:r w:rsidRPr="002F79C9">
              <w:rPr>
                <w:rFonts w:cstheme="minorHAnsi"/>
                <w:sz w:val="20"/>
                <w:szCs w:val="20"/>
              </w:rPr>
              <w:t>9</w:t>
            </w:r>
          </w:p>
        </w:tc>
        <w:tc>
          <w:tcPr>
            <w:tcW w:w="6660" w:type="dxa"/>
          </w:tcPr>
          <w:p w14:paraId="78945556" w14:textId="2DB003E2" w:rsidR="002F79C9" w:rsidRPr="002F79C9" w:rsidRDefault="002F79C9" w:rsidP="002F79C9">
            <w:pPr>
              <w:rPr>
                <w:rFonts w:cstheme="minorHAnsi"/>
                <w:sz w:val="20"/>
                <w:szCs w:val="20"/>
              </w:rPr>
            </w:pPr>
            <w:proofErr w:type="spellStart"/>
            <w:r w:rsidRPr="002F79C9">
              <w:rPr>
                <w:rFonts w:cstheme="minorHAnsi"/>
                <w:sz w:val="20"/>
                <w:szCs w:val="20"/>
              </w:rPr>
              <w:t>prt_task.c</w:t>
            </w:r>
            <w:proofErr w:type="spellEnd"/>
            <w:r w:rsidRPr="002F79C9">
              <w:rPr>
                <w:rFonts w:cstheme="minorHAnsi"/>
                <w:sz w:val="20"/>
                <w:szCs w:val="20"/>
              </w:rPr>
              <w:t xml:space="preserve"> Invalid page address passed to </w:t>
            </w:r>
            <w:proofErr w:type="spellStart"/>
            <w:r w:rsidRPr="002F79C9">
              <w:rPr>
                <w:rFonts w:cstheme="minorHAnsi"/>
                <w:sz w:val="20"/>
                <w:szCs w:val="20"/>
              </w:rPr>
              <w:t>EndPage</w:t>
            </w:r>
            <w:proofErr w:type="spellEnd"/>
            <w:r w:rsidRPr="002F79C9">
              <w:rPr>
                <w:rFonts w:cstheme="minorHAnsi"/>
                <w:sz w:val="20"/>
                <w:szCs w:val="20"/>
              </w:rPr>
              <w:t>.</w:t>
            </w:r>
          </w:p>
        </w:tc>
      </w:tr>
      <w:tr w:rsidR="002F79C9" w:rsidRPr="002F79C9" w14:paraId="62BC4321" w14:textId="77777777" w:rsidTr="00D04409">
        <w:tc>
          <w:tcPr>
            <w:tcW w:w="2425" w:type="dxa"/>
          </w:tcPr>
          <w:p w14:paraId="63867125" w14:textId="744A786F" w:rsidR="002F79C9" w:rsidRPr="0069688F" w:rsidRDefault="002F79C9" w:rsidP="002F79C9">
            <w:pPr>
              <w:rPr>
                <w:rFonts w:cstheme="minorHAnsi"/>
                <w:sz w:val="20"/>
                <w:szCs w:val="20"/>
              </w:rPr>
            </w:pPr>
            <w:proofErr w:type="spellStart"/>
            <w:r w:rsidRPr="0069688F">
              <w:rPr>
                <w:rFonts w:cstheme="minorHAnsi"/>
                <w:sz w:val="20"/>
                <w:szCs w:val="20"/>
              </w:rPr>
              <w:t>Bit_Assert_Error</w:t>
            </w:r>
            <w:proofErr w:type="spellEnd"/>
          </w:p>
        </w:tc>
        <w:tc>
          <w:tcPr>
            <w:tcW w:w="1080" w:type="dxa"/>
          </w:tcPr>
          <w:p w14:paraId="37AF82EA" w14:textId="29497E17" w:rsidR="002F79C9" w:rsidRPr="002F79C9" w:rsidRDefault="002F79C9" w:rsidP="002F79C9">
            <w:pPr>
              <w:jc w:val="center"/>
              <w:rPr>
                <w:rFonts w:cstheme="minorHAnsi"/>
                <w:sz w:val="20"/>
                <w:szCs w:val="20"/>
              </w:rPr>
            </w:pPr>
            <w:r w:rsidRPr="002F79C9">
              <w:rPr>
                <w:rFonts w:cstheme="minorHAnsi"/>
                <w:sz w:val="20"/>
                <w:szCs w:val="20"/>
              </w:rPr>
              <w:t>10</w:t>
            </w:r>
          </w:p>
        </w:tc>
        <w:tc>
          <w:tcPr>
            <w:tcW w:w="6660" w:type="dxa"/>
          </w:tcPr>
          <w:p w14:paraId="633E291E" w14:textId="5862845D" w:rsidR="002F79C9" w:rsidRPr="002F79C9" w:rsidRDefault="002F79C9" w:rsidP="00F83E86">
            <w:pPr>
              <w:pStyle w:val="TableParagraph"/>
              <w:spacing w:line="227" w:lineRule="exact"/>
              <w:ind w:left="207"/>
              <w:rPr>
                <w:rFonts w:asciiTheme="minorHAnsi" w:hAnsiTheme="minorHAnsi" w:cstheme="minorHAnsi"/>
                <w:sz w:val="20"/>
                <w:szCs w:val="20"/>
              </w:rPr>
            </w:pPr>
            <w:proofErr w:type="spellStart"/>
            <w:r w:rsidRPr="002F79C9">
              <w:rPr>
                <w:rFonts w:asciiTheme="minorHAnsi" w:hAnsiTheme="minorHAnsi" w:cstheme="minorHAnsi"/>
                <w:sz w:val="20"/>
                <w:szCs w:val="20"/>
              </w:rPr>
              <w:t>panels.c</w:t>
            </w:r>
            <w:proofErr w:type="spellEnd"/>
            <w:r w:rsidRPr="002F79C9">
              <w:rPr>
                <w:rFonts w:asciiTheme="minorHAnsi" w:hAnsiTheme="minorHAnsi" w:cstheme="minorHAnsi"/>
                <w:sz w:val="20"/>
                <w:szCs w:val="20"/>
              </w:rPr>
              <w:t xml:space="preserve"> Bit_ routine invoked against a non-</w:t>
            </w:r>
            <w:proofErr w:type="spellStart"/>
            <w:r w:rsidRPr="002F79C9">
              <w:rPr>
                <w:rFonts w:asciiTheme="minorHAnsi" w:hAnsiTheme="minorHAnsi" w:cstheme="minorHAnsi"/>
                <w:sz w:val="20"/>
                <w:szCs w:val="20"/>
              </w:rPr>
              <w:t>bitImage</w:t>
            </w:r>
            <w:proofErr w:type="spellEnd"/>
            <w:r w:rsidR="00F83E86">
              <w:rPr>
                <w:rFonts w:asciiTheme="minorHAnsi" w:hAnsiTheme="minorHAnsi" w:cstheme="minorHAnsi"/>
                <w:sz w:val="20"/>
                <w:szCs w:val="20"/>
              </w:rPr>
              <w:t xml:space="preserve"> </w:t>
            </w:r>
            <w:r w:rsidRPr="002F79C9">
              <w:rPr>
                <w:rFonts w:asciiTheme="minorHAnsi" w:hAnsiTheme="minorHAnsi" w:cstheme="minorHAnsi"/>
                <w:sz w:val="20"/>
                <w:szCs w:val="20"/>
              </w:rPr>
              <w:t>object.</w:t>
            </w:r>
          </w:p>
        </w:tc>
      </w:tr>
      <w:tr w:rsidR="002F79C9" w:rsidRPr="002F79C9" w14:paraId="24393370" w14:textId="77777777" w:rsidTr="00D04409">
        <w:tc>
          <w:tcPr>
            <w:tcW w:w="2425" w:type="dxa"/>
          </w:tcPr>
          <w:p w14:paraId="6B684405" w14:textId="5DD50CF5" w:rsidR="002F79C9" w:rsidRPr="0069688F" w:rsidRDefault="002F79C9" w:rsidP="002F79C9">
            <w:pPr>
              <w:rPr>
                <w:rFonts w:cstheme="minorHAnsi"/>
                <w:sz w:val="20"/>
                <w:szCs w:val="20"/>
              </w:rPr>
            </w:pPr>
            <w:proofErr w:type="spellStart"/>
            <w:r w:rsidRPr="0069688F">
              <w:rPr>
                <w:rFonts w:cstheme="minorHAnsi"/>
                <w:sz w:val="20"/>
                <w:szCs w:val="20"/>
              </w:rPr>
              <w:t>Can_Assert_Error</w:t>
            </w:r>
            <w:proofErr w:type="spellEnd"/>
          </w:p>
        </w:tc>
        <w:tc>
          <w:tcPr>
            <w:tcW w:w="1080" w:type="dxa"/>
          </w:tcPr>
          <w:p w14:paraId="1A065766" w14:textId="4199ED2D" w:rsidR="002F79C9" w:rsidRPr="002F79C9" w:rsidRDefault="002F79C9" w:rsidP="002F79C9">
            <w:pPr>
              <w:jc w:val="center"/>
              <w:rPr>
                <w:rFonts w:cstheme="minorHAnsi"/>
                <w:sz w:val="20"/>
                <w:szCs w:val="20"/>
              </w:rPr>
            </w:pPr>
            <w:r w:rsidRPr="002F79C9">
              <w:rPr>
                <w:rFonts w:cstheme="minorHAnsi"/>
                <w:sz w:val="20"/>
                <w:szCs w:val="20"/>
              </w:rPr>
              <w:t>11</w:t>
            </w:r>
          </w:p>
        </w:tc>
        <w:tc>
          <w:tcPr>
            <w:tcW w:w="6660" w:type="dxa"/>
          </w:tcPr>
          <w:p w14:paraId="0053A6F8" w14:textId="51B61A32" w:rsidR="002F79C9" w:rsidRPr="002F79C9" w:rsidRDefault="002F79C9" w:rsidP="002F79C9">
            <w:pPr>
              <w:rPr>
                <w:rFonts w:cstheme="minorHAnsi"/>
                <w:sz w:val="20"/>
                <w:szCs w:val="20"/>
              </w:rPr>
            </w:pPr>
            <w:proofErr w:type="spellStart"/>
            <w:r w:rsidRPr="002F79C9">
              <w:rPr>
                <w:rFonts w:cstheme="minorHAnsi"/>
                <w:sz w:val="20"/>
                <w:szCs w:val="20"/>
              </w:rPr>
              <w:t>panels.c</w:t>
            </w:r>
            <w:proofErr w:type="spellEnd"/>
            <w:r w:rsidRPr="002F79C9">
              <w:rPr>
                <w:rFonts w:cstheme="minorHAnsi"/>
                <w:sz w:val="20"/>
                <w:szCs w:val="20"/>
              </w:rPr>
              <w:t xml:space="preserve"> Can_ routine invoked against a non-canvas object.</w:t>
            </w:r>
          </w:p>
        </w:tc>
      </w:tr>
      <w:tr w:rsidR="002F79C9" w:rsidRPr="002F79C9" w14:paraId="0B905FA6" w14:textId="77777777" w:rsidTr="00D04409">
        <w:tc>
          <w:tcPr>
            <w:tcW w:w="2425" w:type="dxa"/>
          </w:tcPr>
          <w:p w14:paraId="41772422" w14:textId="77C9C1B8" w:rsidR="002F79C9" w:rsidRPr="0069688F" w:rsidRDefault="002F79C9" w:rsidP="002F79C9">
            <w:pPr>
              <w:rPr>
                <w:rFonts w:cstheme="minorHAnsi"/>
                <w:sz w:val="20"/>
                <w:szCs w:val="20"/>
              </w:rPr>
            </w:pPr>
            <w:proofErr w:type="spellStart"/>
            <w:r w:rsidRPr="0069688F">
              <w:rPr>
                <w:rFonts w:cstheme="minorHAnsi"/>
                <w:sz w:val="20"/>
                <w:szCs w:val="20"/>
              </w:rPr>
              <w:t>Can_Resource</w:t>
            </w:r>
            <w:proofErr w:type="spellEnd"/>
          </w:p>
        </w:tc>
        <w:tc>
          <w:tcPr>
            <w:tcW w:w="1080" w:type="dxa"/>
          </w:tcPr>
          <w:p w14:paraId="12B2096A" w14:textId="7D52DBD0" w:rsidR="002F79C9" w:rsidRPr="002F79C9" w:rsidRDefault="002F79C9" w:rsidP="002F79C9">
            <w:pPr>
              <w:jc w:val="center"/>
              <w:rPr>
                <w:rFonts w:cstheme="minorHAnsi"/>
                <w:sz w:val="20"/>
                <w:szCs w:val="20"/>
              </w:rPr>
            </w:pPr>
            <w:r w:rsidRPr="002F79C9">
              <w:rPr>
                <w:rFonts w:cstheme="minorHAnsi"/>
                <w:sz w:val="20"/>
                <w:szCs w:val="20"/>
              </w:rPr>
              <w:t>12</w:t>
            </w:r>
          </w:p>
        </w:tc>
        <w:tc>
          <w:tcPr>
            <w:tcW w:w="6660" w:type="dxa"/>
          </w:tcPr>
          <w:p w14:paraId="531FF1E9" w14:textId="7CC8403B" w:rsidR="002F79C9" w:rsidRPr="002F79C9" w:rsidRDefault="002F79C9" w:rsidP="002F79C9">
            <w:pPr>
              <w:rPr>
                <w:rFonts w:cstheme="minorHAnsi"/>
                <w:sz w:val="20"/>
                <w:szCs w:val="20"/>
              </w:rPr>
            </w:pPr>
            <w:proofErr w:type="spellStart"/>
            <w:r w:rsidRPr="002F79C9">
              <w:rPr>
                <w:rFonts w:cstheme="minorHAnsi"/>
                <w:sz w:val="20"/>
                <w:szCs w:val="20"/>
              </w:rPr>
              <w:t>panels.c</w:t>
            </w:r>
            <w:proofErr w:type="spellEnd"/>
            <w:r w:rsidRPr="002F79C9">
              <w:rPr>
                <w:rFonts w:cstheme="minorHAnsi"/>
                <w:sz w:val="20"/>
                <w:szCs w:val="20"/>
              </w:rPr>
              <w:t xml:space="preserve"> Can_ Unable to acquire memory for canvas.</w:t>
            </w:r>
          </w:p>
        </w:tc>
      </w:tr>
      <w:tr w:rsidR="002F79C9" w:rsidRPr="002F79C9" w14:paraId="142EB9AD" w14:textId="77777777" w:rsidTr="00D04409">
        <w:tc>
          <w:tcPr>
            <w:tcW w:w="2425" w:type="dxa"/>
          </w:tcPr>
          <w:p w14:paraId="3CB21B47" w14:textId="3CE0C359" w:rsidR="002F79C9" w:rsidRPr="0069688F" w:rsidRDefault="002F79C9" w:rsidP="002F79C9">
            <w:pPr>
              <w:rPr>
                <w:rFonts w:cstheme="minorHAnsi"/>
                <w:sz w:val="20"/>
                <w:szCs w:val="20"/>
              </w:rPr>
            </w:pPr>
            <w:r w:rsidRPr="0069688F">
              <w:rPr>
                <w:rFonts w:cstheme="minorHAnsi"/>
                <w:sz w:val="20"/>
                <w:szCs w:val="20"/>
              </w:rPr>
              <w:t>CorruptedMessage1</w:t>
            </w:r>
          </w:p>
        </w:tc>
        <w:tc>
          <w:tcPr>
            <w:tcW w:w="1080" w:type="dxa"/>
          </w:tcPr>
          <w:p w14:paraId="17CD4092" w14:textId="0D8932CB" w:rsidR="002F79C9" w:rsidRPr="002F79C9" w:rsidRDefault="002F79C9" w:rsidP="002F79C9">
            <w:pPr>
              <w:jc w:val="center"/>
              <w:rPr>
                <w:rFonts w:cstheme="minorHAnsi"/>
                <w:sz w:val="20"/>
                <w:szCs w:val="20"/>
              </w:rPr>
            </w:pPr>
            <w:r w:rsidRPr="002F79C9">
              <w:rPr>
                <w:rFonts w:cstheme="minorHAnsi"/>
                <w:sz w:val="20"/>
                <w:szCs w:val="20"/>
              </w:rPr>
              <w:t>13</w:t>
            </w:r>
          </w:p>
        </w:tc>
        <w:tc>
          <w:tcPr>
            <w:tcW w:w="6660" w:type="dxa"/>
          </w:tcPr>
          <w:p w14:paraId="3832E958" w14:textId="1915C038" w:rsidR="002F79C9" w:rsidRPr="002F79C9" w:rsidRDefault="002F79C9" w:rsidP="002F79C9">
            <w:pPr>
              <w:rPr>
                <w:rFonts w:cstheme="minorHAnsi"/>
                <w:sz w:val="20"/>
                <w:szCs w:val="20"/>
              </w:rPr>
            </w:pPr>
            <w:proofErr w:type="spellStart"/>
            <w:r w:rsidRPr="002F79C9">
              <w:rPr>
                <w:rFonts w:cstheme="minorHAnsi"/>
                <w:sz w:val="20"/>
                <w:szCs w:val="20"/>
              </w:rPr>
              <w:t>rcd_task.c</w:t>
            </w:r>
            <w:proofErr w:type="spellEnd"/>
            <w:r w:rsidRPr="002F79C9">
              <w:rPr>
                <w:rFonts w:cstheme="minorHAnsi"/>
                <w:sz w:val="20"/>
                <w:szCs w:val="20"/>
              </w:rPr>
              <w:t xml:space="preserve"> result record corrupted.</w:t>
            </w:r>
          </w:p>
        </w:tc>
      </w:tr>
      <w:tr w:rsidR="002F79C9" w:rsidRPr="002F79C9" w14:paraId="4D404B33" w14:textId="77777777" w:rsidTr="00D04409">
        <w:tc>
          <w:tcPr>
            <w:tcW w:w="2425" w:type="dxa"/>
          </w:tcPr>
          <w:p w14:paraId="5F95DA1E" w14:textId="1433038B" w:rsidR="002F79C9" w:rsidRPr="0069688F" w:rsidRDefault="002F79C9" w:rsidP="002F79C9">
            <w:pPr>
              <w:rPr>
                <w:rFonts w:cstheme="minorHAnsi"/>
                <w:sz w:val="20"/>
                <w:szCs w:val="20"/>
              </w:rPr>
            </w:pPr>
            <w:r w:rsidRPr="0069688F">
              <w:rPr>
                <w:rFonts w:cstheme="minorHAnsi"/>
                <w:sz w:val="20"/>
                <w:szCs w:val="20"/>
              </w:rPr>
              <w:t>CorruptedMessage4</w:t>
            </w:r>
          </w:p>
        </w:tc>
        <w:tc>
          <w:tcPr>
            <w:tcW w:w="1080" w:type="dxa"/>
          </w:tcPr>
          <w:p w14:paraId="12DD9A8D" w14:textId="3194D4CE" w:rsidR="002F79C9" w:rsidRPr="002F79C9" w:rsidRDefault="002F79C9" w:rsidP="002F79C9">
            <w:pPr>
              <w:jc w:val="center"/>
              <w:rPr>
                <w:rFonts w:cstheme="minorHAnsi"/>
                <w:sz w:val="20"/>
                <w:szCs w:val="20"/>
              </w:rPr>
            </w:pPr>
            <w:r w:rsidRPr="002F79C9">
              <w:rPr>
                <w:rFonts w:cstheme="minorHAnsi"/>
                <w:sz w:val="20"/>
                <w:szCs w:val="20"/>
              </w:rPr>
              <w:t>14</w:t>
            </w:r>
          </w:p>
        </w:tc>
        <w:tc>
          <w:tcPr>
            <w:tcW w:w="6660" w:type="dxa"/>
          </w:tcPr>
          <w:p w14:paraId="5A7ECB0B" w14:textId="6EEE2A97" w:rsidR="002F79C9" w:rsidRPr="002F79C9" w:rsidRDefault="002F79C9" w:rsidP="002F79C9">
            <w:pPr>
              <w:pStyle w:val="TableParagraph"/>
              <w:spacing w:line="227" w:lineRule="exact"/>
              <w:ind w:left="207"/>
              <w:rPr>
                <w:rFonts w:asciiTheme="minorHAnsi" w:hAnsiTheme="minorHAnsi" w:cstheme="minorHAnsi"/>
                <w:sz w:val="20"/>
                <w:szCs w:val="20"/>
              </w:rPr>
            </w:pPr>
            <w:proofErr w:type="spellStart"/>
            <w:r w:rsidRPr="002F79C9">
              <w:rPr>
                <w:rFonts w:asciiTheme="minorHAnsi" w:hAnsiTheme="minorHAnsi" w:cstheme="minorHAnsi"/>
                <w:sz w:val="20"/>
                <w:szCs w:val="20"/>
              </w:rPr>
              <w:t>htr_task.c</w:t>
            </w:r>
            <w:proofErr w:type="spellEnd"/>
            <w:r w:rsidRPr="002F79C9">
              <w:rPr>
                <w:rFonts w:asciiTheme="minorHAnsi" w:hAnsiTheme="minorHAnsi" w:cstheme="minorHAnsi"/>
                <w:sz w:val="20"/>
                <w:szCs w:val="20"/>
              </w:rPr>
              <w:t xml:space="preserve"> Temperature set values' record corrupted.</w:t>
            </w:r>
          </w:p>
        </w:tc>
      </w:tr>
      <w:tr w:rsidR="002F79C9" w:rsidRPr="002F79C9" w14:paraId="267A854C" w14:textId="77777777" w:rsidTr="00D04409">
        <w:tc>
          <w:tcPr>
            <w:tcW w:w="2425" w:type="dxa"/>
          </w:tcPr>
          <w:p w14:paraId="3691B413" w14:textId="02C560C6" w:rsidR="002F79C9" w:rsidRPr="0069688F" w:rsidRDefault="002F79C9" w:rsidP="002F79C9">
            <w:pPr>
              <w:rPr>
                <w:rFonts w:cstheme="minorHAnsi"/>
                <w:sz w:val="20"/>
                <w:szCs w:val="20"/>
              </w:rPr>
            </w:pPr>
            <w:r w:rsidRPr="0069688F">
              <w:rPr>
                <w:rFonts w:cstheme="minorHAnsi"/>
                <w:sz w:val="20"/>
                <w:szCs w:val="20"/>
              </w:rPr>
              <w:t>CorruptedMessage5</w:t>
            </w:r>
          </w:p>
        </w:tc>
        <w:tc>
          <w:tcPr>
            <w:tcW w:w="1080" w:type="dxa"/>
          </w:tcPr>
          <w:p w14:paraId="0EB620DC" w14:textId="46094643" w:rsidR="002F79C9" w:rsidRPr="002F79C9" w:rsidRDefault="002F79C9" w:rsidP="002F79C9">
            <w:pPr>
              <w:jc w:val="center"/>
              <w:rPr>
                <w:rFonts w:cstheme="minorHAnsi"/>
                <w:sz w:val="20"/>
                <w:szCs w:val="20"/>
              </w:rPr>
            </w:pPr>
            <w:r w:rsidRPr="002F79C9">
              <w:rPr>
                <w:rFonts w:cstheme="minorHAnsi"/>
                <w:sz w:val="20"/>
                <w:szCs w:val="20"/>
              </w:rPr>
              <w:t>15</w:t>
            </w:r>
          </w:p>
        </w:tc>
        <w:tc>
          <w:tcPr>
            <w:tcW w:w="6660" w:type="dxa"/>
          </w:tcPr>
          <w:p w14:paraId="7C17573C" w14:textId="6660D555" w:rsidR="002F79C9" w:rsidRPr="002F79C9" w:rsidRDefault="002F79C9" w:rsidP="002F79C9">
            <w:pPr>
              <w:rPr>
                <w:rFonts w:cstheme="minorHAnsi"/>
                <w:sz w:val="20"/>
                <w:szCs w:val="20"/>
              </w:rPr>
            </w:pPr>
            <w:proofErr w:type="spellStart"/>
            <w:r w:rsidRPr="002F79C9">
              <w:rPr>
                <w:rFonts w:cstheme="minorHAnsi"/>
                <w:sz w:val="20"/>
                <w:szCs w:val="20"/>
              </w:rPr>
              <w:t>asd_task.c</w:t>
            </w:r>
            <w:proofErr w:type="spellEnd"/>
            <w:r w:rsidRPr="002F79C9">
              <w:rPr>
                <w:rFonts w:cstheme="minorHAnsi"/>
                <w:sz w:val="20"/>
                <w:szCs w:val="20"/>
              </w:rPr>
              <w:t xml:space="preserve"> Sample record corrupted.</w:t>
            </w:r>
          </w:p>
        </w:tc>
      </w:tr>
      <w:tr w:rsidR="002F79C9" w:rsidRPr="002F79C9" w14:paraId="2EBCF5BA" w14:textId="77777777" w:rsidTr="00D04409">
        <w:tc>
          <w:tcPr>
            <w:tcW w:w="2425" w:type="dxa"/>
          </w:tcPr>
          <w:p w14:paraId="455868AF" w14:textId="0C3F05A7" w:rsidR="002F79C9" w:rsidRPr="0069688F" w:rsidRDefault="002F79C9" w:rsidP="002F79C9">
            <w:pPr>
              <w:rPr>
                <w:rFonts w:cstheme="minorHAnsi"/>
                <w:sz w:val="20"/>
                <w:szCs w:val="20"/>
              </w:rPr>
            </w:pPr>
            <w:proofErr w:type="spellStart"/>
            <w:r w:rsidRPr="0069688F">
              <w:rPr>
                <w:rFonts w:cstheme="minorHAnsi"/>
                <w:sz w:val="20"/>
                <w:szCs w:val="20"/>
              </w:rPr>
              <w:t>CorruptedPageList</w:t>
            </w:r>
            <w:proofErr w:type="spellEnd"/>
          </w:p>
        </w:tc>
        <w:tc>
          <w:tcPr>
            <w:tcW w:w="1080" w:type="dxa"/>
          </w:tcPr>
          <w:p w14:paraId="6BB4E4A1" w14:textId="73747ABF" w:rsidR="002F79C9" w:rsidRPr="002F79C9" w:rsidRDefault="002F79C9" w:rsidP="002F79C9">
            <w:pPr>
              <w:jc w:val="center"/>
              <w:rPr>
                <w:rFonts w:cstheme="minorHAnsi"/>
                <w:sz w:val="20"/>
                <w:szCs w:val="20"/>
              </w:rPr>
            </w:pPr>
            <w:r w:rsidRPr="002F79C9">
              <w:rPr>
                <w:rFonts w:cstheme="minorHAnsi"/>
                <w:sz w:val="20"/>
                <w:szCs w:val="20"/>
              </w:rPr>
              <w:t>16</w:t>
            </w:r>
          </w:p>
        </w:tc>
        <w:tc>
          <w:tcPr>
            <w:tcW w:w="6660" w:type="dxa"/>
          </w:tcPr>
          <w:p w14:paraId="15B3D347" w14:textId="4D34AFB6" w:rsidR="002F79C9" w:rsidRPr="002F79C9" w:rsidRDefault="002F79C9" w:rsidP="002F79C9">
            <w:pPr>
              <w:rPr>
                <w:rFonts w:cstheme="minorHAnsi"/>
                <w:sz w:val="20"/>
                <w:szCs w:val="20"/>
              </w:rPr>
            </w:pPr>
            <w:proofErr w:type="spellStart"/>
            <w:r w:rsidRPr="002F79C9">
              <w:rPr>
                <w:rFonts w:cstheme="minorHAnsi"/>
                <w:sz w:val="20"/>
                <w:szCs w:val="20"/>
              </w:rPr>
              <w:t>prt_task.c</w:t>
            </w:r>
            <w:proofErr w:type="spellEnd"/>
            <w:r w:rsidRPr="002F79C9">
              <w:rPr>
                <w:rFonts w:cstheme="minorHAnsi"/>
                <w:sz w:val="20"/>
                <w:szCs w:val="20"/>
              </w:rPr>
              <w:t xml:space="preserve"> Print document page list corrupted.</w:t>
            </w:r>
          </w:p>
        </w:tc>
      </w:tr>
      <w:tr w:rsidR="002F79C9" w:rsidRPr="002F79C9" w14:paraId="426DBFF8" w14:textId="77777777" w:rsidTr="00D04409">
        <w:tc>
          <w:tcPr>
            <w:tcW w:w="2425" w:type="dxa"/>
          </w:tcPr>
          <w:p w14:paraId="222BBD7C" w14:textId="02AFCA04" w:rsidR="002F79C9" w:rsidRPr="0069688F" w:rsidRDefault="002F79C9" w:rsidP="002F79C9">
            <w:pPr>
              <w:rPr>
                <w:rFonts w:cstheme="minorHAnsi"/>
                <w:sz w:val="20"/>
                <w:szCs w:val="20"/>
              </w:rPr>
            </w:pPr>
            <w:proofErr w:type="spellStart"/>
            <w:r w:rsidRPr="0069688F">
              <w:rPr>
                <w:rFonts w:cstheme="minorHAnsi"/>
                <w:sz w:val="20"/>
                <w:szCs w:val="20"/>
              </w:rPr>
              <w:t>CorruptedVariable</w:t>
            </w:r>
            <w:proofErr w:type="spellEnd"/>
          </w:p>
        </w:tc>
        <w:tc>
          <w:tcPr>
            <w:tcW w:w="1080" w:type="dxa"/>
          </w:tcPr>
          <w:p w14:paraId="0310FA85" w14:textId="0143FFD9" w:rsidR="002F79C9" w:rsidRPr="002F79C9" w:rsidRDefault="002F79C9" w:rsidP="002F79C9">
            <w:pPr>
              <w:jc w:val="center"/>
              <w:rPr>
                <w:rFonts w:cstheme="minorHAnsi"/>
                <w:sz w:val="20"/>
                <w:szCs w:val="20"/>
              </w:rPr>
            </w:pPr>
            <w:r w:rsidRPr="002F79C9">
              <w:rPr>
                <w:rFonts w:cstheme="minorHAnsi"/>
                <w:sz w:val="20"/>
                <w:szCs w:val="20"/>
              </w:rPr>
              <w:t>17</w:t>
            </w:r>
          </w:p>
        </w:tc>
        <w:tc>
          <w:tcPr>
            <w:tcW w:w="6660" w:type="dxa"/>
          </w:tcPr>
          <w:p w14:paraId="3D6763D5" w14:textId="2356D90E" w:rsidR="002F79C9" w:rsidRPr="002F79C9" w:rsidRDefault="002F79C9" w:rsidP="002F79C9">
            <w:pPr>
              <w:rPr>
                <w:rFonts w:cstheme="minorHAnsi"/>
                <w:sz w:val="20"/>
                <w:szCs w:val="20"/>
              </w:rPr>
            </w:pPr>
            <w:proofErr w:type="spellStart"/>
            <w:r w:rsidRPr="002F79C9">
              <w:rPr>
                <w:rFonts w:cstheme="minorHAnsi"/>
                <w:sz w:val="20"/>
                <w:szCs w:val="20"/>
              </w:rPr>
              <w:t>clkdrv.c</w:t>
            </w:r>
            <w:proofErr w:type="spellEnd"/>
            <w:r w:rsidRPr="002F79C9">
              <w:rPr>
                <w:rFonts w:cstheme="minorHAnsi"/>
                <w:sz w:val="20"/>
                <w:szCs w:val="20"/>
              </w:rPr>
              <w:t xml:space="preserve"> </w:t>
            </w:r>
            <w:proofErr w:type="spellStart"/>
            <w:r w:rsidRPr="002F79C9">
              <w:rPr>
                <w:rFonts w:cstheme="minorHAnsi"/>
                <w:sz w:val="20"/>
                <w:szCs w:val="20"/>
              </w:rPr>
              <w:t>prt_task.c</w:t>
            </w:r>
            <w:proofErr w:type="spellEnd"/>
            <w:r w:rsidRPr="002F79C9">
              <w:rPr>
                <w:rFonts w:cstheme="minorHAnsi"/>
                <w:sz w:val="20"/>
                <w:szCs w:val="20"/>
              </w:rPr>
              <w:t xml:space="preserve"> </w:t>
            </w:r>
            <w:proofErr w:type="spellStart"/>
            <w:r w:rsidRPr="002F79C9">
              <w:rPr>
                <w:rFonts w:cstheme="minorHAnsi"/>
                <w:sz w:val="20"/>
                <w:szCs w:val="20"/>
              </w:rPr>
              <w:t>user.c</w:t>
            </w:r>
            <w:proofErr w:type="spellEnd"/>
            <w:r w:rsidRPr="002F79C9">
              <w:rPr>
                <w:rFonts w:cstheme="minorHAnsi"/>
                <w:sz w:val="20"/>
                <w:szCs w:val="20"/>
              </w:rPr>
              <w:t xml:space="preserve"> Detected corrupted variable.</w:t>
            </w:r>
          </w:p>
        </w:tc>
      </w:tr>
      <w:tr w:rsidR="002F79C9" w:rsidRPr="002F79C9" w14:paraId="2593BF1E" w14:textId="77777777" w:rsidTr="00D04409">
        <w:tc>
          <w:tcPr>
            <w:tcW w:w="2425" w:type="dxa"/>
          </w:tcPr>
          <w:p w14:paraId="076A528E" w14:textId="6A1F65A7" w:rsidR="002F79C9" w:rsidRPr="0069688F" w:rsidRDefault="002F79C9" w:rsidP="002F79C9">
            <w:pPr>
              <w:rPr>
                <w:rFonts w:cstheme="minorHAnsi"/>
                <w:sz w:val="20"/>
                <w:szCs w:val="20"/>
              </w:rPr>
            </w:pPr>
            <w:proofErr w:type="spellStart"/>
            <w:r w:rsidRPr="0069688F">
              <w:rPr>
                <w:rFonts w:cstheme="minorHAnsi"/>
                <w:sz w:val="20"/>
                <w:szCs w:val="20"/>
              </w:rPr>
              <w:t>Dsp_Empty_Panel_List</w:t>
            </w:r>
            <w:proofErr w:type="spellEnd"/>
          </w:p>
        </w:tc>
        <w:tc>
          <w:tcPr>
            <w:tcW w:w="1080" w:type="dxa"/>
          </w:tcPr>
          <w:p w14:paraId="14EDD3AD" w14:textId="772B226A" w:rsidR="002F79C9" w:rsidRPr="002F79C9" w:rsidRDefault="002F79C9" w:rsidP="002F79C9">
            <w:pPr>
              <w:jc w:val="center"/>
              <w:rPr>
                <w:rFonts w:cstheme="minorHAnsi"/>
                <w:sz w:val="20"/>
                <w:szCs w:val="20"/>
              </w:rPr>
            </w:pPr>
            <w:r w:rsidRPr="002F79C9">
              <w:rPr>
                <w:rFonts w:cstheme="minorHAnsi"/>
                <w:sz w:val="20"/>
                <w:szCs w:val="20"/>
              </w:rPr>
              <w:t>18</w:t>
            </w:r>
          </w:p>
        </w:tc>
        <w:tc>
          <w:tcPr>
            <w:tcW w:w="6660" w:type="dxa"/>
          </w:tcPr>
          <w:p w14:paraId="02DE4F45" w14:textId="049D0A48" w:rsidR="002F79C9" w:rsidRPr="002F79C9" w:rsidRDefault="002F79C9" w:rsidP="002F79C9">
            <w:pPr>
              <w:rPr>
                <w:rFonts w:cstheme="minorHAnsi"/>
                <w:sz w:val="20"/>
                <w:szCs w:val="20"/>
              </w:rPr>
            </w:pPr>
            <w:proofErr w:type="spellStart"/>
            <w:r w:rsidRPr="002F79C9">
              <w:rPr>
                <w:rFonts w:cstheme="minorHAnsi"/>
                <w:sz w:val="20"/>
                <w:szCs w:val="20"/>
              </w:rPr>
              <w:t>display.c</w:t>
            </w:r>
            <w:proofErr w:type="spellEnd"/>
            <w:r w:rsidRPr="002F79C9">
              <w:rPr>
                <w:rFonts w:cstheme="minorHAnsi"/>
                <w:sz w:val="20"/>
                <w:szCs w:val="20"/>
              </w:rPr>
              <w:t xml:space="preserve"> </w:t>
            </w:r>
            <w:proofErr w:type="spellStart"/>
            <w:r w:rsidRPr="002F79C9">
              <w:rPr>
                <w:rFonts w:cstheme="minorHAnsi"/>
                <w:sz w:val="20"/>
                <w:szCs w:val="20"/>
              </w:rPr>
              <w:t>Dsp</w:t>
            </w:r>
            <w:proofErr w:type="spellEnd"/>
            <w:r w:rsidRPr="002F79C9">
              <w:rPr>
                <w:rFonts w:cstheme="minorHAnsi"/>
                <w:sz w:val="20"/>
                <w:szCs w:val="20"/>
              </w:rPr>
              <w:t>_ no panel in active list.</w:t>
            </w:r>
          </w:p>
        </w:tc>
      </w:tr>
      <w:tr w:rsidR="002F79C9" w:rsidRPr="002F79C9" w14:paraId="07B7A15D" w14:textId="77777777" w:rsidTr="00D04409">
        <w:tc>
          <w:tcPr>
            <w:tcW w:w="2425" w:type="dxa"/>
          </w:tcPr>
          <w:p w14:paraId="3017AC75" w14:textId="72B414FF" w:rsidR="002F79C9" w:rsidRPr="0069688F" w:rsidRDefault="002F79C9" w:rsidP="002F79C9">
            <w:pPr>
              <w:rPr>
                <w:rFonts w:cstheme="minorHAnsi"/>
                <w:sz w:val="20"/>
                <w:szCs w:val="20"/>
              </w:rPr>
            </w:pPr>
            <w:proofErr w:type="spellStart"/>
            <w:r w:rsidRPr="0069688F">
              <w:rPr>
                <w:rFonts w:cstheme="minorHAnsi"/>
                <w:sz w:val="20"/>
                <w:szCs w:val="20"/>
              </w:rPr>
              <w:t>Fld_Assert_Error</w:t>
            </w:r>
            <w:proofErr w:type="spellEnd"/>
          </w:p>
        </w:tc>
        <w:tc>
          <w:tcPr>
            <w:tcW w:w="1080" w:type="dxa"/>
          </w:tcPr>
          <w:p w14:paraId="173FC4B8" w14:textId="05D0B1D3" w:rsidR="002F79C9" w:rsidRPr="002F79C9" w:rsidRDefault="002F79C9" w:rsidP="002F79C9">
            <w:pPr>
              <w:jc w:val="center"/>
              <w:rPr>
                <w:rFonts w:cstheme="minorHAnsi"/>
                <w:sz w:val="20"/>
                <w:szCs w:val="20"/>
              </w:rPr>
            </w:pPr>
            <w:r w:rsidRPr="002F79C9">
              <w:rPr>
                <w:rFonts w:cstheme="minorHAnsi"/>
                <w:sz w:val="20"/>
                <w:szCs w:val="20"/>
              </w:rPr>
              <w:t>19</w:t>
            </w:r>
          </w:p>
        </w:tc>
        <w:tc>
          <w:tcPr>
            <w:tcW w:w="6660" w:type="dxa"/>
          </w:tcPr>
          <w:p w14:paraId="046A93E0" w14:textId="43D3C859" w:rsidR="002F79C9" w:rsidRPr="002F79C9" w:rsidRDefault="002F79C9" w:rsidP="00F83E86">
            <w:pPr>
              <w:pStyle w:val="TableParagraph"/>
              <w:spacing w:line="227" w:lineRule="exact"/>
              <w:ind w:left="207"/>
              <w:rPr>
                <w:rFonts w:asciiTheme="minorHAnsi" w:hAnsiTheme="minorHAnsi" w:cstheme="minorHAnsi"/>
                <w:sz w:val="20"/>
                <w:szCs w:val="20"/>
              </w:rPr>
            </w:pPr>
            <w:proofErr w:type="spellStart"/>
            <w:r w:rsidRPr="002F79C9">
              <w:rPr>
                <w:rFonts w:asciiTheme="minorHAnsi" w:hAnsiTheme="minorHAnsi" w:cstheme="minorHAnsi"/>
                <w:sz w:val="20"/>
                <w:szCs w:val="20"/>
              </w:rPr>
              <w:t>panels.c</w:t>
            </w:r>
            <w:proofErr w:type="spellEnd"/>
            <w:r w:rsidRPr="002F79C9">
              <w:rPr>
                <w:rFonts w:asciiTheme="minorHAnsi" w:hAnsiTheme="minorHAnsi" w:cstheme="minorHAnsi"/>
                <w:sz w:val="20"/>
                <w:szCs w:val="20"/>
              </w:rPr>
              <w:t xml:space="preserve"> </w:t>
            </w:r>
            <w:proofErr w:type="spellStart"/>
            <w:r w:rsidRPr="002F79C9">
              <w:rPr>
                <w:rFonts w:asciiTheme="minorHAnsi" w:hAnsiTheme="minorHAnsi" w:cstheme="minorHAnsi"/>
                <w:sz w:val="20"/>
                <w:szCs w:val="20"/>
              </w:rPr>
              <w:t>Fld</w:t>
            </w:r>
            <w:proofErr w:type="spellEnd"/>
            <w:r w:rsidRPr="002F79C9">
              <w:rPr>
                <w:rFonts w:asciiTheme="minorHAnsi" w:hAnsiTheme="minorHAnsi" w:cstheme="minorHAnsi"/>
                <w:sz w:val="20"/>
                <w:szCs w:val="20"/>
              </w:rPr>
              <w:t>_ routine invoked against a non-field</w:t>
            </w:r>
            <w:r w:rsidR="00F83E86">
              <w:rPr>
                <w:rFonts w:asciiTheme="minorHAnsi" w:hAnsiTheme="minorHAnsi" w:cstheme="minorHAnsi"/>
                <w:sz w:val="20"/>
                <w:szCs w:val="20"/>
              </w:rPr>
              <w:t xml:space="preserve"> </w:t>
            </w:r>
            <w:r w:rsidRPr="002F79C9">
              <w:rPr>
                <w:rFonts w:asciiTheme="minorHAnsi" w:hAnsiTheme="minorHAnsi" w:cstheme="minorHAnsi"/>
                <w:sz w:val="20"/>
                <w:szCs w:val="20"/>
              </w:rPr>
              <w:t>object.</w:t>
            </w:r>
          </w:p>
        </w:tc>
      </w:tr>
      <w:tr w:rsidR="002F79C9" w:rsidRPr="002F79C9" w14:paraId="0BB68A05" w14:textId="77777777" w:rsidTr="00D04409">
        <w:tc>
          <w:tcPr>
            <w:tcW w:w="2425" w:type="dxa"/>
          </w:tcPr>
          <w:p w14:paraId="2AB62DF9" w14:textId="7FA33174" w:rsidR="002F79C9" w:rsidRPr="0069688F" w:rsidRDefault="002F79C9" w:rsidP="002F79C9">
            <w:pPr>
              <w:rPr>
                <w:rFonts w:cstheme="minorHAnsi"/>
                <w:sz w:val="20"/>
                <w:szCs w:val="20"/>
              </w:rPr>
            </w:pPr>
            <w:proofErr w:type="spellStart"/>
            <w:r w:rsidRPr="0069688F">
              <w:rPr>
                <w:rFonts w:cstheme="minorHAnsi"/>
                <w:sz w:val="20"/>
                <w:szCs w:val="20"/>
              </w:rPr>
              <w:t>HeaterUnstable</w:t>
            </w:r>
            <w:proofErr w:type="spellEnd"/>
          </w:p>
        </w:tc>
        <w:tc>
          <w:tcPr>
            <w:tcW w:w="1080" w:type="dxa"/>
          </w:tcPr>
          <w:p w14:paraId="2A0E8459" w14:textId="38E9F58C" w:rsidR="002F79C9" w:rsidRPr="002F79C9" w:rsidRDefault="002F79C9" w:rsidP="002F79C9">
            <w:pPr>
              <w:jc w:val="center"/>
              <w:rPr>
                <w:rFonts w:cstheme="minorHAnsi"/>
                <w:sz w:val="20"/>
                <w:szCs w:val="20"/>
              </w:rPr>
            </w:pPr>
            <w:r w:rsidRPr="002F79C9">
              <w:rPr>
                <w:rFonts w:cstheme="minorHAnsi"/>
                <w:sz w:val="20"/>
                <w:szCs w:val="20"/>
              </w:rPr>
              <w:t>20</w:t>
            </w:r>
          </w:p>
        </w:tc>
        <w:tc>
          <w:tcPr>
            <w:tcW w:w="6660" w:type="dxa"/>
          </w:tcPr>
          <w:p w14:paraId="09F80A79" w14:textId="2EFDB6E7" w:rsidR="002F79C9" w:rsidRPr="002F79C9" w:rsidRDefault="002F79C9" w:rsidP="002F79C9">
            <w:pPr>
              <w:rPr>
                <w:rFonts w:cstheme="minorHAnsi"/>
                <w:sz w:val="20"/>
                <w:szCs w:val="20"/>
              </w:rPr>
            </w:pPr>
            <w:proofErr w:type="spellStart"/>
            <w:r w:rsidRPr="002F79C9">
              <w:rPr>
                <w:rFonts w:cstheme="minorHAnsi"/>
                <w:sz w:val="20"/>
                <w:szCs w:val="20"/>
              </w:rPr>
              <w:t>htr_task.c</w:t>
            </w:r>
            <w:proofErr w:type="spellEnd"/>
            <w:r w:rsidRPr="002F79C9">
              <w:rPr>
                <w:rFonts w:cstheme="minorHAnsi"/>
                <w:sz w:val="20"/>
                <w:szCs w:val="20"/>
              </w:rPr>
              <w:t xml:space="preserve"> Heater unstable. Temperature exceeds acceptable bounds.</w:t>
            </w:r>
          </w:p>
        </w:tc>
      </w:tr>
      <w:tr w:rsidR="002F79C9" w:rsidRPr="002F79C9" w14:paraId="138CFCB4" w14:textId="77777777" w:rsidTr="00D04409">
        <w:tc>
          <w:tcPr>
            <w:tcW w:w="2425" w:type="dxa"/>
          </w:tcPr>
          <w:p w14:paraId="74D98EEC" w14:textId="0179AC23" w:rsidR="002F79C9" w:rsidRPr="0069688F" w:rsidRDefault="002F79C9" w:rsidP="002F79C9">
            <w:pPr>
              <w:rPr>
                <w:rFonts w:cstheme="minorHAnsi"/>
                <w:sz w:val="20"/>
                <w:szCs w:val="20"/>
              </w:rPr>
            </w:pPr>
            <w:proofErr w:type="spellStart"/>
            <w:r w:rsidRPr="0069688F">
              <w:rPr>
                <w:rFonts w:cstheme="minorHAnsi"/>
                <w:sz w:val="20"/>
                <w:szCs w:val="20"/>
              </w:rPr>
              <w:t>KeyboardStuck</w:t>
            </w:r>
            <w:proofErr w:type="spellEnd"/>
          </w:p>
        </w:tc>
        <w:tc>
          <w:tcPr>
            <w:tcW w:w="1080" w:type="dxa"/>
          </w:tcPr>
          <w:p w14:paraId="594CDAE9" w14:textId="68C47998" w:rsidR="002F79C9" w:rsidRPr="002F79C9" w:rsidRDefault="002F79C9" w:rsidP="002F79C9">
            <w:pPr>
              <w:jc w:val="center"/>
              <w:rPr>
                <w:rFonts w:cstheme="minorHAnsi"/>
                <w:sz w:val="20"/>
                <w:szCs w:val="20"/>
              </w:rPr>
            </w:pPr>
            <w:r w:rsidRPr="002F79C9">
              <w:rPr>
                <w:rFonts w:cstheme="minorHAnsi"/>
                <w:sz w:val="20"/>
                <w:szCs w:val="20"/>
              </w:rPr>
              <w:t>21</w:t>
            </w:r>
          </w:p>
        </w:tc>
        <w:tc>
          <w:tcPr>
            <w:tcW w:w="6660" w:type="dxa"/>
          </w:tcPr>
          <w:p w14:paraId="7476FB20" w14:textId="5D2B9DC8" w:rsidR="002F79C9" w:rsidRPr="002F79C9" w:rsidRDefault="002F79C9" w:rsidP="002F79C9">
            <w:pPr>
              <w:rPr>
                <w:rFonts w:cstheme="minorHAnsi"/>
                <w:sz w:val="20"/>
                <w:szCs w:val="20"/>
              </w:rPr>
            </w:pPr>
            <w:proofErr w:type="spellStart"/>
            <w:r w:rsidRPr="002F79C9">
              <w:rPr>
                <w:rFonts w:cstheme="minorHAnsi"/>
                <w:sz w:val="20"/>
                <w:szCs w:val="20"/>
              </w:rPr>
              <w:t>keyboard.c</w:t>
            </w:r>
            <w:proofErr w:type="spellEnd"/>
            <w:r w:rsidRPr="002F79C9">
              <w:rPr>
                <w:rFonts w:cstheme="minorHAnsi"/>
                <w:sz w:val="20"/>
                <w:szCs w:val="20"/>
              </w:rPr>
              <w:t xml:space="preserve"> Keypad key stuck active.</w:t>
            </w:r>
          </w:p>
        </w:tc>
      </w:tr>
      <w:tr w:rsidR="002F79C9" w:rsidRPr="002F79C9" w14:paraId="198D6A01" w14:textId="77777777" w:rsidTr="00D04409">
        <w:tc>
          <w:tcPr>
            <w:tcW w:w="2425" w:type="dxa"/>
          </w:tcPr>
          <w:p w14:paraId="22C74575" w14:textId="56797556" w:rsidR="002F79C9" w:rsidRPr="0069688F" w:rsidRDefault="002F79C9" w:rsidP="002F79C9">
            <w:pPr>
              <w:rPr>
                <w:rFonts w:cstheme="minorHAnsi"/>
                <w:sz w:val="20"/>
                <w:szCs w:val="20"/>
              </w:rPr>
            </w:pPr>
            <w:proofErr w:type="spellStart"/>
            <w:r w:rsidRPr="0069688F">
              <w:rPr>
                <w:rFonts w:cstheme="minorHAnsi"/>
                <w:sz w:val="20"/>
                <w:szCs w:val="20"/>
              </w:rPr>
              <w:t>Lbl_Assert_Error</w:t>
            </w:r>
            <w:proofErr w:type="spellEnd"/>
          </w:p>
        </w:tc>
        <w:tc>
          <w:tcPr>
            <w:tcW w:w="1080" w:type="dxa"/>
          </w:tcPr>
          <w:p w14:paraId="51C05898" w14:textId="228E6DC9" w:rsidR="002F79C9" w:rsidRPr="002F79C9" w:rsidRDefault="002F79C9" w:rsidP="002F79C9">
            <w:pPr>
              <w:jc w:val="center"/>
              <w:rPr>
                <w:rFonts w:cstheme="minorHAnsi"/>
                <w:sz w:val="20"/>
                <w:szCs w:val="20"/>
              </w:rPr>
            </w:pPr>
            <w:r w:rsidRPr="002F79C9">
              <w:rPr>
                <w:rFonts w:cstheme="minorHAnsi"/>
                <w:sz w:val="20"/>
                <w:szCs w:val="20"/>
              </w:rPr>
              <w:t>22</w:t>
            </w:r>
          </w:p>
        </w:tc>
        <w:tc>
          <w:tcPr>
            <w:tcW w:w="6660" w:type="dxa"/>
          </w:tcPr>
          <w:p w14:paraId="5B1396CF" w14:textId="48C2FE8F" w:rsidR="002F79C9" w:rsidRPr="002F79C9" w:rsidRDefault="002F79C9" w:rsidP="00F83E86">
            <w:pPr>
              <w:pStyle w:val="TableParagraph"/>
              <w:spacing w:line="227" w:lineRule="exact"/>
              <w:ind w:left="208"/>
              <w:rPr>
                <w:rFonts w:asciiTheme="minorHAnsi" w:hAnsiTheme="minorHAnsi" w:cstheme="minorHAnsi"/>
                <w:sz w:val="20"/>
                <w:szCs w:val="20"/>
              </w:rPr>
            </w:pPr>
            <w:proofErr w:type="spellStart"/>
            <w:r w:rsidRPr="002F79C9">
              <w:rPr>
                <w:rFonts w:asciiTheme="minorHAnsi" w:hAnsiTheme="minorHAnsi" w:cstheme="minorHAnsi"/>
                <w:sz w:val="20"/>
                <w:szCs w:val="20"/>
              </w:rPr>
              <w:t>panels.c</w:t>
            </w:r>
            <w:proofErr w:type="spellEnd"/>
            <w:r w:rsidRPr="002F79C9">
              <w:rPr>
                <w:rFonts w:asciiTheme="minorHAnsi" w:hAnsiTheme="minorHAnsi" w:cstheme="minorHAnsi"/>
                <w:sz w:val="20"/>
                <w:szCs w:val="20"/>
              </w:rPr>
              <w:t xml:space="preserve"> </w:t>
            </w:r>
            <w:proofErr w:type="spellStart"/>
            <w:r w:rsidRPr="002F79C9">
              <w:rPr>
                <w:rFonts w:asciiTheme="minorHAnsi" w:hAnsiTheme="minorHAnsi" w:cstheme="minorHAnsi"/>
                <w:sz w:val="20"/>
                <w:szCs w:val="20"/>
              </w:rPr>
              <w:t>Lbl</w:t>
            </w:r>
            <w:proofErr w:type="spellEnd"/>
            <w:r w:rsidRPr="002F79C9">
              <w:rPr>
                <w:rFonts w:asciiTheme="minorHAnsi" w:hAnsiTheme="minorHAnsi" w:cstheme="minorHAnsi"/>
                <w:sz w:val="20"/>
                <w:szCs w:val="20"/>
              </w:rPr>
              <w:t>_ routine invoked against a non-label</w:t>
            </w:r>
            <w:r w:rsidR="00F83E86">
              <w:rPr>
                <w:rFonts w:asciiTheme="minorHAnsi" w:hAnsiTheme="minorHAnsi" w:cstheme="minorHAnsi"/>
                <w:sz w:val="20"/>
                <w:szCs w:val="20"/>
              </w:rPr>
              <w:t xml:space="preserve"> </w:t>
            </w:r>
            <w:r w:rsidRPr="002F79C9">
              <w:rPr>
                <w:rFonts w:asciiTheme="minorHAnsi" w:hAnsiTheme="minorHAnsi" w:cstheme="minorHAnsi"/>
                <w:sz w:val="20"/>
                <w:szCs w:val="20"/>
              </w:rPr>
              <w:t>object.</w:t>
            </w:r>
          </w:p>
        </w:tc>
      </w:tr>
      <w:tr w:rsidR="002F79C9" w:rsidRPr="002F79C9" w14:paraId="6E1DD4B2" w14:textId="77777777" w:rsidTr="00D04409">
        <w:tc>
          <w:tcPr>
            <w:tcW w:w="2425" w:type="dxa"/>
          </w:tcPr>
          <w:p w14:paraId="612863EE" w14:textId="77AF1AB3" w:rsidR="002F79C9" w:rsidRPr="0069688F" w:rsidRDefault="002F79C9" w:rsidP="002F79C9">
            <w:pPr>
              <w:rPr>
                <w:rFonts w:cstheme="minorHAnsi"/>
                <w:sz w:val="20"/>
                <w:szCs w:val="20"/>
              </w:rPr>
            </w:pPr>
            <w:proofErr w:type="spellStart"/>
            <w:r w:rsidRPr="0069688F">
              <w:rPr>
                <w:rFonts w:cstheme="minorHAnsi"/>
                <w:sz w:val="20"/>
                <w:szCs w:val="20"/>
              </w:rPr>
              <w:t>Lbx_Assert_Error</w:t>
            </w:r>
            <w:proofErr w:type="spellEnd"/>
          </w:p>
        </w:tc>
        <w:tc>
          <w:tcPr>
            <w:tcW w:w="1080" w:type="dxa"/>
          </w:tcPr>
          <w:p w14:paraId="658E8ACF" w14:textId="04AF8FA7" w:rsidR="002F79C9" w:rsidRPr="002F79C9" w:rsidRDefault="002F79C9" w:rsidP="002F79C9">
            <w:pPr>
              <w:jc w:val="center"/>
              <w:rPr>
                <w:rFonts w:cstheme="minorHAnsi"/>
                <w:sz w:val="20"/>
                <w:szCs w:val="20"/>
              </w:rPr>
            </w:pPr>
            <w:r w:rsidRPr="002F79C9">
              <w:rPr>
                <w:rFonts w:cstheme="minorHAnsi"/>
                <w:sz w:val="20"/>
                <w:szCs w:val="20"/>
              </w:rPr>
              <w:t>23</w:t>
            </w:r>
          </w:p>
        </w:tc>
        <w:tc>
          <w:tcPr>
            <w:tcW w:w="6660" w:type="dxa"/>
          </w:tcPr>
          <w:p w14:paraId="28700FE0" w14:textId="004D4911" w:rsidR="002F79C9" w:rsidRPr="002F79C9" w:rsidRDefault="002F79C9" w:rsidP="00F83E86">
            <w:pPr>
              <w:pStyle w:val="TableParagraph"/>
              <w:spacing w:line="227" w:lineRule="exact"/>
              <w:ind w:left="207"/>
              <w:rPr>
                <w:rFonts w:asciiTheme="minorHAnsi" w:hAnsiTheme="minorHAnsi" w:cstheme="minorHAnsi"/>
                <w:sz w:val="20"/>
                <w:szCs w:val="20"/>
              </w:rPr>
            </w:pPr>
            <w:proofErr w:type="spellStart"/>
            <w:r w:rsidRPr="002F79C9">
              <w:rPr>
                <w:rFonts w:asciiTheme="minorHAnsi" w:hAnsiTheme="minorHAnsi" w:cstheme="minorHAnsi"/>
                <w:sz w:val="20"/>
                <w:szCs w:val="20"/>
              </w:rPr>
              <w:t>panels.c</w:t>
            </w:r>
            <w:proofErr w:type="spellEnd"/>
            <w:r w:rsidRPr="002F79C9">
              <w:rPr>
                <w:rFonts w:asciiTheme="minorHAnsi" w:hAnsiTheme="minorHAnsi" w:cstheme="minorHAnsi"/>
                <w:sz w:val="20"/>
                <w:szCs w:val="20"/>
              </w:rPr>
              <w:t xml:space="preserve"> </w:t>
            </w:r>
            <w:proofErr w:type="spellStart"/>
            <w:r w:rsidRPr="002F79C9">
              <w:rPr>
                <w:rFonts w:asciiTheme="minorHAnsi" w:hAnsiTheme="minorHAnsi" w:cstheme="minorHAnsi"/>
                <w:sz w:val="20"/>
                <w:szCs w:val="20"/>
              </w:rPr>
              <w:t>Lbx</w:t>
            </w:r>
            <w:proofErr w:type="spellEnd"/>
            <w:r w:rsidRPr="002F79C9">
              <w:rPr>
                <w:rFonts w:asciiTheme="minorHAnsi" w:hAnsiTheme="minorHAnsi" w:cstheme="minorHAnsi"/>
                <w:sz w:val="20"/>
                <w:szCs w:val="20"/>
              </w:rPr>
              <w:t>_ routine invoked against a non-</w:t>
            </w:r>
            <w:proofErr w:type="spellStart"/>
            <w:r w:rsidRPr="002F79C9">
              <w:rPr>
                <w:rFonts w:asciiTheme="minorHAnsi" w:hAnsiTheme="minorHAnsi" w:cstheme="minorHAnsi"/>
                <w:sz w:val="20"/>
                <w:szCs w:val="20"/>
              </w:rPr>
              <w:t>listbox</w:t>
            </w:r>
            <w:proofErr w:type="spellEnd"/>
            <w:r w:rsidR="00F83E86">
              <w:rPr>
                <w:rFonts w:asciiTheme="minorHAnsi" w:hAnsiTheme="minorHAnsi" w:cstheme="minorHAnsi"/>
                <w:sz w:val="20"/>
                <w:szCs w:val="20"/>
              </w:rPr>
              <w:t xml:space="preserve"> </w:t>
            </w:r>
            <w:r w:rsidRPr="002F79C9">
              <w:rPr>
                <w:rFonts w:asciiTheme="minorHAnsi" w:hAnsiTheme="minorHAnsi" w:cstheme="minorHAnsi"/>
                <w:sz w:val="20"/>
                <w:szCs w:val="20"/>
              </w:rPr>
              <w:t>object.</w:t>
            </w:r>
          </w:p>
        </w:tc>
      </w:tr>
      <w:tr w:rsidR="002F79C9" w:rsidRPr="002F79C9" w14:paraId="39FA6CA1" w14:textId="77777777" w:rsidTr="00D04409">
        <w:tc>
          <w:tcPr>
            <w:tcW w:w="2425" w:type="dxa"/>
          </w:tcPr>
          <w:p w14:paraId="0975A615" w14:textId="43526446" w:rsidR="002F79C9" w:rsidRPr="0069688F" w:rsidRDefault="002F79C9" w:rsidP="002F79C9">
            <w:pPr>
              <w:rPr>
                <w:rFonts w:cstheme="minorHAnsi"/>
                <w:sz w:val="20"/>
                <w:szCs w:val="20"/>
              </w:rPr>
            </w:pPr>
            <w:proofErr w:type="spellStart"/>
            <w:r w:rsidRPr="0069688F">
              <w:rPr>
                <w:rFonts w:cstheme="minorHAnsi"/>
                <w:sz w:val="20"/>
                <w:szCs w:val="20"/>
              </w:rPr>
              <w:t>LotCorrectionError</w:t>
            </w:r>
            <w:proofErr w:type="spellEnd"/>
          </w:p>
        </w:tc>
        <w:tc>
          <w:tcPr>
            <w:tcW w:w="1080" w:type="dxa"/>
          </w:tcPr>
          <w:p w14:paraId="01711906" w14:textId="3595C104" w:rsidR="002F79C9" w:rsidRPr="002F79C9" w:rsidRDefault="002F79C9" w:rsidP="002F79C9">
            <w:pPr>
              <w:jc w:val="center"/>
              <w:rPr>
                <w:rFonts w:cstheme="minorHAnsi"/>
                <w:sz w:val="20"/>
                <w:szCs w:val="20"/>
              </w:rPr>
            </w:pPr>
            <w:r w:rsidRPr="002F79C9">
              <w:rPr>
                <w:rFonts w:cstheme="minorHAnsi"/>
                <w:sz w:val="20"/>
                <w:szCs w:val="20"/>
              </w:rPr>
              <w:t>24</w:t>
            </w:r>
          </w:p>
        </w:tc>
        <w:tc>
          <w:tcPr>
            <w:tcW w:w="6660" w:type="dxa"/>
          </w:tcPr>
          <w:p w14:paraId="6AD9A0CB" w14:textId="0BAEC67F" w:rsidR="002F79C9" w:rsidRPr="002F79C9" w:rsidRDefault="002F79C9" w:rsidP="002F79C9">
            <w:pPr>
              <w:rPr>
                <w:rFonts w:cstheme="minorHAnsi"/>
                <w:sz w:val="20"/>
                <w:szCs w:val="20"/>
              </w:rPr>
            </w:pPr>
            <w:proofErr w:type="spellStart"/>
            <w:r w:rsidRPr="002F79C9">
              <w:rPr>
                <w:rFonts w:cstheme="minorHAnsi"/>
                <w:sz w:val="20"/>
                <w:szCs w:val="20"/>
              </w:rPr>
              <w:t>user.c</w:t>
            </w:r>
            <w:proofErr w:type="spellEnd"/>
            <w:r w:rsidRPr="002F79C9">
              <w:rPr>
                <w:rFonts w:cstheme="minorHAnsi"/>
                <w:sz w:val="20"/>
                <w:szCs w:val="20"/>
              </w:rPr>
              <w:t xml:space="preserve"> Lot Correction factor is zero.</w:t>
            </w:r>
          </w:p>
        </w:tc>
      </w:tr>
      <w:tr w:rsidR="002F79C9" w:rsidRPr="002F79C9" w14:paraId="30A43C59" w14:textId="77777777" w:rsidTr="00D04409">
        <w:tc>
          <w:tcPr>
            <w:tcW w:w="2425" w:type="dxa"/>
          </w:tcPr>
          <w:p w14:paraId="57263C9F" w14:textId="1905C705" w:rsidR="002F79C9" w:rsidRPr="0069688F" w:rsidRDefault="002F79C9" w:rsidP="002F79C9">
            <w:pPr>
              <w:rPr>
                <w:rFonts w:cstheme="minorHAnsi"/>
                <w:sz w:val="20"/>
                <w:szCs w:val="20"/>
              </w:rPr>
            </w:pPr>
            <w:proofErr w:type="spellStart"/>
            <w:r w:rsidRPr="0069688F">
              <w:rPr>
                <w:rFonts w:cstheme="minorHAnsi"/>
                <w:sz w:val="20"/>
                <w:szCs w:val="20"/>
              </w:rPr>
              <w:t>MeasureTimeoutTest</w:t>
            </w:r>
            <w:proofErr w:type="spellEnd"/>
          </w:p>
        </w:tc>
        <w:tc>
          <w:tcPr>
            <w:tcW w:w="1080" w:type="dxa"/>
          </w:tcPr>
          <w:p w14:paraId="70F07B52" w14:textId="54A8A511" w:rsidR="002F79C9" w:rsidRPr="002F79C9" w:rsidRDefault="002F79C9" w:rsidP="002F79C9">
            <w:pPr>
              <w:jc w:val="center"/>
              <w:rPr>
                <w:rFonts w:cstheme="minorHAnsi"/>
                <w:sz w:val="20"/>
                <w:szCs w:val="20"/>
              </w:rPr>
            </w:pPr>
            <w:r w:rsidRPr="002F79C9">
              <w:rPr>
                <w:rFonts w:cstheme="minorHAnsi"/>
                <w:sz w:val="20"/>
                <w:szCs w:val="20"/>
              </w:rPr>
              <w:t>25</w:t>
            </w:r>
          </w:p>
        </w:tc>
        <w:tc>
          <w:tcPr>
            <w:tcW w:w="6660" w:type="dxa"/>
          </w:tcPr>
          <w:p w14:paraId="54B7F7A4" w14:textId="4F687617" w:rsidR="002F79C9" w:rsidRPr="002F79C9" w:rsidRDefault="002F79C9" w:rsidP="002F79C9">
            <w:pPr>
              <w:rPr>
                <w:rFonts w:cstheme="minorHAnsi"/>
                <w:sz w:val="20"/>
                <w:szCs w:val="20"/>
              </w:rPr>
            </w:pPr>
            <w:proofErr w:type="spellStart"/>
            <w:r w:rsidRPr="002F79C9">
              <w:rPr>
                <w:rFonts w:cstheme="minorHAnsi"/>
                <w:sz w:val="20"/>
                <w:szCs w:val="20"/>
              </w:rPr>
              <w:t>user.c</w:t>
            </w:r>
            <w:proofErr w:type="spellEnd"/>
            <w:r w:rsidRPr="002F79C9">
              <w:rPr>
                <w:rFonts w:cstheme="minorHAnsi"/>
                <w:sz w:val="20"/>
                <w:szCs w:val="20"/>
              </w:rPr>
              <w:t xml:space="preserve"> Measurement Timeout.</w:t>
            </w:r>
          </w:p>
        </w:tc>
      </w:tr>
      <w:tr w:rsidR="002F79C9" w:rsidRPr="002F79C9" w14:paraId="109C2336" w14:textId="77777777" w:rsidTr="00D04409">
        <w:tc>
          <w:tcPr>
            <w:tcW w:w="2425" w:type="dxa"/>
          </w:tcPr>
          <w:p w14:paraId="27AC0025" w14:textId="5B81E7D2" w:rsidR="002F79C9" w:rsidRPr="0069688F" w:rsidRDefault="002F79C9" w:rsidP="002F79C9">
            <w:pPr>
              <w:rPr>
                <w:rFonts w:cstheme="minorHAnsi"/>
                <w:sz w:val="20"/>
                <w:szCs w:val="20"/>
              </w:rPr>
            </w:pPr>
            <w:proofErr w:type="spellStart"/>
            <w:r w:rsidRPr="0069688F">
              <w:rPr>
                <w:rFonts w:cstheme="minorHAnsi"/>
                <w:sz w:val="20"/>
                <w:szCs w:val="20"/>
              </w:rPr>
              <w:t>Mem_Assert_Error</w:t>
            </w:r>
            <w:proofErr w:type="spellEnd"/>
          </w:p>
        </w:tc>
        <w:tc>
          <w:tcPr>
            <w:tcW w:w="1080" w:type="dxa"/>
          </w:tcPr>
          <w:p w14:paraId="0C8E4ECE" w14:textId="2950DC1C" w:rsidR="002F79C9" w:rsidRPr="002F79C9" w:rsidRDefault="002F79C9" w:rsidP="002F79C9">
            <w:pPr>
              <w:jc w:val="center"/>
              <w:rPr>
                <w:rFonts w:cstheme="minorHAnsi"/>
                <w:sz w:val="20"/>
                <w:szCs w:val="20"/>
              </w:rPr>
            </w:pPr>
            <w:r w:rsidRPr="002F79C9">
              <w:rPr>
                <w:rFonts w:cstheme="minorHAnsi"/>
                <w:sz w:val="20"/>
                <w:szCs w:val="20"/>
              </w:rPr>
              <w:t>26</w:t>
            </w:r>
          </w:p>
        </w:tc>
        <w:tc>
          <w:tcPr>
            <w:tcW w:w="6660" w:type="dxa"/>
          </w:tcPr>
          <w:p w14:paraId="4A71F3A0" w14:textId="3A8E4F33" w:rsidR="002F79C9" w:rsidRPr="002F79C9" w:rsidRDefault="002F79C9" w:rsidP="002F79C9">
            <w:pPr>
              <w:rPr>
                <w:rFonts w:cstheme="minorHAnsi"/>
                <w:sz w:val="20"/>
                <w:szCs w:val="20"/>
              </w:rPr>
            </w:pPr>
            <w:proofErr w:type="spellStart"/>
            <w:r w:rsidRPr="002F79C9">
              <w:rPr>
                <w:rFonts w:cstheme="minorHAnsi"/>
                <w:sz w:val="20"/>
                <w:szCs w:val="20"/>
              </w:rPr>
              <w:t>panels.c</w:t>
            </w:r>
            <w:proofErr w:type="spellEnd"/>
            <w:r w:rsidRPr="002F79C9">
              <w:rPr>
                <w:rFonts w:cstheme="minorHAnsi"/>
                <w:sz w:val="20"/>
                <w:szCs w:val="20"/>
              </w:rPr>
              <w:t xml:space="preserve"> Mem_ routine invoked against a non-memo object.</w:t>
            </w:r>
          </w:p>
        </w:tc>
      </w:tr>
      <w:tr w:rsidR="002F79C9" w:rsidRPr="002F79C9" w14:paraId="5A1C3E17" w14:textId="77777777" w:rsidTr="00D04409">
        <w:tc>
          <w:tcPr>
            <w:tcW w:w="2425" w:type="dxa"/>
          </w:tcPr>
          <w:p w14:paraId="50FF792D" w14:textId="76A33C94" w:rsidR="002F79C9" w:rsidRPr="0069688F" w:rsidRDefault="002F79C9" w:rsidP="002F79C9">
            <w:pPr>
              <w:rPr>
                <w:rFonts w:cstheme="minorHAnsi"/>
                <w:sz w:val="20"/>
                <w:szCs w:val="20"/>
              </w:rPr>
            </w:pPr>
            <w:proofErr w:type="spellStart"/>
            <w:r w:rsidRPr="0069688F">
              <w:rPr>
                <w:rFonts w:cstheme="minorHAnsi"/>
                <w:sz w:val="20"/>
                <w:szCs w:val="20"/>
              </w:rPr>
              <w:t>NoAlgRecord</w:t>
            </w:r>
            <w:proofErr w:type="spellEnd"/>
          </w:p>
        </w:tc>
        <w:tc>
          <w:tcPr>
            <w:tcW w:w="1080" w:type="dxa"/>
          </w:tcPr>
          <w:p w14:paraId="73D893C7" w14:textId="19DBE1E3" w:rsidR="002F79C9" w:rsidRPr="002F79C9" w:rsidRDefault="002F79C9" w:rsidP="002F79C9">
            <w:pPr>
              <w:jc w:val="center"/>
              <w:rPr>
                <w:rFonts w:cstheme="minorHAnsi"/>
                <w:sz w:val="20"/>
                <w:szCs w:val="20"/>
              </w:rPr>
            </w:pPr>
            <w:r w:rsidRPr="002F79C9">
              <w:rPr>
                <w:rFonts w:cstheme="minorHAnsi"/>
                <w:sz w:val="20"/>
                <w:szCs w:val="20"/>
              </w:rPr>
              <w:t>27</w:t>
            </w:r>
          </w:p>
        </w:tc>
        <w:tc>
          <w:tcPr>
            <w:tcW w:w="6660" w:type="dxa"/>
          </w:tcPr>
          <w:p w14:paraId="56AA30BA" w14:textId="29F2B481" w:rsidR="002F79C9" w:rsidRPr="002F79C9" w:rsidRDefault="002F79C9" w:rsidP="00F83E86">
            <w:pPr>
              <w:pStyle w:val="TableParagraph"/>
              <w:spacing w:line="226" w:lineRule="exact"/>
              <w:ind w:left="207"/>
              <w:rPr>
                <w:rFonts w:asciiTheme="minorHAnsi" w:hAnsiTheme="minorHAnsi" w:cstheme="minorHAnsi"/>
                <w:sz w:val="20"/>
                <w:szCs w:val="20"/>
              </w:rPr>
            </w:pPr>
            <w:proofErr w:type="spellStart"/>
            <w:r w:rsidRPr="002F79C9">
              <w:rPr>
                <w:rFonts w:asciiTheme="minorHAnsi" w:hAnsiTheme="minorHAnsi" w:cstheme="minorHAnsi"/>
                <w:sz w:val="20"/>
                <w:szCs w:val="20"/>
              </w:rPr>
              <w:t>user.c</w:t>
            </w:r>
            <w:proofErr w:type="spellEnd"/>
            <w:r w:rsidRPr="002F79C9">
              <w:rPr>
                <w:rFonts w:asciiTheme="minorHAnsi" w:hAnsiTheme="minorHAnsi" w:cstheme="minorHAnsi"/>
                <w:sz w:val="20"/>
                <w:szCs w:val="20"/>
              </w:rPr>
              <w:t xml:space="preserve"> Result parameter record not returned from</w:t>
            </w:r>
            <w:r w:rsidR="00F83E86">
              <w:rPr>
                <w:rFonts w:asciiTheme="minorHAnsi" w:hAnsiTheme="minorHAnsi" w:cstheme="minorHAnsi"/>
                <w:sz w:val="20"/>
                <w:szCs w:val="20"/>
              </w:rPr>
              <w:t xml:space="preserve"> </w:t>
            </w:r>
            <w:r w:rsidRPr="002F79C9">
              <w:rPr>
                <w:rFonts w:asciiTheme="minorHAnsi" w:hAnsiTheme="minorHAnsi" w:cstheme="minorHAnsi"/>
                <w:sz w:val="20"/>
                <w:szCs w:val="20"/>
              </w:rPr>
              <w:t>algorithm task.</w:t>
            </w:r>
          </w:p>
        </w:tc>
      </w:tr>
      <w:tr w:rsidR="002F79C9" w:rsidRPr="002F79C9" w14:paraId="65038E43" w14:textId="77777777" w:rsidTr="00D04409">
        <w:tc>
          <w:tcPr>
            <w:tcW w:w="2425" w:type="dxa"/>
          </w:tcPr>
          <w:p w14:paraId="0886CF20" w14:textId="73687E68" w:rsidR="002F79C9" w:rsidRPr="0069688F" w:rsidRDefault="002F79C9" w:rsidP="002F79C9">
            <w:pPr>
              <w:rPr>
                <w:rFonts w:cstheme="minorHAnsi"/>
                <w:sz w:val="20"/>
                <w:szCs w:val="20"/>
              </w:rPr>
            </w:pPr>
            <w:proofErr w:type="spellStart"/>
            <w:r w:rsidRPr="0069688F">
              <w:rPr>
                <w:rFonts w:cstheme="minorHAnsi"/>
                <w:sz w:val="20"/>
                <w:szCs w:val="20"/>
              </w:rPr>
              <w:t>NoDocumentHead</w:t>
            </w:r>
            <w:proofErr w:type="spellEnd"/>
          </w:p>
        </w:tc>
        <w:tc>
          <w:tcPr>
            <w:tcW w:w="1080" w:type="dxa"/>
          </w:tcPr>
          <w:p w14:paraId="36C4BF24" w14:textId="7622AB88" w:rsidR="002F79C9" w:rsidRPr="002F79C9" w:rsidRDefault="002F79C9" w:rsidP="002F79C9">
            <w:pPr>
              <w:jc w:val="center"/>
              <w:rPr>
                <w:rFonts w:cstheme="minorHAnsi"/>
                <w:sz w:val="20"/>
                <w:szCs w:val="20"/>
              </w:rPr>
            </w:pPr>
            <w:r w:rsidRPr="002F79C9">
              <w:rPr>
                <w:rFonts w:cstheme="minorHAnsi"/>
                <w:sz w:val="20"/>
                <w:szCs w:val="20"/>
              </w:rPr>
              <w:t>28</w:t>
            </w:r>
          </w:p>
        </w:tc>
        <w:tc>
          <w:tcPr>
            <w:tcW w:w="6660" w:type="dxa"/>
          </w:tcPr>
          <w:p w14:paraId="34E58A9E" w14:textId="43B51E2C" w:rsidR="002F79C9" w:rsidRPr="002F79C9" w:rsidRDefault="002F79C9" w:rsidP="00F83E86">
            <w:pPr>
              <w:pStyle w:val="TableParagraph"/>
              <w:spacing w:line="227" w:lineRule="exact"/>
              <w:ind w:left="208"/>
              <w:rPr>
                <w:rFonts w:asciiTheme="minorHAnsi" w:hAnsiTheme="minorHAnsi" w:cstheme="minorHAnsi"/>
                <w:sz w:val="20"/>
                <w:szCs w:val="20"/>
              </w:rPr>
            </w:pPr>
            <w:proofErr w:type="spellStart"/>
            <w:r w:rsidRPr="002F79C9">
              <w:rPr>
                <w:rFonts w:asciiTheme="minorHAnsi" w:hAnsiTheme="minorHAnsi" w:cstheme="minorHAnsi"/>
                <w:sz w:val="20"/>
                <w:szCs w:val="20"/>
              </w:rPr>
              <w:t>prt_task.c</w:t>
            </w:r>
            <w:proofErr w:type="spellEnd"/>
            <w:r w:rsidRPr="002F79C9">
              <w:rPr>
                <w:rFonts w:asciiTheme="minorHAnsi" w:hAnsiTheme="minorHAnsi" w:cstheme="minorHAnsi"/>
                <w:sz w:val="20"/>
                <w:szCs w:val="20"/>
              </w:rPr>
              <w:t xml:space="preserve"> Unable to obtain storage to start a print</w:t>
            </w:r>
            <w:r w:rsidR="00F83E86">
              <w:rPr>
                <w:rFonts w:asciiTheme="minorHAnsi" w:hAnsiTheme="minorHAnsi" w:cstheme="minorHAnsi"/>
                <w:sz w:val="20"/>
                <w:szCs w:val="20"/>
              </w:rPr>
              <w:t xml:space="preserve"> </w:t>
            </w:r>
            <w:r w:rsidRPr="002F79C9">
              <w:rPr>
                <w:rFonts w:asciiTheme="minorHAnsi" w:hAnsiTheme="minorHAnsi" w:cstheme="minorHAnsi"/>
                <w:sz w:val="20"/>
                <w:szCs w:val="20"/>
              </w:rPr>
              <w:t>Document.</w:t>
            </w:r>
          </w:p>
        </w:tc>
      </w:tr>
      <w:tr w:rsidR="002F79C9" w:rsidRPr="002F79C9" w14:paraId="3D5A27A9" w14:textId="77777777" w:rsidTr="00D04409">
        <w:tc>
          <w:tcPr>
            <w:tcW w:w="2425" w:type="dxa"/>
          </w:tcPr>
          <w:p w14:paraId="54758963" w14:textId="604F9E84" w:rsidR="002F79C9" w:rsidRPr="0069688F" w:rsidRDefault="002F79C9" w:rsidP="002F79C9">
            <w:pPr>
              <w:rPr>
                <w:rFonts w:cstheme="minorHAnsi"/>
                <w:sz w:val="20"/>
                <w:szCs w:val="20"/>
              </w:rPr>
            </w:pPr>
            <w:proofErr w:type="spellStart"/>
            <w:r w:rsidRPr="0069688F">
              <w:rPr>
                <w:rFonts w:cstheme="minorHAnsi"/>
                <w:sz w:val="20"/>
                <w:szCs w:val="20"/>
              </w:rPr>
              <w:t>NoPageAlloc</w:t>
            </w:r>
            <w:proofErr w:type="spellEnd"/>
          </w:p>
        </w:tc>
        <w:tc>
          <w:tcPr>
            <w:tcW w:w="1080" w:type="dxa"/>
          </w:tcPr>
          <w:p w14:paraId="3C248E21" w14:textId="188D2BF8" w:rsidR="002F79C9" w:rsidRPr="002F79C9" w:rsidRDefault="002F79C9" w:rsidP="002F79C9">
            <w:pPr>
              <w:jc w:val="center"/>
              <w:rPr>
                <w:rFonts w:cstheme="minorHAnsi"/>
                <w:sz w:val="20"/>
                <w:szCs w:val="20"/>
              </w:rPr>
            </w:pPr>
            <w:r w:rsidRPr="002F79C9">
              <w:rPr>
                <w:rFonts w:cstheme="minorHAnsi"/>
                <w:sz w:val="20"/>
                <w:szCs w:val="20"/>
              </w:rPr>
              <w:t>29</w:t>
            </w:r>
          </w:p>
        </w:tc>
        <w:tc>
          <w:tcPr>
            <w:tcW w:w="6660" w:type="dxa"/>
          </w:tcPr>
          <w:p w14:paraId="616D68CB" w14:textId="79AEE72C" w:rsidR="002F79C9" w:rsidRPr="002F79C9" w:rsidRDefault="002F79C9" w:rsidP="002F79C9">
            <w:pPr>
              <w:rPr>
                <w:rFonts w:cstheme="minorHAnsi"/>
                <w:sz w:val="20"/>
                <w:szCs w:val="20"/>
              </w:rPr>
            </w:pPr>
            <w:proofErr w:type="spellStart"/>
            <w:r w:rsidRPr="002F79C9">
              <w:rPr>
                <w:rFonts w:cstheme="minorHAnsi"/>
                <w:sz w:val="20"/>
                <w:szCs w:val="20"/>
              </w:rPr>
              <w:t>prt_task.c</w:t>
            </w:r>
            <w:proofErr w:type="spellEnd"/>
            <w:r w:rsidRPr="002F79C9">
              <w:rPr>
                <w:rFonts w:cstheme="minorHAnsi"/>
                <w:sz w:val="20"/>
                <w:szCs w:val="20"/>
              </w:rPr>
              <w:t xml:space="preserve"> Unable to obtain storage for a print page.</w:t>
            </w:r>
          </w:p>
        </w:tc>
      </w:tr>
      <w:tr w:rsidR="002F79C9" w:rsidRPr="002F79C9" w14:paraId="02B58493" w14:textId="77777777" w:rsidTr="00D04409">
        <w:tc>
          <w:tcPr>
            <w:tcW w:w="2425" w:type="dxa"/>
          </w:tcPr>
          <w:p w14:paraId="46B05829" w14:textId="5A64BF6E" w:rsidR="002F79C9" w:rsidRPr="0069688F" w:rsidRDefault="002F79C9" w:rsidP="002F79C9">
            <w:pPr>
              <w:rPr>
                <w:rFonts w:cstheme="minorHAnsi"/>
                <w:sz w:val="20"/>
                <w:szCs w:val="20"/>
              </w:rPr>
            </w:pPr>
            <w:proofErr w:type="spellStart"/>
            <w:r w:rsidRPr="0069688F">
              <w:rPr>
                <w:rFonts w:cstheme="minorHAnsi"/>
                <w:sz w:val="20"/>
                <w:szCs w:val="20"/>
              </w:rPr>
              <w:t>NoParmBlock</w:t>
            </w:r>
            <w:proofErr w:type="spellEnd"/>
          </w:p>
        </w:tc>
        <w:tc>
          <w:tcPr>
            <w:tcW w:w="1080" w:type="dxa"/>
          </w:tcPr>
          <w:p w14:paraId="7632E798" w14:textId="2B2C7B08" w:rsidR="002F79C9" w:rsidRPr="002F79C9" w:rsidRDefault="002F79C9" w:rsidP="002F79C9">
            <w:pPr>
              <w:jc w:val="center"/>
              <w:rPr>
                <w:rFonts w:cstheme="minorHAnsi"/>
                <w:sz w:val="20"/>
                <w:szCs w:val="20"/>
              </w:rPr>
            </w:pPr>
            <w:r w:rsidRPr="002F79C9">
              <w:rPr>
                <w:rFonts w:cstheme="minorHAnsi"/>
                <w:sz w:val="20"/>
                <w:szCs w:val="20"/>
              </w:rPr>
              <w:t>30</w:t>
            </w:r>
          </w:p>
        </w:tc>
        <w:tc>
          <w:tcPr>
            <w:tcW w:w="6660" w:type="dxa"/>
          </w:tcPr>
          <w:p w14:paraId="19EBB618" w14:textId="073D3AC3" w:rsidR="002F79C9" w:rsidRPr="002F79C9" w:rsidRDefault="002F79C9" w:rsidP="002F79C9">
            <w:pPr>
              <w:rPr>
                <w:rFonts w:cstheme="minorHAnsi"/>
                <w:sz w:val="20"/>
                <w:szCs w:val="20"/>
              </w:rPr>
            </w:pPr>
            <w:proofErr w:type="spellStart"/>
            <w:r w:rsidRPr="002F79C9">
              <w:rPr>
                <w:rFonts w:cstheme="minorHAnsi"/>
                <w:sz w:val="20"/>
                <w:szCs w:val="20"/>
              </w:rPr>
              <w:t>user.c</w:t>
            </w:r>
            <w:proofErr w:type="spellEnd"/>
            <w:r w:rsidRPr="002F79C9">
              <w:rPr>
                <w:rFonts w:cstheme="minorHAnsi"/>
                <w:sz w:val="20"/>
                <w:szCs w:val="20"/>
              </w:rPr>
              <w:t xml:space="preserve"> Expected result parameters not returned from algorithm section.</w:t>
            </w:r>
          </w:p>
        </w:tc>
      </w:tr>
      <w:tr w:rsidR="002F79C9" w:rsidRPr="002F79C9" w14:paraId="04045DB2" w14:textId="77777777" w:rsidTr="00D04409">
        <w:tc>
          <w:tcPr>
            <w:tcW w:w="2425" w:type="dxa"/>
          </w:tcPr>
          <w:p w14:paraId="08ABA451" w14:textId="58DBF6A5" w:rsidR="002F79C9" w:rsidRPr="0069688F" w:rsidRDefault="002F79C9" w:rsidP="002F79C9">
            <w:pPr>
              <w:rPr>
                <w:rFonts w:cstheme="minorHAnsi"/>
                <w:sz w:val="20"/>
                <w:szCs w:val="20"/>
              </w:rPr>
            </w:pPr>
            <w:proofErr w:type="spellStart"/>
            <w:r w:rsidRPr="0069688F">
              <w:rPr>
                <w:rFonts w:cstheme="minorHAnsi"/>
                <w:sz w:val="20"/>
                <w:szCs w:val="20"/>
              </w:rPr>
              <w:t>Oem_Vacutainer</w:t>
            </w:r>
            <w:proofErr w:type="spellEnd"/>
          </w:p>
        </w:tc>
        <w:tc>
          <w:tcPr>
            <w:tcW w:w="1080" w:type="dxa"/>
          </w:tcPr>
          <w:p w14:paraId="3BCB71A6" w14:textId="3E34BFFE" w:rsidR="002F79C9" w:rsidRPr="002F79C9" w:rsidRDefault="002F79C9" w:rsidP="002F79C9">
            <w:pPr>
              <w:jc w:val="center"/>
              <w:rPr>
                <w:rFonts w:cstheme="minorHAnsi"/>
                <w:sz w:val="20"/>
                <w:szCs w:val="20"/>
              </w:rPr>
            </w:pPr>
            <w:r w:rsidRPr="002F79C9">
              <w:rPr>
                <w:rFonts w:cstheme="minorHAnsi"/>
                <w:sz w:val="20"/>
                <w:szCs w:val="20"/>
              </w:rPr>
              <w:t>31</w:t>
            </w:r>
          </w:p>
        </w:tc>
        <w:tc>
          <w:tcPr>
            <w:tcW w:w="6660" w:type="dxa"/>
          </w:tcPr>
          <w:p w14:paraId="06D3BCF3" w14:textId="55CA36EC" w:rsidR="002F79C9" w:rsidRPr="002F79C9" w:rsidRDefault="002F79C9" w:rsidP="002F79C9">
            <w:pPr>
              <w:rPr>
                <w:rFonts w:cstheme="minorHAnsi"/>
                <w:sz w:val="20"/>
                <w:szCs w:val="20"/>
              </w:rPr>
            </w:pPr>
            <w:proofErr w:type="spellStart"/>
            <w:r w:rsidRPr="002F79C9">
              <w:rPr>
                <w:rFonts w:cstheme="minorHAnsi"/>
                <w:sz w:val="20"/>
                <w:szCs w:val="20"/>
              </w:rPr>
              <w:t>oem_task.c</w:t>
            </w:r>
            <w:proofErr w:type="spellEnd"/>
            <w:r w:rsidRPr="002F79C9">
              <w:rPr>
                <w:rFonts w:cstheme="minorHAnsi"/>
                <w:sz w:val="20"/>
                <w:szCs w:val="20"/>
              </w:rPr>
              <w:t xml:space="preserve"> </w:t>
            </w:r>
            <w:proofErr w:type="spellStart"/>
            <w:r w:rsidRPr="002F79C9">
              <w:rPr>
                <w:rFonts w:cstheme="minorHAnsi"/>
                <w:sz w:val="20"/>
                <w:szCs w:val="20"/>
              </w:rPr>
              <w:t>Oem</w:t>
            </w:r>
            <w:proofErr w:type="spellEnd"/>
            <w:r w:rsidRPr="002F79C9">
              <w:rPr>
                <w:rFonts w:cstheme="minorHAnsi"/>
                <w:sz w:val="20"/>
                <w:szCs w:val="20"/>
              </w:rPr>
              <w:t>_ Vacutainer missing when expected.</w:t>
            </w:r>
          </w:p>
        </w:tc>
      </w:tr>
      <w:tr w:rsidR="002F79C9" w:rsidRPr="002F79C9" w14:paraId="33F3D9DB" w14:textId="77777777" w:rsidTr="00D04409">
        <w:tc>
          <w:tcPr>
            <w:tcW w:w="2425" w:type="dxa"/>
          </w:tcPr>
          <w:p w14:paraId="368B179C" w14:textId="1234286F" w:rsidR="002F79C9" w:rsidRPr="0069688F" w:rsidRDefault="002F79C9" w:rsidP="002F79C9">
            <w:pPr>
              <w:rPr>
                <w:rFonts w:cstheme="minorHAnsi"/>
                <w:sz w:val="20"/>
                <w:szCs w:val="20"/>
              </w:rPr>
            </w:pPr>
            <w:proofErr w:type="spellStart"/>
            <w:r w:rsidRPr="0069688F">
              <w:rPr>
                <w:rFonts w:cstheme="minorHAnsi"/>
                <w:sz w:val="20"/>
                <w:szCs w:val="20"/>
              </w:rPr>
              <w:t>Panel_Storage_Fail</w:t>
            </w:r>
            <w:proofErr w:type="spellEnd"/>
          </w:p>
        </w:tc>
        <w:tc>
          <w:tcPr>
            <w:tcW w:w="1080" w:type="dxa"/>
          </w:tcPr>
          <w:p w14:paraId="11157A04" w14:textId="736B78F6" w:rsidR="002F79C9" w:rsidRPr="002F79C9" w:rsidRDefault="002F79C9" w:rsidP="002F79C9">
            <w:pPr>
              <w:jc w:val="center"/>
              <w:rPr>
                <w:rFonts w:cstheme="minorHAnsi"/>
                <w:sz w:val="20"/>
                <w:szCs w:val="20"/>
              </w:rPr>
            </w:pPr>
            <w:r w:rsidRPr="002F79C9">
              <w:rPr>
                <w:rFonts w:cstheme="minorHAnsi"/>
                <w:sz w:val="20"/>
                <w:szCs w:val="20"/>
              </w:rPr>
              <w:t>32</w:t>
            </w:r>
          </w:p>
        </w:tc>
        <w:tc>
          <w:tcPr>
            <w:tcW w:w="6660" w:type="dxa"/>
          </w:tcPr>
          <w:p w14:paraId="7FF6A3B8" w14:textId="20DA8298" w:rsidR="002F79C9" w:rsidRPr="002F79C9" w:rsidRDefault="002F79C9" w:rsidP="00F83E86">
            <w:pPr>
              <w:pStyle w:val="TableParagraph"/>
              <w:spacing w:line="227" w:lineRule="exact"/>
              <w:ind w:left="209"/>
              <w:rPr>
                <w:rFonts w:asciiTheme="minorHAnsi" w:hAnsiTheme="minorHAnsi" w:cstheme="minorHAnsi"/>
                <w:sz w:val="20"/>
                <w:szCs w:val="20"/>
              </w:rPr>
            </w:pPr>
            <w:proofErr w:type="spellStart"/>
            <w:r w:rsidRPr="002F79C9">
              <w:rPr>
                <w:rFonts w:asciiTheme="minorHAnsi" w:hAnsiTheme="minorHAnsi" w:cstheme="minorHAnsi"/>
                <w:sz w:val="20"/>
                <w:szCs w:val="20"/>
              </w:rPr>
              <w:t>panels.c</w:t>
            </w:r>
            <w:proofErr w:type="spellEnd"/>
            <w:r w:rsidRPr="002F79C9">
              <w:rPr>
                <w:rFonts w:asciiTheme="minorHAnsi" w:hAnsiTheme="minorHAnsi" w:cstheme="minorHAnsi"/>
                <w:sz w:val="20"/>
                <w:szCs w:val="20"/>
              </w:rPr>
              <w:t xml:space="preserve"> Unable to obtain workspace for bit image</w:t>
            </w:r>
            <w:r w:rsidR="00F83E86">
              <w:rPr>
                <w:rFonts w:asciiTheme="minorHAnsi" w:hAnsiTheme="minorHAnsi" w:cstheme="minorHAnsi"/>
                <w:sz w:val="20"/>
                <w:szCs w:val="20"/>
              </w:rPr>
              <w:t xml:space="preserve"> </w:t>
            </w:r>
            <w:r w:rsidRPr="002F79C9">
              <w:rPr>
                <w:rFonts w:asciiTheme="minorHAnsi" w:hAnsiTheme="minorHAnsi" w:cstheme="minorHAnsi"/>
                <w:sz w:val="20"/>
                <w:szCs w:val="20"/>
              </w:rPr>
              <w:t>data.</w:t>
            </w:r>
          </w:p>
        </w:tc>
      </w:tr>
      <w:tr w:rsidR="00BC46CF" w:rsidRPr="002F79C9" w14:paraId="055139D6" w14:textId="77777777" w:rsidTr="00D04409">
        <w:tc>
          <w:tcPr>
            <w:tcW w:w="2425" w:type="dxa"/>
          </w:tcPr>
          <w:p w14:paraId="2CF984E5" w14:textId="083AD721" w:rsidR="00BC46CF" w:rsidRPr="0069688F" w:rsidRDefault="00BC46CF" w:rsidP="00BC46CF">
            <w:pPr>
              <w:rPr>
                <w:rFonts w:cstheme="minorHAnsi"/>
                <w:sz w:val="20"/>
                <w:szCs w:val="20"/>
              </w:rPr>
            </w:pPr>
            <w:proofErr w:type="spellStart"/>
            <w:r w:rsidRPr="0069688F">
              <w:rPr>
                <w:rFonts w:cstheme="minorHAnsi"/>
                <w:sz w:val="20"/>
              </w:rPr>
              <w:t>Pnl_Assert_Error</w:t>
            </w:r>
            <w:proofErr w:type="spellEnd"/>
          </w:p>
        </w:tc>
        <w:tc>
          <w:tcPr>
            <w:tcW w:w="1080" w:type="dxa"/>
          </w:tcPr>
          <w:p w14:paraId="7B6C12F7" w14:textId="5E219057" w:rsidR="00BC46CF" w:rsidRPr="00BC46CF" w:rsidRDefault="00BC46CF" w:rsidP="00BC46CF">
            <w:pPr>
              <w:jc w:val="center"/>
              <w:rPr>
                <w:rFonts w:cstheme="minorHAnsi"/>
                <w:sz w:val="20"/>
                <w:szCs w:val="20"/>
              </w:rPr>
            </w:pPr>
            <w:r w:rsidRPr="00BC46CF">
              <w:rPr>
                <w:rFonts w:cstheme="minorHAnsi"/>
                <w:sz w:val="20"/>
              </w:rPr>
              <w:t>33</w:t>
            </w:r>
          </w:p>
        </w:tc>
        <w:tc>
          <w:tcPr>
            <w:tcW w:w="6660" w:type="dxa"/>
          </w:tcPr>
          <w:p w14:paraId="7C207C65" w14:textId="6FA7171F" w:rsidR="00BC46CF" w:rsidRPr="00BC46CF" w:rsidRDefault="00BC46CF" w:rsidP="00BC46CF">
            <w:pPr>
              <w:pStyle w:val="TableParagraph"/>
              <w:spacing w:line="227" w:lineRule="exact"/>
              <w:rPr>
                <w:rFonts w:asciiTheme="minorHAnsi" w:hAnsiTheme="minorHAnsi" w:cstheme="minorHAnsi"/>
                <w:sz w:val="20"/>
                <w:szCs w:val="20"/>
              </w:rPr>
            </w:pPr>
            <w:proofErr w:type="spellStart"/>
            <w:r w:rsidRPr="00BC46CF">
              <w:rPr>
                <w:rFonts w:asciiTheme="minorHAnsi" w:hAnsiTheme="minorHAnsi" w:cstheme="minorHAnsi"/>
                <w:sz w:val="20"/>
              </w:rPr>
              <w:t>display.c</w:t>
            </w:r>
            <w:proofErr w:type="spellEnd"/>
            <w:r w:rsidRPr="00BC46CF">
              <w:rPr>
                <w:rFonts w:asciiTheme="minorHAnsi" w:hAnsiTheme="minorHAnsi" w:cstheme="minorHAnsi"/>
                <w:sz w:val="20"/>
              </w:rPr>
              <w:t xml:space="preserve"> </w:t>
            </w:r>
            <w:proofErr w:type="spellStart"/>
            <w:r w:rsidRPr="00BC46CF">
              <w:rPr>
                <w:rFonts w:asciiTheme="minorHAnsi" w:hAnsiTheme="minorHAnsi" w:cstheme="minorHAnsi"/>
                <w:sz w:val="20"/>
              </w:rPr>
              <w:t>panels.c</w:t>
            </w:r>
            <w:proofErr w:type="spellEnd"/>
            <w:r w:rsidRPr="00BC46CF">
              <w:rPr>
                <w:rFonts w:asciiTheme="minorHAnsi" w:hAnsiTheme="minorHAnsi" w:cstheme="minorHAnsi"/>
                <w:sz w:val="20"/>
              </w:rPr>
              <w:t xml:space="preserve"> </w:t>
            </w:r>
            <w:proofErr w:type="spellStart"/>
            <w:r w:rsidRPr="00BC46CF">
              <w:rPr>
                <w:rFonts w:asciiTheme="minorHAnsi" w:hAnsiTheme="minorHAnsi" w:cstheme="minorHAnsi"/>
                <w:sz w:val="20"/>
              </w:rPr>
              <w:t>Pnl</w:t>
            </w:r>
            <w:proofErr w:type="spellEnd"/>
            <w:r w:rsidRPr="00BC46CF">
              <w:rPr>
                <w:rFonts w:asciiTheme="minorHAnsi" w:hAnsiTheme="minorHAnsi" w:cstheme="minorHAnsi"/>
                <w:sz w:val="20"/>
              </w:rPr>
              <w:t>_ routine invoked against a non- panel object.</w:t>
            </w:r>
          </w:p>
        </w:tc>
      </w:tr>
      <w:tr w:rsidR="009152FC" w:rsidRPr="002F79C9" w14:paraId="6068940E" w14:textId="77777777" w:rsidTr="00D04409">
        <w:tc>
          <w:tcPr>
            <w:tcW w:w="2425" w:type="dxa"/>
          </w:tcPr>
          <w:p w14:paraId="3B5D2DCE" w14:textId="6B4B8A78" w:rsidR="009152FC" w:rsidRPr="0069688F" w:rsidRDefault="009152FC" w:rsidP="009152FC">
            <w:pPr>
              <w:rPr>
                <w:rFonts w:cstheme="minorHAnsi"/>
                <w:sz w:val="20"/>
                <w:szCs w:val="20"/>
              </w:rPr>
            </w:pPr>
            <w:proofErr w:type="spellStart"/>
            <w:r w:rsidRPr="0069688F">
              <w:rPr>
                <w:rFonts w:cstheme="minorHAnsi"/>
                <w:sz w:val="20"/>
              </w:rPr>
              <w:t>Ports_EmitterLevel</w:t>
            </w:r>
            <w:proofErr w:type="spellEnd"/>
          </w:p>
        </w:tc>
        <w:tc>
          <w:tcPr>
            <w:tcW w:w="1080" w:type="dxa"/>
          </w:tcPr>
          <w:p w14:paraId="00B31BB8" w14:textId="4C0C1B19" w:rsidR="009152FC" w:rsidRPr="009152FC" w:rsidRDefault="009152FC" w:rsidP="009152FC">
            <w:pPr>
              <w:jc w:val="center"/>
              <w:rPr>
                <w:rFonts w:cstheme="minorHAnsi"/>
                <w:sz w:val="20"/>
                <w:szCs w:val="20"/>
              </w:rPr>
            </w:pPr>
            <w:r w:rsidRPr="009152FC">
              <w:rPr>
                <w:rFonts w:cstheme="minorHAnsi"/>
                <w:sz w:val="20"/>
              </w:rPr>
              <w:t>34</w:t>
            </w:r>
          </w:p>
        </w:tc>
        <w:tc>
          <w:tcPr>
            <w:tcW w:w="6660" w:type="dxa"/>
          </w:tcPr>
          <w:p w14:paraId="723B1A30" w14:textId="07787184" w:rsidR="009152FC" w:rsidRPr="009152FC" w:rsidRDefault="009152FC" w:rsidP="009152FC">
            <w:pPr>
              <w:pStyle w:val="TableParagraph"/>
              <w:spacing w:line="227" w:lineRule="exact"/>
              <w:rPr>
                <w:rFonts w:asciiTheme="minorHAnsi" w:hAnsiTheme="minorHAnsi" w:cstheme="minorHAnsi"/>
                <w:sz w:val="20"/>
                <w:szCs w:val="20"/>
              </w:rPr>
            </w:pPr>
            <w:proofErr w:type="spellStart"/>
            <w:r w:rsidRPr="009152FC">
              <w:rPr>
                <w:rFonts w:asciiTheme="minorHAnsi" w:hAnsiTheme="minorHAnsi" w:cstheme="minorHAnsi"/>
                <w:sz w:val="20"/>
              </w:rPr>
              <w:t>ports.c</w:t>
            </w:r>
            <w:proofErr w:type="spellEnd"/>
            <w:r w:rsidRPr="009152FC">
              <w:rPr>
                <w:rFonts w:asciiTheme="minorHAnsi" w:hAnsiTheme="minorHAnsi" w:cstheme="minorHAnsi"/>
                <w:sz w:val="20"/>
              </w:rPr>
              <w:t xml:space="preserve"> Ports: Bad R selection for emitter level.</w:t>
            </w:r>
          </w:p>
        </w:tc>
      </w:tr>
      <w:tr w:rsidR="009152FC" w:rsidRPr="002F79C9" w14:paraId="2F255E00" w14:textId="77777777" w:rsidTr="00D04409">
        <w:tc>
          <w:tcPr>
            <w:tcW w:w="2425" w:type="dxa"/>
          </w:tcPr>
          <w:p w14:paraId="329E7658" w14:textId="32A789DB" w:rsidR="009152FC" w:rsidRPr="0069688F" w:rsidRDefault="009152FC" w:rsidP="009152FC">
            <w:pPr>
              <w:rPr>
                <w:rFonts w:cstheme="minorHAnsi"/>
                <w:sz w:val="20"/>
                <w:szCs w:val="20"/>
              </w:rPr>
            </w:pPr>
            <w:proofErr w:type="spellStart"/>
            <w:r w:rsidRPr="0069688F">
              <w:rPr>
                <w:rFonts w:cstheme="minorHAnsi"/>
                <w:sz w:val="20"/>
              </w:rPr>
              <w:t>PrintLineStorage</w:t>
            </w:r>
            <w:proofErr w:type="spellEnd"/>
          </w:p>
        </w:tc>
        <w:tc>
          <w:tcPr>
            <w:tcW w:w="1080" w:type="dxa"/>
          </w:tcPr>
          <w:p w14:paraId="042ECD5D" w14:textId="6060532D" w:rsidR="009152FC" w:rsidRPr="009152FC" w:rsidRDefault="009152FC" w:rsidP="009152FC">
            <w:pPr>
              <w:jc w:val="center"/>
              <w:rPr>
                <w:rFonts w:cstheme="minorHAnsi"/>
                <w:sz w:val="20"/>
                <w:szCs w:val="20"/>
              </w:rPr>
            </w:pPr>
            <w:r w:rsidRPr="009152FC">
              <w:rPr>
                <w:rFonts w:cstheme="minorHAnsi"/>
                <w:sz w:val="20"/>
              </w:rPr>
              <w:t>35</w:t>
            </w:r>
          </w:p>
        </w:tc>
        <w:tc>
          <w:tcPr>
            <w:tcW w:w="6660" w:type="dxa"/>
          </w:tcPr>
          <w:p w14:paraId="12890F87" w14:textId="6A63BD29" w:rsidR="009152FC" w:rsidRPr="009152FC" w:rsidRDefault="009152FC" w:rsidP="009152FC">
            <w:pPr>
              <w:pStyle w:val="TableParagraph"/>
              <w:spacing w:line="227" w:lineRule="exact"/>
              <w:rPr>
                <w:rFonts w:asciiTheme="minorHAnsi" w:hAnsiTheme="minorHAnsi" w:cstheme="minorHAnsi"/>
                <w:sz w:val="20"/>
                <w:szCs w:val="20"/>
              </w:rPr>
            </w:pPr>
            <w:proofErr w:type="spellStart"/>
            <w:r w:rsidRPr="009152FC">
              <w:rPr>
                <w:rFonts w:asciiTheme="minorHAnsi" w:hAnsiTheme="minorHAnsi" w:cstheme="minorHAnsi"/>
                <w:sz w:val="20"/>
              </w:rPr>
              <w:t>prt_task.c</w:t>
            </w:r>
            <w:proofErr w:type="spellEnd"/>
            <w:r w:rsidRPr="009152FC">
              <w:rPr>
                <w:rFonts w:asciiTheme="minorHAnsi" w:hAnsiTheme="minorHAnsi" w:cstheme="minorHAnsi"/>
                <w:sz w:val="20"/>
              </w:rPr>
              <w:t xml:space="preserve"> </w:t>
            </w:r>
            <w:proofErr w:type="spellStart"/>
            <w:r w:rsidRPr="009152FC">
              <w:rPr>
                <w:rFonts w:asciiTheme="minorHAnsi" w:hAnsiTheme="minorHAnsi" w:cstheme="minorHAnsi"/>
                <w:sz w:val="20"/>
              </w:rPr>
              <w:t>Print_Line</w:t>
            </w:r>
            <w:proofErr w:type="spellEnd"/>
            <w:r w:rsidRPr="009152FC">
              <w:rPr>
                <w:rFonts w:asciiTheme="minorHAnsi" w:hAnsiTheme="minorHAnsi" w:cstheme="minorHAnsi"/>
                <w:sz w:val="20"/>
              </w:rPr>
              <w:t>: Unable to obtain string storage.</w:t>
            </w:r>
          </w:p>
        </w:tc>
      </w:tr>
      <w:tr w:rsidR="009152FC" w:rsidRPr="002F79C9" w14:paraId="08B878EF" w14:textId="77777777" w:rsidTr="00D04409">
        <w:tc>
          <w:tcPr>
            <w:tcW w:w="2425" w:type="dxa"/>
          </w:tcPr>
          <w:p w14:paraId="5BADE4F0" w14:textId="0F5CC99B" w:rsidR="009152FC" w:rsidRPr="0069688F" w:rsidRDefault="009152FC" w:rsidP="009152FC">
            <w:pPr>
              <w:rPr>
                <w:rFonts w:cstheme="minorHAnsi"/>
                <w:sz w:val="20"/>
                <w:szCs w:val="20"/>
              </w:rPr>
            </w:pPr>
            <w:proofErr w:type="spellStart"/>
            <w:r w:rsidRPr="0069688F">
              <w:rPr>
                <w:rFonts w:cstheme="minorHAnsi"/>
                <w:sz w:val="20"/>
              </w:rPr>
              <w:t>Rcd_Storage</w:t>
            </w:r>
            <w:proofErr w:type="spellEnd"/>
          </w:p>
        </w:tc>
        <w:tc>
          <w:tcPr>
            <w:tcW w:w="1080" w:type="dxa"/>
          </w:tcPr>
          <w:p w14:paraId="3934A088" w14:textId="75AEEE83" w:rsidR="009152FC" w:rsidRPr="009152FC" w:rsidRDefault="009152FC" w:rsidP="009152FC">
            <w:pPr>
              <w:jc w:val="center"/>
              <w:rPr>
                <w:rFonts w:cstheme="minorHAnsi"/>
                <w:sz w:val="20"/>
                <w:szCs w:val="20"/>
              </w:rPr>
            </w:pPr>
            <w:r w:rsidRPr="009152FC">
              <w:rPr>
                <w:rFonts w:cstheme="minorHAnsi"/>
                <w:sz w:val="20"/>
              </w:rPr>
              <w:t>36</w:t>
            </w:r>
          </w:p>
        </w:tc>
        <w:tc>
          <w:tcPr>
            <w:tcW w:w="6660" w:type="dxa"/>
          </w:tcPr>
          <w:p w14:paraId="32FF56FA" w14:textId="53010210" w:rsidR="009152FC" w:rsidRPr="009152FC" w:rsidRDefault="009152FC" w:rsidP="009152FC">
            <w:pPr>
              <w:pStyle w:val="TableParagraph"/>
              <w:spacing w:line="227" w:lineRule="exact"/>
              <w:rPr>
                <w:rFonts w:asciiTheme="minorHAnsi" w:hAnsiTheme="minorHAnsi" w:cstheme="minorHAnsi"/>
                <w:sz w:val="20"/>
                <w:szCs w:val="20"/>
              </w:rPr>
            </w:pPr>
            <w:proofErr w:type="spellStart"/>
            <w:r w:rsidRPr="009152FC">
              <w:rPr>
                <w:rFonts w:asciiTheme="minorHAnsi" w:hAnsiTheme="minorHAnsi" w:cstheme="minorHAnsi"/>
                <w:sz w:val="20"/>
              </w:rPr>
              <w:t>rcd_task.c</w:t>
            </w:r>
            <w:proofErr w:type="spellEnd"/>
            <w:r w:rsidRPr="009152FC">
              <w:rPr>
                <w:rFonts w:asciiTheme="minorHAnsi" w:hAnsiTheme="minorHAnsi" w:cstheme="minorHAnsi"/>
                <w:sz w:val="20"/>
              </w:rPr>
              <w:t xml:space="preserve"> Unable to acquire storage for result records.</w:t>
            </w:r>
          </w:p>
        </w:tc>
      </w:tr>
      <w:tr w:rsidR="009152FC" w:rsidRPr="002F79C9" w14:paraId="51216E54" w14:textId="77777777" w:rsidTr="00D04409">
        <w:tc>
          <w:tcPr>
            <w:tcW w:w="2425" w:type="dxa"/>
          </w:tcPr>
          <w:p w14:paraId="7FD2CCA8" w14:textId="68B8FDFF" w:rsidR="009152FC" w:rsidRPr="0069688F" w:rsidRDefault="009152FC" w:rsidP="009152FC">
            <w:pPr>
              <w:rPr>
                <w:rFonts w:cstheme="minorHAnsi"/>
                <w:sz w:val="20"/>
                <w:szCs w:val="20"/>
              </w:rPr>
            </w:pPr>
            <w:proofErr w:type="spellStart"/>
            <w:r w:rsidRPr="0069688F">
              <w:rPr>
                <w:rFonts w:cstheme="minorHAnsi"/>
                <w:sz w:val="20"/>
              </w:rPr>
              <w:t>Sky_Assert_Error</w:t>
            </w:r>
            <w:proofErr w:type="spellEnd"/>
          </w:p>
        </w:tc>
        <w:tc>
          <w:tcPr>
            <w:tcW w:w="1080" w:type="dxa"/>
          </w:tcPr>
          <w:p w14:paraId="550258AB" w14:textId="1BF505D7" w:rsidR="009152FC" w:rsidRPr="009152FC" w:rsidRDefault="009152FC" w:rsidP="009152FC">
            <w:pPr>
              <w:jc w:val="center"/>
              <w:rPr>
                <w:rFonts w:cstheme="minorHAnsi"/>
                <w:sz w:val="20"/>
                <w:szCs w:val="20"/>
              </w:rPr>
            </w:pPr>
            <w:r w:rsidRPr="009152FC">
              <w:rPr>
                <w:rFonts w:cstheme="minorHAnsi"/>
                <w:sz w:val="20"/>
              </w:rPr>
              <w:t>37</w:t>
            </w:r>
          </w:p>
        </w:tc>
        <w:tc>
          <w:tcPr>
            <w:tcW w:w="6660" w:type="dxa"/>
          </w:tcPr>
          <w:p w14:paraId="561079E7" w14:textId="3719FCBD" w:rsidR="009152FC" w:rsidRPr="009152FC" w:rsidRDefault="009152FC" w:rsidP="00F83E86">
            <w:pPr>
              <w:pStyle w:val="TableParagraph"/>
              <w:spacing w:line="227" w:lineRule="exact"/>
              <w:ind w:left="207"/>
              <w:rPr>
                <w:rFonts w:asciiTheme="minorHAnsi" w:hAnsiTheme="minorHAnsi" w:cstheme="minorHAnsi"/>
                <w:sz w:val="20"/>
                <w:szCs w:val="20"/>
              </w:rPr>
            </w:pPr>
            <w:proofErr w:type="spellStart"/>
            <w:r w:rsidRPr="009152FC">
              <w:rPr>
                <w:rFonts w:asciiTheme="minorHAnsi" w:hAnsiTheme="minorHAnsi" w:cstheme="minorHAnsi"/>
                <w:sz w:val="20"/>
              </w:rPr>
              <w:t>panels.c</w:t>
            </w:r>
            <w:proofErr w:type="spellEnd"/>
            <w:r w:rsidRPr="009152FC">
              <w:rPr>
                <w:rFonts w:asciiTheme="minorHAnsi" w:hAnsiTheme="minorHAnsi" w:cstheme="minorHAnsi"/>
                <w:sz w:val="20"/>
              </w:rPr>
              <w:t xml:space="preserve"> Sky_ routine invoked against a non-Softkey</w:t>
            </w:r>
            <w:r w:rsidR="00F83E86">
              <w:rPr>
                <w:rFonts w:asciiTheme="minorHAnsi" w:hAnsiTheme="minorHAnsi" w:cstheme="minorHAnsi"/>
                <w:sz w:val="20"/>
              </w:rPr>
              <w:t xml:space="preserve"> </w:t>
            </w:r>
            <w:r w:rsidRPr="009152FC">
              <w:rPr>
                <w:rFonts w:asciiTheme="minorHAnsi" w:hAnsiTheme="minorHAnsi" w:cstheme="minorHAnsi"/>
                <w:sz w:val="20"/>
              </w:rPr>
              <w:t>object.</w:t>
            </w:r>
          </w:p>
        </w:tc>
      </w:tr>
      <w:tr w:rsidR="009152FC" w:rsidRPr="002F79C9" w14:paraId="6D8726B4" w14:textId="77777777" w:rsidTr="00D04409">
        <w:tc>
          <w:tcPr>
            <w:tcW w:w="2425" w:type="dxa"/>
          </w:tcPr>
          <w:p w14:paraId="03D1D1D5" w14:textId="3C9B1C71" w:rsidR="009152FC" w:rsidRPr="0069688F" w:rsidRDefault="009152FC" w:rsidP="009152FC">
            <w:pPr>
              <w:rPr>
                <w:rFonts w:cstheme="minorHAnsi"/>
                <w:sz w:val="20"/>
                <w:szCs w:val="20"/>
              </w:rPr>
            </w:pPr>
            <w:proofErr w:type="spellStart"/>
            <w:r w:rsidRPr="0069688F">
              <w:rPr>
                <w:rFonts w:cstheme="minorHAnsi"/>
                <w:sz w:val="20"/>
              </w:rPr>
              <w:t>Stg_ClearError</w:t>
            </w:r>
            <w:proofErr w:type="spellEnd"/>
          </w:p>
        </w:tc>
        <w:tc>
          <w:tcPr>
            <w:tcW w:w="1080" w:type="dxa"/>
          </w:tcPr>
          <w:p w14:paraId="236B99A5" w14:textId="259EE130" w:rsidR="009152FC" w:rsidRPr="009152FC" w:rsidRDefault="009152FC" w:rsidP="009152FC">
            <w:pPr>
              <w:jc w:val="center"/>
              <w:rPr>
                <w:rFonts w:cstheme="minorHAnsi"/>
                <w:sz w:val="20"/>
                <w:szCs w:val="20"/>
              </w:rPr>
            </w:pPr>
            <w:r w:rsidRPr="009152FC">
              <w:rPr>
                <w:rFonts w:cstheme="minorHAnsi"/>
                <w:sz w:val="20"/>
              </w:rPr>
              <w:t>38</w:t>
            </w:r>
          </w:p>
        </w:tc>
        <w:tc>
          <w:tcPr>
            <w:tcW w:w="6660" w:type="dxa"/>
          </w:tcPr>
          <w:p w14:paraId="71F20A6F" w14:textId="5B31A283" w:rsidR="009152FC" w:rsidRPr="009152FC" w:rsidRDefault="009152FC" w:rsidP="009152FC">
            <w:pPr>
              <w:pStyle w:val="TableParagraph"/>
              <w:spacing w:line="227" w:lineRule="exact"/>
              <w:rPr>
                <w:rFonts w:asciiTheme="minorHAnsi" w:hAnsiTheme="minorHAnsi" w:cstheme="minorHAnsi"/>
                <w:sz w:val="20"/>
                <w:szCs w:val="20"/>
              </w:rPr>
            </w:pPr>
            <w:proofErr w:type="spellStart"/>
            <w:r w:rsidRPr="009152FC">
              <w:rPr>
                <w:rFonts w:asciiTheme="minorHAnsi" w:hAnsiTheme="minorHAnsi" w:cstheme="minorHAnsi"/>
                <w:sz w:val="20"/>
              </w:rPr>
              <w:t>sysparms.c</w:t>
            </w:r>
            <w:proofErr w:type="spellEnd"/>
            <w:r w:rsidRPr="009152FC">
              <w:rPr>
                <w:rFonts w:asciiTheme="minorHAnsi" w:hAnsiTheme="minorHAnsi" w:cstheme="minorHAnsi"/>
                <w:sz w:val="20"/>
              </w:rPr>
              <w:t xml:space="preserve"> </w:t>
            </w:r>
            <w:proofErr w:type="spellStart"/>
            <w:r w:rsidRPr="009152FC">
              <w:rPr>
                <w:rFonts w:asciiTheme="minorHAnsi" w:hAnsiTheme="minorHAnsi" w:cstheme="minorHAnsi"/>
                <w:sz w:val="20"/>
              </w:rPr>
              <w:t>GetStorage</w:t>
            </w:r>
            <w:proofErr w:type="spellEnd"/>
            <w:r w:rsidRPr="009152FC">
              <w:rPr>
                <w:rFonts w:asciiTheme="minorHAnsi" w:hAnsiTheme="minorHAnsi" w:cstheme="minorHAnsi"/>
                <w:sz w:val="20"/>
              </w:rPr>
              <w:t xml:space="preserve"> </w:t>
            </w:r>
            <w:proofErr w:type="spellStart"/>
            <w:r w:rsidRPr="009152FC">
              <w:rPr>
                <w:rFonts w:asciiTheme="minorHAnsi" w:hAnsiTheme="minorHAnsi" w:cstheme="minorHAnsi"/>
                <w:sz w:val="20"/>
              </w:rPr>
              <w:t>stgclear</w:t>
            </w:r>
            <w:proofErr w:type="spellEnd"/>
            <w:r w:rsidRPr="009152FC">
              <w:rPr>
                <w:rFonts w:asciiTheme="minorHAnsi" w:hAnsiTheme="minorHAnsi" w:cstheme="minorHAnsi"/>
                <w:sz w:val="20"/>
              </w:rPr>
              <w:t xml:space="preserve"> operation corrupted memory.</w:t>
            </w:r>
          </w:p>
        </w:tc>
      </w:tr>
      <w:tr w:rsidR="009152FC" w:rsidRPr="002F79C9" w14:paraId="0E6B7885" w14:textId="77777777" w:rsidTr="00D04409">
        <w:tc>
          <w:tcPr>
            <w:tcW w:w="2425" w:type="dxa"/>
          </w:tcPr>
          <w:p w14:paraId="183C5705" w14:textId="1A345EA6" w:rsidR="009152FC" w:rsidRPr="0069688F" w:rsidRDefault="009152FC" w:rsidP="009152FC">
            <w:pPr>
              <w:rPr>
                <w:rFonts w:cstheme="minorHAnsi"/>
                <w:sz w:val="20"/>
                <w:szCs w:val="20"/>
              </w:rPr>
            </w:pPr>
            <w:proofErr w:type="spellStart"/>
            <w:r w:rsidRPr="0069688F">
              <w:rPr>
                <w:rFonts w:cstheme="minorHAnsi"/>
                <w:sz w:val="20"/>
              </w:rPr>
              <w:t>Stg_Corrupted</w:t>
            </w:r>
            <w:proofErr w:type="spellEnd"/>
          </w:p>
        </w:tc>
        <w:tc>
          <w:tcPr>
            <w:tcW w:w="1080" w:type="dxa"/>
          </w:tcPr>
          <w:p w14:paraId="5DE316AF" w14:textId="661FBEB9" w:rsidR="009152FC" w:rsidRPr="009152FC" w:rsidRDefault="009152FC" w:rsidP="009152FC">
            <w:pPr>
              <w:jc w:val="center"/>
              <w:rPr>
                <w:rFonts w:cstheme="minorHAnsi"/>
                <w:sz w:val="20"/>
                <w:szCs w:val="20"/>
              </w:rPr>
            </w:pPr>
            <w:r w:rsidRPr="009152FC">
              <w:rPr>
                <w:rFonts w:cstheme="minorHAnsi"/>
                <w:sz w:val="20"/>
              </w:rPr>
              <w:t>39</w:t>
            </w:r>
          </w:p>
        </w:tc>
        <w:tc>
          <w:tcPr>
            <w:tcW w:w="6660" w:type="dxa"/>
          </w:tcPr>
          <w:p w14:paraId="6BEA166E" w14:textId="6AE4B6CA" w:rsidR="009152FC" w:rsidRPr="009152FC" w:rsidRDefault="009152FC" w:rsidP="009152FC">
            <w:pPr>
              <w:pStyle w:val="TableParagraph"/>
              <w:spacing w:line="227" w:lineRule="exact"/>
              <w:rPr>
                <w:rFonts w:asciiTheme="minorHAnsi" w:hAnsiTheme="minorHAnsi" w:cstheme="minorHAnsi"/>
                <w:sz w:val="20"/>
                <w:szCs w:val="20"/>
              </w:rPr>
            </w:pPr>
            <w:proofErr w:type="spellStart"/>
            <w:r w:rsidRPr="009152FC">
              <w:rPr>
                <w:rFonts w:asciiTheme="minorHAnsi" w:hAnsiTheme="minorHAnsi" w:cstheme="minorHAnsi"/>
                <w:sz w:val="20"/>
              </w:rPr>
              <w:t>sysparms.c</w:t>
            </w:r>
            <w:proofErr w:type="spellEnd"/>
            <w:r w:rsidRPr="009152FC">
              <w:rPr>
                <w:rFonts w:asciiTheme="minorHAnsi" w:hAnsiTheme="minorHAnsi" w:cstheme="minorHAnsi"/>
                <w:sz w:val="20"/>
              </w:rPr>
              <w:t xml:space="preserve"> </w:t>
            </w:r>
            <w:proofErr w:type="spellStart"/>
            <w:r w:rsidRPr="009152FC">
              <w:rPr>
                <w:rFonts w:asciiTheme="minorHAnsi" w:hAnsiTheme="minorHAnsi" w:cstheme="minorHAnsi"/>
                <w:sz w:val="20"/>
              </w:rPr>
              <w:t>FreeStorage</w:t>
            </w:r>
            <w:proofErr w:type="spellEnd"/>
            <w:r w:rsidRPr="009152FC">
              <w:rPr>
                <w:rFonts w:asciiTheme="minorHAnsi" w:hAnsiTheme="minorHAnsi" w:cstheme="minorHAnsi"/>
                <w:sz w:val="20"/>
              </w:rPr>
              <w:t xml:space="preserve"> returned area corrupted.</w:t>
            </w:r>
          </w:p>
        </w:tc>
      </w:tr>
      <w:tr w:rsidR="00C967C9" w:rsidRPr="002F79C9" w14:paraId="383C76A9" w14:textId="77777777" w:rsidTr="00D04409">
        <w:tc>
          <w:tcPr>
            <w:tcW w:w="2425" w:type="dxa"/>
          </w:tcPr>
          <w:p w14:paraId="5DF0C98A" w14:textId="683F4295" w:rsidR="00C967C9" w:rsidRPr="0069688F" w:rsidRDefault="00C967C9" w:rsidP="00C967C9">
            <w:pPr>
              <w:rPr>
                <w:sz w:val="24"/>
              </w:rPr>
            </w:pPr>
            <w:proofErr w:type="spellStart"/>
            <w:r w:rsidRPr="0069688F">
              <w:rPr>
                <w:sz w:val="20"/>
              </w:rPr>
              <w:t>Stg_FreeError</w:t>
            </w:r>
            <w:proofErr w:type="spellEnd"/>
          </w:p>
        </w:tc>
        <w:tc>
          <w:tcPr>
            <w:tcW w:w="1080" w:type="dxa"/>
          </w:tcPr>
          <w:p w14:paraId="797095BC" w14:textId="5DEA390D" w:rsidR="00C967C9" w:rsidRPr="0069688F" w:rsidRDefault="00C967C9" w:rsidP="00C967C9">
            <w:pPr>
              <w:jc w:val="center"/>
              <w:rPr>
                <w:sz w:val="24"/>
              </w:rPr>
            </w:pPr>
            <w:r w:rsidRPr="0069688F">
              <w:rPr>
                <w:sz w:val="20"/>
              </w:rPr>
              <w:t>40</w:t>
            </w:r>
          </w:p>
        </w:tc>
        <w:tc>
          <w:tcPr>
            <w:tcW w:w="6660" w:type="dxa"/>
          </w:tcPr>
          <w:p w14:paraId="6F2D4EFF" w14:textId="7D9B8947" w:rsidR="00C967C9" w:rsidRPr="009869BB" w:rsidRDefault="00C967C9" w:rsidP="00C967C9">
            <w:pPr>
              <w:pStyle w:val="TableParagraph"/>
              <w:spacing w:line="227" w:lineRule="exact"/>
              <w:rPr>
                <w:b/>
                <w:sz w:val="24"/>
              </w:rPr>
            </w:pPr>
            <w:proofErr w:type="spellStart"/>
            <w:r>
              <w:rPr>
                <w:sz w:val="20"/>
              </w:rPr>
              <w:t>sysparms.c</w:t>
            </w:r>
            <w:proofErr w:type="spellEnd"/>
            <w:r>
              <w:rPr>
                <w:sz w:val="20"/>
              </w:rPr>
              <w:t xml:space="preserve"> Attempted to free non-existent storage.</w:t>
            </w:r>
          </w:p>
        </w:tc>
      </w:tr>
      <w:tr w:rsidR="00C967C9" w:rsidRPr="002F79C9" w14:paraId="265CD0F3" w14:textId="77777777" w:rsidTr="00D04409">
        <w:tc>
          <w:tcPr>
            <w:tcW w:w="2425" w:type="dxa"/>
          </w:tcPr>
          <w:p w14:paraId="6E212D35" w14:textId="52EE55AA" w:rsidR="00C967C9" w:rsidRPr="0069688F" w:rsidRDefault="00C967C9" w:rsidP="00C967C9">
            <w:pPr>
              <w:rPr>
                <w:sz w:val="24"/>
              </w:rPr>
            </w:pPr>
            <w:proofErr w:type="spellStart"/>
            <w:r w:rsidRPr="0069688F">
              <w:rPr>
                <w:sz w:val="20"/>
              </w:rPr>
              <w:t>Stg_FreeErrorZero</w:t>
            </w:r>
            <w:proofErr w:type="spellEnd"/>
          </w:p>
        </w:tc>
        <w:tc>
          <w:tcPr>
            <w:tcW w:w="1080" w:type="dxa"/>
          </w:tcPr>
          <w:p w14:paraId="09D02F69" w14:textId="1C5931C1" w:rsidR="00C967C9" w:rsidRPr="0069688F" w:rsidRDefault="00C967C9" w:rsidP="00C967C9">
            <w:pPr>
              <w:jc w:val="center"/>
              <w:rPr>
                <w:sz w:val="24"/>
              </w:rPr>
            </w:pPr>
            <w:r w:rsidRPr="0069688F">
              <w:rPr>
                <w:sz w:val="20"/>
              </w:rPr>
              <w:t>41</w:t>
            </w:r>
          </w:p>
        </w:tc>
        <w:tc>
          <w:tcPr>
            <w:tcW w:w="6660" w:type="dxa"/>
          </w:tcPr>
          <w:p w14:paraId="12B78B04" w14:textId="3F180C05" w:rsidR="00C967C9" w:rsidRPr="009869BB" w:rsidRDefault="00C967C9" w:rsidP="00F83E86">
            <w:pPr>
              <w:pStyle w:val="TableParagraph"/>
              <w:spacing w:line="227" w:lineRule="exact"/>
              <w:ind w:left="208"/>
              <w:rPr>
                <w:b/>
                <w:sz w:val="24"/>
              </w:rPr>
            </w:pPr>
            <w:proofErr w:type="spellStart"/>
            <w:r>
              <w:rPr>
                <w:sz w:val="20"/>
              </w:rPr>
              <w:t>sysparms.c</w:t>
            </w:r>
            <w:proofErr w:type="spellEnd"/>
            <w:r>
              <w:rPr>
                <w:sz w:val="20"/>
              </w:rPr>
              <w:t xml:space="preserve"> Attempted to free storage with no areas</w:t>
            </w:r>
            <w:r w:rsidR="00F83E86">
              <w:rPr>
                <w:sz w:val="20"/>
              </w:rPr>
              <w:t xml:space="preserve"> </w:t>
            </w:r>
            <w:r>
              <w:rPr>
                <w:sz w:val="20"/>
              </w:rPr>
              <w:t>allocated.</w:t>
            </w:r>
          </w:p>
        </w:tc>
      </w:tr>
      <w:tr w:rsidR="00C967C9" w:rsidRPr="002F79C9" w14:paraId="5C959BC7" w14:textId="77777777" w:rsidTr="00D04409">
        <w:tc>
          <w:tcPr>
            <w:tcW w:w="2425" w:type="dxa"/>
          </w:tcPr>
          <w:p w14:paraId="48FBEBBA" w14:textId="1DC9E2E3" w:rsidR="00C967C9" w:rsidRPr="0069688F" w:rsidRDefault="00C967C9" w:rsidP="00C967C9">
            <w:pPr>
              <w:rPr>
                <w:sz w:val="24"/>
              </w:rPr>
            </w:pPr>
            <w:proofErr w:type="spellStart"/>
            <w:r w:rsidRPr="0069688F">
              <w:rPr>
                <w:sz w:val="20"/>
              </w:rPr>
              <w:t>Stg_HeapCorrupt</w:t>
            </w:r>
            <w:proofErr w:type="spellEnd"/>
          </w:p>
        </w:tc>
        <w:tc>
          <w:tcPr>
            <w:tcW w:w="1080" w:type="dxa"/>
          </w:tcPr>
          <w:p w14:paraId="038F0B13" w14:textId="6511D696" w:rsidR="00C967C9" w:rsidRPr="0069688F" w:rsidRDefault="00C967C9" w:rsidP="00C967C9">
            <w:pPr>
              <w:jc w:val="center"/>
              <w:rPr>
                <w:sz w:val="24"/>
              </w:rPr>
            </w:pPr>
            <w:r w:rsidRPr="0069688F">
              <w:rPr>
                <w:sz w:val="20"/>
              </w:rPr>
              <w:t>42</w:t>
            </w:r>
          </w:p>
        </w:tc>
        <w:tc>
          <w:tcPr>
            <w:tcW w:w="6660" w:type="dxa"/>
          </w:tcPr>
          <w:p w14:paraId="21A89CD7" w14:textId="78621434" w:rsidR="00C967C9" w:rsidRPr="009869BB" w:rsidRDefault="00C967C9" w:rsidP="00C967C9">
            <w:pPr>
              <w:pStyle w:val="TableParagraph"/>
              <w:spacing w:line="227" w:lineRule="exact"/>
              <w:rPr>
                <w:b/>
                <w:sz w:val="24"/>
              </w:rPr>
            </w:pPr>
            <w:proofErr w:type="spellStart"/>
            <w:r>
              <w:rPr>
                <w:sz w:val="20"/>
              </w:rPr>
              <w:t>sysparms.c</w:t>
            </w:r>
            <w:proofErr w:type="spellEnd"/>
            <w:r>
              <w:rPr>
                <w:sz w:val="20"/>
              </w:rPr>
              <w:t xml:space="preserve"> Heap is corrupt.</w:t>
            </w:r>
          </w:p>
        </w:tc>
      </w:tr>
      <w:tr w:rsidR="00C967C9" w:rsidRPr="002F79C9" w14:paraId="358B42B1" w14:textId="77777777" w:rsidTr="00D04409">
        <w:tc>
          <w:tcPr>
            <w:tcW w:w="2425" w:type="dxa"/>
          </w:tcPr>
          <w:p w14:paraId="0EC3FEE1" w14:textId="65ADF551" w:rsidR="00C967C9" w:rsidRPr="0069688F" w:rsidRDefault="00C967C9" w:rsidP="00C967C9">
            <w:pPr>
              <w:rPr>
                <w:sz w:val="24"/>
              </w:rPr>
            </w:pPr>
            <w:proofErr w:type="spellStart"/>
            <w:r w:rsidRPr="0069688F">
              <w:rPr>
                <w:sz w:val="20"/>
              </w:rPr>
              <w:t>Stg_Storage</w:t>
            </w:r>
            <w:proofErr w:type="spellEnd"/>
          </w:p>
        </w:tc>
        <w:tc>
          <w:tcPr>
            <w:tcW w:w="1080" w:type="dxa"/>
          </w:tcPr>
          <w:p w14:paraId="1015C29A" w14:textId="5DA909F4" w:rsidR="00C967C9" w:rsidRPr="0069688F" w:rsidRDefault="00C967C9" w:rsidP="00C967C9">
            <w:pPr>
              <w:jc w:val="center"/>
              <w:rPr>
                <w:sz w:val="24"/>
              </w:rPr>
            </w:pPr>
            <w:r w:rsidRPr="0069688F">
              <w:rPr>
                <w:sz w:val="20"/>
              </w:rPr>
              <w:t>43</w:t>
            </w:r>
          </w:p>
        </w:tc>
        <w:tc>
          <w:tcPr>
            <w:tcW w:w="6660" w:type="dxa"/>
          </w:tcPr>
          <w:p w14:paraId="2DD73EA6" w14:textId="38EFB433" w:rsidR="00C967C9" w:rsidRPr="009869BB" w:rsidRDefault="00C967C9" w:rsidP="00C967C9">
            <w:pPr>
              <w:pStyle w:val="TableParagraph"/>
              <w:spacing w:line="227" w:lineRule="exact"/>
              <w:rPr>
                <w:b/>
                <w:sz w:val="24"/>
              </w:rPr>
            </w:pPr>
            <w:proofErr w:type="spellStart"/>
            <w:r>
              <w:rPr>
                <w:sz w:val="20"/>
              </w:rPr>
              <w:t>sysparms.c</w:t>
            </w:r>
            <w:proofErr w:type="spellEnd"/>
            <w:r>
              <w:rPr>
                <w:sz w:val="20"/>
              </w:rPr>
              <w:t xml:space="preserve"> Storage tracking table full.</w:t>
            </w:r>
          </w:p>
        </w:tc>
      </w:tr>
      <w:tr w:rsidR="00C967C9" w:rsidRPr="002F79C9" w14:paraId="2EBCD2D4" w14:textId="77777777" w:rsidTr="00D04409">
        <w:tc>
          <w:tcPr>
            <w:tcW w:w="2425" w:type="dxa"/>
          </w:tcPr>
          <w:p w14:paraId="4E4F2A73" w14:textId="5EE0EB35" w:rsidR="00C967C9" w:rsidRPr="0069688F" w:rsidRDefault="00C967C9" w:rsidP="00C967C9">
            <w:pPr>
              <w:rPr>
                <w:sz w:val="24"/>
              </w:rPr>
            </w:pPr>
            <w:proofErr w:type="spellStart"/>
            <w:r w:rsidRPr="0069688F">
              <w:rPr>
                <w:sz w:val="20"/>
              </w:rPr>
              <w:t>TooManyResults</w:t>
            </w:r>
            <w:proofErr w:type="spellEnd"/>
          </w:p>
        </w:tc>
        <w:tc>
          <w:tcPr>
            <w:tcW w:w="1080" w:type="dxa"/>
          </w:tcPr>
          <w:p w14:paraId="4E1C6614" w14:textId="75AC328F" w:rsidR="00C967C9" w:rsidRPr="0069688F" w:rsidRDefault="00C967C9" w:rsidP="00C967C9">
            <w:pPr>
              <w:jc w:val="center"/>
              <w:rPr>
                <w:sz w:val="24"/>
              </w:rPr>
            </w:pPr>
            <w:r w:rsidRPr="0069688F">
              <w:rPr>
                <w:sz w:val="20"/>
              </w:rPr>
              <w:t>44</w:t>
            </w:r>
          </w:p>
        </w:tc>
        <w:tc>
          <w:tcPr>
            <w:tcW w:w="6660" w:type="dxa"/>
          </w:tcPr>
          <w:p w14:paraId="3284E11D" w14:textId="6A1C7DC6" w:rsidR="00C967C9" w:rsidRPr="009869BB" w:rsidRDefault="00C967C9" w:rsidP="00C967C9">
            <w:pPr>
              <w:pStyle w:val="TableParagraph"/>
              <w:spacing w:line="227" w:lineRule="exact"/>
              <w:rPr>
                <w:b/>
                <w:sz w:val="24"/>
              </w:rPr>
            </w:pPr>
            <w:proofErr w:type="spellStart"/>
            <w:r>
              <w:rPr>
                <w:sz w:val="20"/>
              </w:rPr>
              <w:t>user.c</w:t>
            </w:r>
            <w:proofErr w:type="spellEnd"/>
            <w:r>
              <w:rPr>
                <w:sz w:val="20"/>
              </w:rPr>
              <w:t xml:space="preserve"> Electronic QC analysis returned more than one result.</w:t>
            </w:r>
          </w:p>
        </w:tc>
      </w:tr>
      <w:tr w:rsidR="00C967C9" w:rsidRPr="002F79C9" w14:paraId="5E4BFC2A" w14:textId="77777777" w:rsidTr="00D04409">
        <w:tc>
          <w:tcPr>
            <w:tcW w:w="2425" w:type="dxa"/>
          </w:tcPr>
          <w:p w14:paraId="0DDC539F" w14:textId="62120F70" w:rsidR="00C967C9" w:rsidRPr="0069688F" w:rsidRDefault="00C967C9" w:rsidP="00C967C9">
            <w:pPr>
              <w:rPr>
                <w:sz w:val="24"/>
              </w:rPr>
            </w:pPr>
            <w:proofErr w:type="spellStart"/>
            <w:r w:rsidRPr="0069688F">
              <w:rPr>
                <w:sz w:val="20"/>
              </w:rPr>
              <w:t>Txt_Resource</w:t>
            </w:r>
            <w:proofErr w:type="spellEnd"/>
          </w:p>
        </w:tc>
        <w:tc>
          <w:tcPr>
            <w:tcW w:w="1080" w:type="dxa"/>
          </w:tcPr>
          <w:p w14:paraId="5880BA4D" w14:textId="69E714DA" w:rsidR="00C967C9" w:rsidRPr="0069688F" w:rsidRDefault="00C967C9" w:rsidP="00C967C9">
            <w:pPr>
              <w:jc w:val="center"/>
              <w:rPr>
                <w:sz w:val="24"/>
              </w:rPr>
            </w:pPr>
            <w:r w:rsidRPr="0069688F">
              <w:rPr>
                <w:sz w:val="20"/>
              </w:rPr>
              <w:t>45</w:t>
            </w:r>
          </w:p>
        </w:tc>
        <w:tc>
          <w:tcPr>
            <w:tcW w:w="6660" w:type="dxa"/>
          </w:tcPr>
          <w:p w14:paraId="5D77F702" w14:textId="1D5FF6DA" w:rsidR="00C967C9" w:rsidRPr="009869BB" w:rsidRDefault="00C967C9" w:rsidP="00F83E86">
            <w:pPr>
              <w:pStyle w:val="TableParagraph"/>
              <w:spacing w:line="226" w:lineRule="exact"/>
              <w:ind w:left="208"/>
              <w:rPr>
                <w:b/>
                <w:sz w:val="24"/>
              </w:rPr>
            </w:pPr>
            <w:proofErr w:type="spellStart"/>
            <w:r>
              <w:rPr>
                <w:sz w:val="20"/>
              </w:rPr>
              <w:t>panels.c</w:t>
            </w:r>
            <w:proofErr w:type="spellEnd"/>
            <w:r>
              <w:rPr>
                <w:sz w:val="20"/>
              </w:rPr>
              <w:t xml:space="preserve"> Txt_ Unable to acquire memory for a</w:t>
            </w:r>
            <w:r w:rsidR="00F83E86">
              <w:rPr>
                <w:sz w:val="20"/>
              </w:rPr>
              <w:t xml:space="preserve"> </w:t>
            </w:r>
            <w:proofErr w:type="spellStart"/>
            <w:r>
              <w:rPr>
                <w:sz w:val="20"/>
              </w:rPr>
              <w:t>textType</w:t>
            </w:r>
            <w:proofErr w:type="spellEnd"/>
            <w:r>
              <w:rPr>
                <w:sz w:val="20"/>
              </w:rPr>
              <w:t>.</w:t>
            </w:r>
          </w:p>
        </w:tc>
      </w:tr>
      <w:tr w:rsidR="00C967C9" w:rsidRPr="002F79C9" w14:paraId="67B37525" w14:textId="77777777" w:rsidTr="00D04409">
        <w:tc>
          <w:tcPr>
            <w:tcW w:w="2425" w:type="dxa"/>
          </w:tcPr>
          <w:p w14:paraId="2415BB70" w14:textId="65184D69" w:rsidR="00C967C9" w:rsidRPr="0069688F" w:rsidRDefault="00C967C9" w:rsidP="00C967C9">
            <w:pPr>
              <w:rPr>
                <w:sz w:val="24"/>
              </w:rPr>
            </w:pPr>
            <w:proofErr w:type="spellStart"/>
            <w:r w:rsidRPr="0069688F">
              <w:rPr>
                <w:sz w:val="20"/>
              </w:rPr>
              <w:t>XmsInError</w:t>
            </w:r>
            <w:proofErr w:type="spellEnd"/>
          </w:p>
        </w:tc>
        <w:tc>
          <w:tcPr>
            <w:tcW w:w="1080" w:type="dxa"/>
          </w:tcPr>
          <w:p w14:paraId="70C48BE7" w14:textId="705EA097" w:rsidR="00C967C9" w:rsidRPr="0069688F" w:rsidRDefault="00C967C9" w:rsidP="00C967C9">
            <w:pPr>
              <w:jc w:val="center"/>
              <w:rPr>
                <w:sz w:val="24"/>
              </w:rPr>
            </w:pPr>
            <w:r w:rsidRPr="0069688F">
              <w:rPr>
                <w:sz w:val="20"/>
              </w:rPr>
              <w:t>46</w:t>
            </w:r>
          </w:p>
        </w:tc>
        <w:tc>
          <w:tcPr>
            <w:tcW w:w="6660" w:type="dxa"/>
          </w:tcPr>
          <w:p w14:paraId="3F38236A" w14:textId="03936EA7" w:rsidR="00C967C9" w:rsidRPr="009869BB" w:rsidRDefault="00C967C9" w:rsidP="00F83E86">
            <w:pPr>
              <w:pStyle w:val="TableParagraph"/>
              <w:spacing w:line="227" w:lineRule="exact"/>
              <w:ind w:left="208"/>
              <w:rPr>
                <w:b/>
                <w:sz w:val="24"/>
              </w:rPr>
            </w:pPr>
            <w:proofErr w:type="spellStart"/>
            <w:r>
              <w:rPr>
                <w:sz w:val="20"/>
              </w:rPr>
              <w:t>panels.c</w:t>
            </w:r>
            <w:proofErr w:type="spellEnd"/>
            <w:r>
              <w:rPr>
                <w:sz w:val="20"/>
              </w:rPr>
              <w:t xml:space="preserve"> Unable to move extended memory buffer to</w:t>
            </w:r>
            <w:r w:rsidR="00F83E86">
              <w:rPr>
                <w:sz w:val="20"/>
              </w:rPr>
              <w:t xml:space="preserve"> </w:t>
            </w:r>
            <w:r>
              <w:rPr>
                <w:sz w:val="20"/>
              </w:rPr>
              <w:t>real memory buffer.</w:t>
            </w:r>
          </w:p>
        </w:tc>
      </w:tr>
      <w:tr w:rsidR="00F83E86" w:rsidRPr="002F79C9" w14:paraId="0434978F" w14:textId="77777777" w:rsidTr="00D04409">
        <w:tc>
          <w:tcPr>
            <w:tcW w:w="2425" w:type="dxa"/>
          </w:tcPr>
          <w:p w14:paraId="2A88EB76" w14:textId="73C44EDB" w:rsidR="00F83E86" w:rsidRPr="00A4077D" w:rsidRDefault="00F83E86" w:rsidP="00F83E86">
            <w:pPr>
              <w:rPr>
                <w:b/>
                <w:bCs/>
                <w:sz w:val="20"/>
              </w:rPr>
            </w:pPr>
            <w:r w:rsidRPr="00A4077D">
              <w:rPr>
                <w:b/>
                <w:bCs/>
                <w:sz w:val="24"/>
              </w:rPr>
              <w:lastRenderedPageBreak/>
              <w:t>String Value</w:t>
            </w:r>
          </w:p>
        </w:tc>
        <w:tc>
          <w:tcPr>
            <w:tcW w:w="1080" w:type="dxa"/>
          </w:tcPr>
          <w:p w14:paraId="61BDD57F" w14:textId="4D121195" w:rsidR="00F83E86" w:rsidRDefault="00F83E86" w:rsidP="00F83E86">
            <w:pPr>
              <w:jc w:val="center"/>
              <w:rPr>
                <w:sz w:val="20"/>
              </w:rPr>
            </w:pPr>
            <w:r>
              <w:rPr>
                <w:b/>
                <w:sz w:val="24"/>
              </w:rPr>
              <w:t>Alarm</w:t>
            </w:r>
            <w:r w:rsidRPr="009869BB">
              <w:rPr>
                <w:b/>
                <w:sz w:val="24"/>
              </w:rPr>
              <w:t xml:space="preserve"> Number</w:t>
            </w:r>
          </w:p>
        </w:tc>
        <w:tc>
          <w:tcPr>
            <w:tcW w:w="6660" w:type="dxa"/>
          </w:tcPr>
          <w:p w14:paraId="4AB45BDA" w14:textId="49395BDE" w:rsidR="00F83E86" w:rsidRDefault="00F83E86" w:rsidP="00F83E86">
            <w:pPr>
              <w:pStyle w:val="TableParagraph"/>
              <w:spacing w:line="227" w:lineRule="exact"/>
              <w:rPr>
                <w:sz w:val="20"/>
              </w:rPr>
            </w:pPr>
            <w:r w:rsidRPr="009869BB">
              <w:rPr>
                <w:b/>
                <w:sz w:val="24"/>
              </w:rPr>
              <w:t>Description</w:t>
            </w:r>
          </w:p>
        </w:tc>
      </w:tr>
      <w:tr w:rsidR="00C967C9" w:rsidRPr="002F79C9" w14:paraId="0BF27A38" w14:textId="77777777" w:rsidTr="00D04409">
        <w:tc>
          <w:tcPr>
            <w:tcW w:w="2425" w:type="dxa"/>
          </w:tcPr>
          <w:p w14:paraId="6AA1EBE6" w14:textId="187F661F" w:rsidR="00C967C9" w:rsidRPr="0069688F" w:rsidRDefault="00C967C9" w:rsidP="00C967C9">
            <w:pPr>
              <w:rPr>
                <w:sz w:val="24"/>
              </w:rPr>
            </w:pPr>
            <w:proofErr w:type="spellStart"/>
            <w:r w:rsidRPr="0069688F">
              <w:rPr>
                <w:sz w:val="20"/>
              </w:rPr>
              <w:t>XmsOutError</w:t>
            </w:r>
            <w:proofErr w:type="spellEnd"/>
          </w:p>
        </w:tc>
        <w:tc>
          <w:tcPr>
            <w:tcW w:w="1080" w:type="dxa"/>
          </w:tcPr>
          <w:p w14:paraId="60E3C021" w14:textId="6A7D6BE8" w:rsidR="00C967C9" w:rsidRPr="0069688F" w:rsidRDefault="00C967C9" w:rsidP="00C967C9">
            <w:pPr>
              <w:jc w:val="center"/>
              <w:rPr>
                <w:sz w:val="24"/>
              </w:rPr>
            </w:pPr>
            <w:r w:rsidRPr="0069688F">
              <w:rPr>
                <w:sz w:val="20"/>
              </w:rPr>
              <w:t>47</w:t>
            </w:r>
          </w:p>
        </w:tc>
        <w:tc>
          <w:tcPr>
            <w:tcW w:w="6660" w:type="dxa"/>
          </w:tcPr>
          <w:p w14:paraId="1C4E8935" w14:textId="68A18968" w:rsidR="00C967C9" w:rsidRPr="0069688F" w:rsidRDefault="00C967C9" w:rsidP="00C967C9">
            <w:pPr>
              <w:pStyle w:val="TableParagraph"/>
              <w:spacing w:line="227" w:lineRule="exact"/>
              <w:rPr>
                <w:sz w:val="24"/>
              </w:rPr>
            </w:pPr>
            <w:proofErr w:type="spellStart"/>
            <w:r w:rsidRPr="0069688F">
              <w:rPr>
                <w:sz w:val="20"/>
              </w:rPr>
              <w:t>panels.c</w:t>
            </w:r>
            <w:proofErr w:type="spellEnd"/>
            <w:r w:rsidRPr="0069688F">
              <w:rPr>
                <w:sz w:val="20"/>
              </w:rPr>
              <w:t xml:space="preserve"> Unable to move real memory buffer to extended memory buffer.</w:t>
            </w:r>
          </w:p>
        </w:tc>
      </w:tr>
      <w:tr w:rsidR="00C967C9" w:rsidRPr="002F79C9" w14:paraId="38E2D27E" w14:textId="77777777" w:rsidTr="00D04409">
        <w:tc>
          <w:tcPr>
            <w:tcW w:w="2425" w:type="dxa"/>
          </w:tcPr>
          <w:p w14:paraId="70476027" w14:textId="18214ABA" w:rsidR="00C967C9" w:rsidRPr="0069688F" w:rsidRDefault="00C967C9" w:rsidP="00C967C9">
            <w:pPr>
              <w:rPr>
                <w:sz w:val="24"/>
              </w:rPr>
            </w:pPr>
            <w:proofErr w:type="spellStart"/>
            <w:r w:rsidRPr="0069688F">
              <w:rPr>
                <w:sz w:val="20"/>
              </w:rPr>
              <w:t>FlashWriteError</w:t>
            </w:r>
            <w:proofErr w:type="spellEnd"/>
          </w:p>
        </w:tc>
        <w:tc>
          <w:tcPr>
            <w:tcW w:w="1080" w:type="dxa"/>
          </w:tcPr>
          <w:p w14:paraId="7D409FA4" w14:textId="503C8348" w:rsidR="00C967C9" w:rsidRPr="0069688F" w:rsidRDefault="00C967C9" w:rsidP="00C967C9">
            <w:pPr>
              <w:jc w:val="center"/>
              <w:rPr>
                <w:sz w:val="24"/>
              </w:rPr>
            </w:pPr>
            <w:r w:rsidRPr="0069688F">
              <w:rPr>
                <w:sz w:val="20"/>
              </w:rPr>
              <w:t>48</w:t>
            </w:r>
          </w:p>
        </w:tc>
        <w:tc>
          <w:tcPr>
            <w:tcW w:w="6660" w:type="dxa"/>
          </w:tcPr>
          <w:p w14:paraId="333950F0" w14:textId="3C854676"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write to flash memory.</w:t>
            </w:r>
          </w:p>
        </w:tc>
      </w:tr>
      <w:tr w:rsidR="00C967C9" w:rsidRPr="002F79C9" w14:paraId="209780C6" w14:textId="77777777" w:rsidTr="00D04409">
        <w:tc>
          <w:tcPr>
            <w:tcW w:w="2425" w:type="dxa"/>
          </w:tcPr>
          <w:p w14:paraId="70B1F44D" w14:textId="5FECE685" w:rsidR="00C967C9" w:rsidRPr="0069688F" w:rsidRDefault="00C967C9" w:rsidP="00C967C9">
            <w:pPr>
              <w:rPr>
                <w:sz w:val="24"/>
              </w:rPr>
            </w:pPr>
            <w:proofErr w:type="spellStart"/>
            <w:r w:rsidRPr="0069688F">
              <w:rPr>
                <w:sz w:val="20"/>
              </w:rPr>
              <w:t>FlashReadError</w:t>
            </w:r>
            <w:proofErr w:type="spellEnd"/>
          </w:p>
        </w:tc>
        <w:tc>
          <w:tcPr>
            <w:tcW w:w="1080" w:type="dxa"/>
          </w:tcPr>
          <w:p w14:paraId="75F62794" w14:textId="1E546B5D" w:rsidR="00C967C9" w:rsidRPr="0069688F" w:rsidRDefault="00C967C9" w:rsidP="00C967C9">
            <w:pPr>
              <w:jc w:val="center"/>
              <w:rPr>
                <w:sz w:val="24"/>
              </w:rPr>
            </w:pPr>
            <w:r w:rsidRPr="0069688F">
              <w:rPr>
                <w:sz w:val="20"/>
              </w:rPr>
              <w:t>49</w:t>
            </w:r>
          </w:p>
        </w:tc>
        <w:tc>
          <w:tcPr>
            <w:tcW w:w="6660" w:type="dxa"/>
          </w:tcPr>
          <w:p w14:paraId="7F595179" w14:textId="27A7899B"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read from flash memory.</w:t>
            </w:r>
          </w:p>
        </w:tc>
      </w:tr>
      <w:tr w:rsidR="00C967C9" w:rsidRPr="002F79C9" w14:paraId="12FA3745" w14:textId="77777777" w:rsidTr="00D04409">
        <w:tc>
          <w:tcPr>
            <w:tcW w:w="2425" w:type="dxa"/>
          </w:tcPr>
          <w:p w14:paraId="6F340278" w14:textId="6156C956" w:rsidR="00C967C9" w:rsidRPr="0069688F" w:rsidRDefault="00C967C9" w:rsidP="00C967C9">
            <w:pPr>
              <w:rPr>
                <w:sz w:val="24"/>
              </w:rPr>
            </w:pPr>
            <w:proofErr w:type="spellStart"/>
            <w:r w:rsidRPr="0069688F">
              <w:rPr>
                <w:sz w:val="20"/>
              </w:rPr>
              <w:t>FlashEraseError</w:t>
            </w:r>
            <w:proofErr w:type="spellEnd"/>
          </w:p>
        </w:tc>
        <w:tc>
          <w:tcPr>
            <w:tcW w:w="1080" w:type="dxa"/>
          </w:tcPr>
          <w:p w14:paraId="394FADEE" w14:textId="5976D3C3" w:rsidR="00C967C9" w:rsidRPr="0069688F" w:rsidRDefault="00C967C9" w:rsidP="00C967C9">
            <w:pPr>
              <w:jc w:val="center"/>
              <w:rPr>
                <w:sz w:val="24"/>
              </w:rPr>
            </w:pPr>
            <w:r w:rsidRPr="0069688F">
              <w:rPr>
                <w:sz w:val="20"/>
              </w:rPr>
              <w:t>50</w:t>
            </w:r>
          </w:p>
        </w:tc>
        <w:tc>
          <w:tcPr>
            <w:tcW w:w="6660" w:type="dxa"/>
          </w:tcPr>
          <w:p w14:paraId="40D05283" w14:textId="3EA6D2C8"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erase a flash memory block.</w:t>
            </w:r>
          </w:p>
        </w:tc>
      </w:tr>
      <w:tr w:rsidR="00C967C9" w:rsidRPr="002F79C9" w14:paraId="20973EC4" w14:textId="77777777" w:rsidTr="00D04409">
        <w:tc>
          <w:tcPr>
            <w:tcW w:w="2425" w:type="dxa"/>
          </w:tcPr>
          <w:p w14:paraId="24271714" w14:textId="20F10E90" w:rsidR="00C967C9" w:rsidRPr="0069688F" w:rsidRDefault="00C967C9" w:rsidP="00C967C9">
            <w:pPr>
              <w:rPr>
                <w:sz w:val="24"/>
              </w:rPr>
            </w:pPr>
            <w:proofErr w:type="spellStart"/>
            <w:r w:rsidRPr="0069688F">
              <w:rPr>
                <w:sz w:val="20"/>
              </w:rPr>
              <w:t>ALG_general</w:t>
            </w:r>
            <w:proofErr w:type="spellEnd"/>
          </w:p>
        </w:tc>
        <w:tc>
          <w:tcPr>
            <w:tcW w:w="1080" w:type="dxa"/>
          </w:tcPr>
          <w:p w14:paraId="0AAD18E9" w14:textId="5AC85DDD" w:rsidR="00C967C9" w:rsidRPr="0069688F" w:rsidRDefault="00C967C9" w:rsidP="00C967C9">
            <w:pPr>
              <w:jc w:val="center"/>
              <w:rPr>
                <w:sz w:val="24"/>
              </w:rPr>
            </w:pPr>
            <w:r w:rsidRPr="0069688F">
              <w:rPr>
                <w:sz w:val="20"/>
              </w:rPr>
              <w:t>51</w:t>
            </w:r>
          </w:p>
        </w:tc>
        <w:tc>
          <w:tcPr>
            <w:tcW w:w="6660" w:type="dxa"/>
          </w:tcPr>
          <w:p w14:paraId="2DA1506D" w14:textId="53C5BFED" w:rsidR="00C967C9" w:rsidRPr="0069688F" w:rsidRDefault="00C967C9" w:rsidP="00C967C9">
            <w:pPr>
              <w:pStyle w:val="TableParagraph"/>
              <w:spacing w:line="227" w:lineRule="exact"/>
              <w:rPr>
                <w:sz w:val="24"/>
              </w:rPr>
            </w:pPr>
            <w:proofErr w:type="spellStart"/>
            <w:r w:rsidRPr="0069688F">
              <w:rPr>
                <w:sz w:val="20"/>
              </w:rPr>
              <w:t>alg_task.c</w:t>
            </w:r>
            <w:proofErr w:type="spellEnd"/>
            <w:r w:rsidRPr="0069688F">
              <w:rPr>
                <w:sz w:val="20"/>
              </w:rPr>
              <w:t xml:space="preserve"> General Recovery invoked in </w:t>
            </w:r>
            <w:proofErr w:type="spellStart"/>
            <w:r w:rsidRPr="0069688F">
              <w:rPr>
                <w:sz w:val="20"/>
              </w:rPr>
              <w:t>Alg_task</w:t>
            </w:r>
            <w:proofErr w:type="spellEnd"/>
            <w:r w:rsidRPr="0069688F">
              <w:rPr>
                <w:sz w:val="20"/>
              </w:rPr>
              <w:t>.</w:t>
            </w:r>
          </w:p>
        </w:tc>
      </w:tr>
      <w:tr w:rsidR="00C967C9" w:rsidRPr="002F79C9" w14:paraId="00AD96D2" w14:textId="77777777" w:rsidTr="00D04409">
        <w:tc>
          <w:tcPr>
            <w:tcW w:w="2425" w:type="dxa"/>
          </w:tcPr>
          <w:p w14:paraId="654F9E85" w14:textId="6460BC5D" w:rsidR="00C967C9" w:rsidRPr="0069688F" w:rsidRDefault="00C967C9" w:rsidP="00C967C9">
            <w:pPr>
              <w:rPr>
                <w:sz w:val="24"/>
              </w:rPr>
            </w:pPr>
            <w:proofErr w:type="spellStart"/>
            <w:r w:rsidRPr="0069688F">
              <w:rPr>
                <w:sz w:val="20"/>
              </w:rPr>
              <w:t>ASDRecovery</w:t>
            </w:r>
            <w:proofErr w:type="spellEnd"/>
          </w:p>
        </w:tc>
        <w:tc>
          <w:tcPr>
            <w:tcW w:w="1080" w:type="dxa"/>
          </w:tcPr>
          <w:p w14:paraId="3A8152CC" w14:textId="6E2730BF" w:rsidR="00C967C9" w:rsidRPr="0069688F" w:rsidRDefault="00C967C9" w:rsidP="00C967C9">
            <w:pPr>
              <w:jc w:val="center"/>
              <w:rPr>
                <w:sz w:val="24"/>
              </w:rPr>
            </w:pPr>
            <w:r w:rsidRPr="0069688F">
              <w:rPr>
                <w:sz w:val="20"/>
              </w:rPr>
              <w:t>52</w:t>
            </w:r>
          </w:p>
        </w:tc>
        <w:tc>
          <w:tcPr>
            <w:tcW w:w="6660" w:type="dxa"/>
          </w:tcPr>
          <w:p w14:paraId="0E5226F7" w14:textId="7085FDFA" w:rsidR="00C967C9" w:rsidRPr="0069688F" w:rsidRDefault="00C967C9" w:rsidP="00C967C9">
            <w:pPr>
              <w:pStyle w:val="TableParagraph"/>
              <w:spacing w:line="227" w:lineRule="exact"/>
              <w:rPr>
                <w:sz w:val="24"/>
              </w:rPr>
            </w:pPr>
            <w:proofErr w:type="spellStart"/>
            <w:r w:rsidRPr="0069688F">
              <w:rPr>
                <w:sz w:val="20"/>
              </w:rPr>
              <w:t>asd_task.c</w:t>
            </w:r>
            <w:proofErr w:type="spellEnd"/>
            <w:r w:rsidRPr="0069688F">
              <w:rPr>
                <w:sz w:val="20"/>
              </w:rPr>
              <w:t xml:space="preserve"> Recovery invoked for </w:t>
            </w:r>
            <w:proofErr w:type="spellStart"/>
            <w:r w:rsidRPr="0069688F">
              <w:rPr>
                <w:sz w:val="20"/>
              </w:rPr>
              <w:t>Asd_Task</w:t>
            </w:r>
            <w:proofErr w:type="spellEnd"/>
            <w:r w:rsidRPr="0069688F">
              <w:rPr>
                <w:sz w:val="20"/>
              </w:rPr>
              <w:t>.</w:t>
            </w:r>
          </w:p>
        </w:tc>
      </w:tr>
      <w:tr w:rsidR="00C967C9" w:rsidRPr="002F79C9" w14:paraId="4F1551D4" w14:textId="77777777" w:rsidTr="00D04409">
        <w:tc>
          <w:tcPr>
            <w:tcW w:w="2425" w:type="dxa"/>
          </w:tcPr>
          <w:p w14:paraId="1E7F9589" w14:textId="5F6D63EB" w:rsidR="00C967C9" w:rsidRPr="0069688F" w:rsidRDefault="00C967C9" w:rsidP="00C967C9">
            <w:pPr>
              <w:rPr>
                <w:sz w:val="24"/>
              </w:rPr>
            </w:pPr>
            <w:proofErr w:type="spellStart"/>
            <w:r w:rsidRPr="0069688F">
              <w:rPr>
                <w:sz w:val="20"/>
              </w:rPr>
              <w:t>BARRecovery</w:t>
            </w:r>
            <w:proofErr w:type="spellEnd"/>
          </w:p>
        </w:tc>
        <w:tc>
          <w:tcPr>
            <w:tcW w:w="1080" w:type="dxa"/>
          </w:tcPr>
          <w:p w14:paraId="1F9878CC" w14:textId="029F1135" w:rsidR="00C967C9" w:rsidRPr="0069688F" w:rsidRDefault="00C967C9" w:rsidP="00C967C9">
            <w:pPr>
              <w:jc w:val="center"/>
              <w:rPr>
                <w:sz w:val="24"/>
              </w:rPr>
            </w:pPr>
            <w:r w:rsidRPr="0069688F">
              <w:rPr>
                <w:sz w:val="20"/>
              </w:rPr>
              <w:t>53</w:t>
            </w:r>
          </w:p>
        </w:tc>
        <w:tc>
          <w:tcPr>
            <w:tcW w:w="6660" w:type="dxa"/>
          </w:tcPr>
          <w:p w14:paraId="375EE8CA" w14:textId="2B63C1C6" w:rsidR="00C967C9" w:rsidRPr="0069688F" w:rsidRDefault="00C967C9" w:rsidP="00C967C9">
            <w:pPr>
              <w:pStyle w:val="TableParagraph"/>
              <w:spacing w:line="227" w:lineRule="exact"/>
              <w:rPr>
                <w:sz w:val="24"/>
              </w:rPr>
            </w:pPr>
            <w:proofErr w:type="spellStart"/>
            <w:r w:rsidRPr="0069688F">
              <w:rPr>
                <w:sz w:val="20"/>
              </w:rPr>
              <w:t>bar_task.c</w:t>
            </w:r>
            <w:proofErr w:type="spellEnd"/>
            <w:r w:rsidRPr="0069688F">
              <w:rPr>
                <w:sz w:val="20"/>
              </w:rPr>
              <w:t xml:space="preserve"> Recovery invoked in </w:t>
            </w:r>
            <w:proofErr w:type="spellStart"/>
            <w:r w:rsidRPr="0069688F">
              <w:rPr>
                <w:sz w:val="20"/>
              </w:rPr>
              <w:t>bar_task</w:t>
            </w:r>
            <w:proofErr w:type="spellEnd"/>
            <w:r w:rsidRPr="0069688F">
              <w:rPr>
                <w:sz w:val="20"/>
              </w:rPr>
              <w:t>.</w:t>
            </w:r>
          </w:p>
        </w:tc>
      </w:tr>
      <w:tr w:rsidR="00C967C9" w:rsidRPr="002F79C9" w14:paraId="02F20B28" w14:textId="77777777" w:rsidTr="00D04409">
        <w:tc>
          <w:tcPr>
            <w:tcW w:w="2425" w:type="dxa"/>
          </w:tcPr>
          <w:p w14:paraId="7FF11C43" w14:textId="2D0D8028" w:rsidR="00C967C9" w:rsidRPr="0069688F" w:rsidRDefault="00C967C9" w:rsidP="00C967C9">
            <w:pPr>
              <w:rPr>
                <w:sz w:val="24"/>
              </w:rPr>
            </w:pPr>
            <w:proofErr w:type="spellStart"/>
            <w:r w:rsidRPr="0069688F">
              <w:rPr>
                <w:sz w:val="20"/>
              </w:rPr>
              <w:t>BFRRecover</w:t>
            </w:r>
            <w:proofErr w:type="spellEnd"/>
          </w:p>
        </w:tc>
        <w:tc>
          <w:tcPr>
            <w:tcW w:w="1080" w:type="dxa"/>
          </w:tcPr>
          <w:p w14:paraId="5FD625E8" w14:textId="79FA43FD" w:rsidR="00C967C9" w:rsidRPr="0069688F" w:rsidRDefault="00C967C9" w:rsidP="00C967C9">
            <w:pPr>
              <w:jc w:val="center"/>
              <w:rPr>
                <w:sz w:val="24"/>
              </w:rPr>
            </w:pPr>
            <w:r w:rsidRPr="0069688F">
              <w:rPr>
                <w:sz w:val="20"/>
              </w:rPr>
              <w:t>54</w:t>
            </w:r>
          </w:p>
        </w:tc>
        <w:tc>
          <w:tcPr>
            <w:tcW w:w="6660" w:type="dxa"/>
          </w:tcPr>
          <w:p w14:paraId="357920F4" w14:textId="08909DFC" w:rsidR="00C967C9" w:rsidRPr="0069688F" w:rsidRDefault="00C967C9" w:rsidP="00F83E86">
            <w:pPr>
              <w:pStyle w:val="TableParagraph"/>
              <w:spacing w:line="227" w:lineRule="exact"/>
              <w:ind w:left="210"/>
              <w:rPr>
                <w:sz w:val="24"/>
              </w:rPr>
            </w:pPr>
            <w:proofErr w:type="spellStart"/>
            <w:r w:rsidRPr="0069688F">
              <w:rPr>
                <w:sz w:val="20"/>
              </w:rPr>
              <w:t>buffers.c</w:t>
            </w:r>
            <w:proofErr w:type="spellEnd"/>
            <w:r w:rsidRPr="0069688F">
              <w:rPr>
                <w:sz w:val="20"/>
              </w:rPr>
              <w:t xml:space="preserve"> Recovery invoked in </w:t>
            </w:r>
            <w:proofErr w:type="spellStart"/>
            <w:r w:rsidRPr="0069688F">
              <w:rPr>
                <w:sz w:val="20"/>
              </w:rPr>
              <w:t>Buffer_Print</w:t>
            </w:r>
            <w:proofErr w:type="spellEnd"/>
            <w:r w:rsidRPr="0069688F">
              <w:rPr>
                <w:sz w:val="20"/>
              </w:rPr>
              <w:t>.</w:t>
            </w:r>
            <w:r w:rsidR="00F83E86" w:rsidRPr="0069688F">
              <w:rPr>
                <w:sz w:val="20"/>
              </w:rPr>
              <w:t xml:space="preserve"> </w:t>
            </w:r>
            <w:r w:rsidRPr="0069688F">
              <w:rPr>
                <w:sz w:val="20"/>
              </w:rPr>
              <w:t>Attempting to continue.</w:t>
            </w:r>
          </w:p>
        </w:tc>
      </w:tr>
      <w:tr w:rsidR="00C967C9" w:rsidRPr="002F79C9" w14:paraId="3E2064BC" w14:textId="77777777" w:rsidTr="00D04409">
        <w:tc>
          <w:tcPr>
            <w:tcW w:w="2425" w:type="dxa"/>
          </w:tcPr>
          <w:p w14:paraId="1AA2C132" w14:textId="1658B60C" w:rsidR="00C967C9" w:rsidRPr="0069688F" w:rsidRDefault="00C967C9" w:rsidP="00C967C9">
            <w:pPr>
              <w:rPr>
                <w:sz w:val="24"/>
              </w:rPr>
            </w:pPr>
            <w:proofErr w:type="spellStart"/>
            <w:r w:rsidRPr="0069688F">
              <w:rPr>
                <w:sz w:val="20"/>
              </w:rPr>
              <w:t>CLKRecover</w:t>
            </w:r>
            <w:proofErr w:type="spellEnd"/>
          </w:p>
        </w:tc>
        <w:tc>
          <w:tcPr>
            <w:tcW w:w="1080" w:type="dxa"/>
          </w:tcPr>
          <w:p w14:paraId="70DA4F77" w14:textId="644CACAB" w:rsidR="00C967C9" w:rsidRPr="0069688F" w:rsidRDefault="00C967C9" w:rsidP="00C967C9">
            <w:pPr>
              <w:jc w:val="center"/>
              <w:rPr>
                <w:sz w:val="24"/>
              </w:rPr>
            </w:pPr>
            <w:r w:rsidRPr="0069688F">
              <w:rPr>
                <w:sz w:val="20"/>
              </w:rPr>
              <w:t>55</w:t>
            </w:r>
          </w:p>
        </w:tc>
        <w:tc>
          <w:tcPr>
            <w:tcW w:w="6660" w:type="dxa"/>
          </w:tcPr>
          <w:p w14:paraId="022770D6" w14:textId="6C8912CE" w:rsidR="00C967C9" w:rsidRPr="0069688F" w:rsidRDefault="00C967C9" w:rsidP="00C967C9">
            <w:pPr>
              <w:pStyle w:val="TableParagraph"/>
              <w:spacing w:line="227" w:lineRule="exact"/>
              <w:rPr>
                <w:sz w:val="24"/>
              </w:rPr>
            </w:pPr>
            <w:proofErr w:type="spellStart"/>
            <w:r w:rsidRPr="0069688F">
              <w:rPr>
                <w:sz w:val="20"/>
              </w:rPr>
              <w:t>clkdrv.c</w:t>
            </w:r>
            <w:proofErr w:type="spellEnd"/>
            <w:r w:rsidRPr="0069688F">
              <w:rPr>
                <w:sz w:val="20"/>
              </w:rPr>
              <w:t xml:space="preserve"> Recovery invoked in </w:t>
            </w:r>
            <w:proofErr w:type="spellStart"/>
            <w:r w:rsidRPr="0069688F">
              <w:rPr>
                <w:sz w:val="20"/>
              </w:rPr>
              <w:t>Clk_Task</w:t>
            </w:r>
            <w:proofErr w:type="spellEnd"/>
            <w:r w:rsidRPr="0069688F">
              <w:rPr>
                <w:sz w:val="20"/>
              </w:rPr>
              <w:t>. Attempting to continue.</w:t>
            </w:r>
          </w:p>
        </w:tc>
      </w:tr>
      <w:tr w:rsidR="00C967C9" w:rsidRPr="002F79C9" w14:paraId="773570AB" w14:textId="77777777" w:rsidTr="00D04409">
        <w:tc>
          <w:tcPr>
            <w:tcW w:w="2425" w:type="dxa"/>
          </w:tcPr>
          <w:p w14:paraId="7BC55377" w14:textId="61A35E3F" w:rsidR="00C967C9" w:rsidRPr="0069688F" w:rsidRDefault="00C967C9" w:rsidP="00C967C9">
            <w:pPr>
              <w:rPr>
                <w:sz w:val="24"/>
              </w:rPr>
            </w:pPr>
            <w:proofErr w:type="spellStart"/>
            <w:r w:rsidRPr="0069688F">
              <w:rPr>
                <w:sz w:val="20"/>
              </w:rPr>
              <w:t>CONRecover</w:t>
            </w:r>
            <w:proofErr w:type="spellEnd"/>
          </w:p>
        </w:tc>
        <w:tc>
          <w:tcPr>
            <w:tcW w:w="1080" w:type="dxa"/>
          </w:tcPr>
          <w:p w14:paraId="5C2004E6" w14:textId="53638900" w:rsidR="00C967C9" w:rsidRPr="0069688F" w:rsidRDefault="00C967C9" w:rsidP="00C967C9">
            <w:pPr>
              <w:jc w:val="center"/>
              <w:rPr>
                <w:sz w:val="24"/>
              </w:rPr>
            </w:pPr>
            <w:r w:rsidRPr="0069688F">
              <w:rPr>
                <w:sz w:val="20"/>
              </w:rPr>
              <w:t>56</w:t>
            </w:r>
          </w:p>
        </w:tc>
        <w:tc>
          <w:tcPr>
            <w:tcW w:w="6660" w:type="dxa"/>
          </w:tcPr>
          <w:p w14:paraId="5368D162" w14:textId="0619040E" w:rsidR="00C967C9" w:rsidRPr="0069688F" w:rsidRDefault="00C967C9" w:rsidP="00F83E86">
            <w:pPr>
              <w:pStyle w:val="TableParagraph"/>
              <w:spacing w:line="226" w:lineRule="exact"/>
              <w:ind w:left="209"/>
              <w:rPr>
                <w:sz w:val="24"/>
              </w:rPr>
            </w:pPr>
            <w:proofErr w:type="spellStart"/>
            <w:r w:rsidRPr="0069688F">
              <w:rPr>
                <w:sz w:val="20"/>
              </w:rPr>
              <w:t>condrv.c</w:t>
            </w:r>
            <w:proofErr w:type="spellEnd"/>
            <w:r w:rsidRPr="0069688F">
              <w:rPr>
                <w:sz w:val="20"/>
              </w:rPr>
              <w:t xml:space="preserve"> Recovery invoked in </w:t>
            </w:r>
            <w:proofErr w:type="spellStart"/>
            <w:r w:rsidRPr="0069688F">
              <w:rPr>
                <w:sz w:val="20"/>
              </w:rPr>
              <w:t>Conodrv</w:t>
            </w:r>
            <w:proofErr w:type="spellEnd"/>
            <w:r w:rsidRPr="0069688F">
              <w:rPr>
                <w:sz w:val="20"/>
              </w:rPr>
              <w:t>. Attempting to</w:t>
            </w:r>
            <w:r w:rsidR="00F83E86" w:rsidRPr="0069688F">
              <w:rPr>
                <w:sz w:val="20"/>
              </w:rPr>
              <w:t xml:space="preserve"> </w:t>
            </w:r>
            <w:r w:rsidRPr="0069688F">
              <w:rPr>
                <w:sz w:val="20"/>
              </w:rPr>
              <w:t>continue.</w:t>
            </w:r>
          </w:p>
        </w:tc>
      </w:tr>
      <w:tr w:rsidR="00C967C9" w:rsidRPr="002F79C9" w14:paraId="04271A6F" w14:textId="77777777" w:rsidTr="00D04409">
        <w:tc>
          <w:tcPr>
            <w:tcW w:w="2425" w:type="dxa"/>
          </w:tcPr>
          <w:p w14:paraId="583048AE" w14:textId="751340ED" w:rsidR="00C967C9" w:rsidRPr="0069688F" w:rsidRDefault="00C967C9" w:rsidP="00C967C9">
            <w:pPr>
              <w:rPr>
                <w:sz w:val="24"/>
              </w:rPr>
            </w:pPr>
            <w:proofErr w:type="spellStart"/>
            <w:r w:rsidRPr="0069688F">
              <w:rPr>
                <w:sz w:val="20"/>
              </w:rPr>
              <w:t>HTRRecovery</w:t>
            </w:r>
            <w:proofErr w:type="spellEnd"/>
          </w:p>
        </w:tc>
        <w:tc>
          <w:tcPr>
            <w:tcW w:w="1080" w:type="dxa"/>
          </w:tcPr>
          <w:p w14:paraId="4F611F17" w14:textId="7EAEC01A" w:rsidR="00C967C9" w:rsidRPr="0069688F" w:rsidRDefault="00C967C9" w:rsidP="00C967C9">
            <w:pPr>
              <w:jc w:val="center"/>
              <w:rPr>
                <w:sz w:val="24"/>
              </w:rPr>
            </w:pPr>
            <w:r w:rsidRPr="0069688F">
              <w:rPr>
                <w:sz w:val="20"/>
              </w:rPr>
              <w:t>57</w:t>
            </w:r>
          </w:p>
        </w:tc>
        <w:tc>
          <w:tcPr>
            <w:tcW w:w="6660" w:type="dxa"/>
          </w:tcPr>
          <w:p w14:paraId="5BF29410" w14:textId="110C96F7" w:rsidR="00C967C9" w:rsidRPr="0069688F" w:rsidRDefault="00C967C9" w:rsidP="00C967C9">
            <w:pPr>
              <w:pStyle w:val="TableParagraph"/>
              <w:spacing w:line="227" w:lineRule="exact"/>
              <w:rPr>
                <w:sz w:val="24"/>
              </w:rPr>
            </w:pPr>
            <w:proofErr w:type="spellStart"/>
            <w:r w:rsidRPr="0069688F">
              <w:rPr>
                <w:sz w:val="20"/>
              </w:rPr>
              <w:t>htr_task.c</w:t>
            </w:r>
            <w:proofErr w:type="spellEnd"/>
            <w:r w:rsidRPr="0069688F">
              <w:rPr>
                <w:sz w:val="20"/>
              </w:rPr>
              <w:t xml:space="preserve"> Recovery invoked for </w:t>
            </w:r>
            <w:proofErr w:type="spellStart"/>
            <w:r w:rsidRPr="0069688F">
              <w:rPr>
                <w:sz w:val="20"/>
              </w:rPr>
              <w:t>Htr_Task</w:t>
            </w:r>
            <w:proofErr w:type="spellEnd"/>
            <w:r w:rsidRPr="0069688F">
              <w:rPr>
                <w:sz w:val="20"/>
              </w:rPr>
              <w:t>.</w:t>
            </w:r>
          </w:p>
        </w:tc>
      </w:tr>
      <w:tr w:rsidR="00C967C9" w:rsidRPr="002F79C9" w14:paraId="06091B16" w14:textId="77777777" w:rsidTr="00D04409">
        <w:tc>
          <w:tcPr>
            <w:tcW w:w="2425" w:type="dxa"/>
          </w:tcPr>
          <w:p w14:paraId="6B2DC806" w14:textId="2B083C67" w:rsidR="00C967C9" w:rsidRPr="0069688F" w:rsidRDefault="00C967C9" w:rsidP="00C967C9">
            <w:pPr>
              <w:rPr>
                <w:sz w:val="24"/>
              </w:rPr>
            </w:pPr>
            <w:proofErr w:type="spellStart"/>
            <w:r w:rsidRPr="0069688F">
              <w:rPr>
                <w:sz w:val="20"/>
              </w:rPr>
              <w:t>IgorRecovery</w:t>
            </w:r>
            <w:proofErr w:type="spellEnd"/>
          </w:p>
        </w:tc>
        <w:tc>
          <w:tcPr>
            <w:tcW w:w="1080" w:type="dxa"/>
          </w:tcPr>
          <w:p w14:paraId="565F74C1" w14:textId="7601F782" w:rsidR="00C967C9" w:rsidRPr="0069688F" w:rsidRDefault="00C967C9" w:rsidP="00C967C9">
            <w:pPr>
              <w:jc w:val="center"/>
              <w:rPr>
                <w:sz w:val="24"/>
              </w:rPr>
            </w:pPr>
            <w:r w:rsidRPr="0069688F">
              <w:rPr>
                <w:sz w:val="20"/>
              </w:rPr>
              <w:t>58</w:t>
            </w:r>
          </w:p>
        </w:tc>
        <w:tc>
          <w:tcPr>
            <w:tcW w:w="6660" w:type="dxa"/>
          </w:tcPr>
          <w:p w14:paraId="270F0394" w14:textId="448129FE" w:rsidR="00C967C9" w:rsidRPr="0069688F" w:rsidRDefault="00C967C9" w:rsidP="00C967C9">
            <w:pPr>
              <w:pStyle w:val="TableParagraph"/>
              <w:spacing w:line="227" w:lineRule="exact"/>
              <w:rPr>
                <w:sz w:val="24"/>
              </w:rPr>
            </w:pPr>
            <w:proofErr w:type="spellStart"/>
            <w:r w:rsidRPr="0069688F">
              <w:rPr>
                <w:sz w:val="20"/>
              </w:rPr>
              <w:t>alg_task.c</w:t>
            </w:r>
            <w:proofErr w:type="spellEnd"/>
            <w:r w:rsidRPr="0069688F">
              <w:rPr>
                <w:sz w:val="20"/>
              </w:rPr>
              <w:t xml:space="preserve"> Recovery invoked while in Igor.</w:t>
            </w:r>
          </w:p>
        </w:tc>
      </w:tr>
      <w:tr w:rsidR="00C967C9" w:rsidRPr="002F79C9" w14:paraId="2A6F1DF9" w14:textId="77777777" w:rsidTr="00D04409">
        <w:tc>
          <w:tcPr>
            <w:tcW w:w="2425" w:type="dxa"/>
          </w:tcPr>
          <w:p w14:paraId="2660D810" w14:textId="2A34C12D" w:rsidR="00C967C9" w:rsidRPr="0069688F" w:rsidRDefault="00C967C9" w:rsidP="00C967C9">
            <w:pPr>
              <w:rPr>
                <w:sz w:val="24"/>
              </w:rPr>
            </w:pPr>
            <w:proofErr w:type="spellStart"/>
            <w:r w:rsidRPr="0069688F">
              <w:rPr>
                <w:sz w:val="20"/>
              </w:rPr>
              <w:t>NETRecovery</w:t>
            </w:r>
            <w:proofErr w:type="spellEnd"/>
          </w:p>
        </w:tc>
        <w:tc>
          <w:tcPr>
            <w:tcW w:w="1080" w:type="dxa"/>
          </w:tcPr>
          <w:p w14:paraId="6C4D92B6" w14:textId="44E3B543" w:rsidR="00C967C9" w:rsidRPr="0069688F" w:rsidRDefault="00C967C9" w:rsidP="00C967C9">
            <w:pPr>
              <w:jc w:val="center"/>
              <w:rPr>
                <w:sz w:val="24"/>
              </w:rPr>
            </w:pPr>
            <w:r w:rsidRPr="0069688F">
              <w:rPr>
                <w:sz w:val="20"/>
              </w:rPr>
              <w:t>59</w:t>
            </w:r>
          </w:p>
        </w:tc>
        <w:tc>
          <w:tcPr>
            <w:tcW w:w="6660" w:type="dxa"/>
          </w:tcPr>
          <w:p w14:paraId="77023318" w14:textId="6EADA3FA" w:rsidR="00C967C9" w:rsidRPr="0069688F" w:rsidRDefault="00C967C9" w:rsidP="00C967C9">
            <w:pPr>
              <w:pStyle w:val="TableParagraph"/>
              <w:spacing w:line="227" w:lineRule="exact"/>
              <w:rPr>
                <w:sz w:val="24"/>
              </w:rPr>
            </w:pPr>
            <w:proofErr w:type="spellStart"/>
            <w:r w:rsidRPr="0069688F">
              <w:rPr>
                <w:sz w:val="20"/>
              </w:rPr>
              <w:t>net_task.c</w:t>
            </w:r>
            <w:proofErr w:type="spellEnd"/>
            <w:r w:rsidRPr="0069688F">
              <w:rPr>
                <w:sz w:val="20"/>
              </w:rPr>
              <w:t xml:space="preserve"> Recovery invoked for </w:t>
            </w:r>
            <w:proofErr w:type="spellStart"/>
            <w:r w:rsidRPr="0069688F">
              <w:rPr>
                <w:sz w:val="20"/>
              </w:rPr>
              <w:t>Net_Task</w:t>
            </w:r>
            <w:proofErr w:type="spellEnd"/>
            <w:r w:rsidRPr="0069688F">
              <w:rPr>
                <w:sz w:val="20"/>
              </w:rPr>
              <w:t>.</w:t>
            </w:r>
          </w:p>
        </w:tc>
      </w:tr>
      <w:tr w:rsidR="00C967C9" w:rsidRPr="002F79C9" w14:paraId="655BC30D" w14:textId="77777777" w:rsidTr="00D04409">
        <w:tc>
          <w:tcPr>
            <w:tcW w:w="2425" w:type="dxa"/>
          </w:tcPr>
          <w:p w14:paraId="03DDB5D9" w14:textId="1678A974" w:rsidR="00C967C9" w:rsidRPr="0069688F" w:rsidRDefault="00C967C9" w:rsidP="00C967C9">
            <w:pPr>
              <w:rPr>
                <w:sz w:val="24"/>
              </w:rPr>
            </w:pPr>
            <w:proofErr w:type="spellStart"/>
            <w:r w:rsidRPr="0069688F">
              <w:rPr>
                <w:sz w:val="20"/>
              </w:rPr>
              <w:t>OEMRecovery</w:t>
            </w:r>
            <w:proofErr w:type="spellEnd"/>
          </w:p>
        </w:tc>
        <w:tc>
          <w:tcPr>
            <w:tcW w:w="1080" w:type="dxa"/>
          </w:tcPr>
          <w:p w14:paraId="6B95F7E2" w14:textId="2E0995E4" w:rsidR="00C967C9" w:rsidRPr="0069688F" w:rsidRDefault="00C967C9" w:rsidP="00C967C9">
            <w:pPr>
              <w:jc w:val="center"/>
              <w:rPr>
                <w:sz w:val="24"/>
              </w:rPr>
            </w:pPr>
            <w:r w:rsidRPr="0069688F">
              <w:rPr>
                <w:sz w:val="20"/>
              </w:rPr>
              <w:t>60</w:t>
            </w:r>
          </w:p>
        </w:tc>
        <w:tc>
          <w:tcPr>
            <w:tcW w:w="6660" w:type="dxa"/>
          </w:tcPr>
          <w:p w14:paraId="73537FD3" w14:textId="40C821FF" w:rsidR="00C967C9" w:rsidRPr="0069688F" w:rsidRDefault="00C967C9" w:rsidP="00C967C9">
            <w:pPr>
              <w:pStyle w:val="TableParagraph"/>
              <w:spacing w:line="227" w:lineRule="exact"/>
              <w:rPr>
                <w:sz w:val="24"/>
              </w:rPr>
            </w:pPr>
            <w:proofErr w:type="spellStart"/>
            <w:r w:rsidRPr="0069688F">
              <w:rPr>
                <w:sz w:val="20"/>
              </w:rPr>
              <w:t>oem_task.c</w:t>
            </w:r>
            <w:proofErr w:type="spellEnd"/>
            <w:r w:rsidRPr="0069688F">
              <w:rPr>
                <w:sz w:val="20"/>
              </w:rPr>
              <w:t xml:space="preserve"> Recovery invoked for </w:t>
            </w:r>
            <w:proofErr w:type="spellStart"/>
            <w:r w:rsidRPr="0069688F">
              <w:rPr>
                <w:sz w:val="20"/>
              </w:rPr>
              <w:t>OEM_Task</w:t>
            </w:r>
            <w:proofErr w:type="spellEnd"/>
            <w:r w:rsidRPr="0069688F">
              <w:rPr>
                <w:sz w:val="20"/>
              </w:rPr>
              <w:t>.</w:t>
            </w:r>
          </w:p>
        </w:tc>
      </w:tr>
      <w:tr w:rsidR="00C967C9" w:rsidRPr="002F79C9" w14:paraId="697675AC" w14:textId="77777777" w:rsidTr="00D04409">
        <w:tc>
          <w:tcPr>
            <w:tcW w:w="2425" w:type="dxa"/>
          </w:tcPr>
          <w:p w14:paraId="0C56BE3D" w14:textId="58CD0921" w:rsidR="00C967C9" w:rsidRPr="0069688F" w:rsidRDefault="00C967C9" w:rsidP="00C967C9">
            <w:pPr>
              <w:rPr>
                <w:sz w:val="24"/>
              </w:rPr>
            </w:pPr>
            <w:proofErr w:type="spellStart"/>
            <w:r w:rsidRPr="0069688F">
              <w:rPr>
                <w:sz w:val="20"/>
              </w:rPr>
              <w:t>Stg_FreeError</w:t>
            </w:r>
            <w:proofErr w:type="spellEnd"/>
          </w:p>
        </w:tc>
        <w:tc>
          <w:tcPr>
            <w:tcW w:w="1080" w:type="dxa"/>
          </w:tcPr>
          <w:p w14:paraId="76CCEEF1" w14:textId="4CE41A7E" w:rsidR="00C967C9" w:rsidRPr="0069688F" w:rsidRDefault="00C967C9" w:rsidP="00C967C9">
            <w:pPr>
              <w:jc w:val="center"/>
              <w:rPr>
                <w:sz w:val="24"/>
              </w:rPr>
            </w:pPr>
            <w:r w:rsidRPr="0069688F">
              <w:rPr>
                <w:sz w:val="20"/>
              </w:rPr>
              <w:t>40</w:t>
            </w:r>
          </w:p>
        </w:tc>
        <w:tc>
          <w:tcPr>
            <w:tcW w:w="6660" w:type="dxa"/>
          </w:tcPr>
          <w:p w14:paraId="2EF78A04" w14:textId="65D93601" w:rsidR="00C967C9" w:rsidRPr="0069688F" w:rsidRDefault="00C967C9" w:rsidP="00C967C9">
            <w:pPr>
              <w:pStyle w:val="TableParagraph"/>
              <w:spacing w:line="227" w:lineRule="exact"/>
              <w:rPr>
                <w:sz w:val="24"/>
              </w:rPr>
            </w:pPr>
            <w:proofErr w:type="spellStart"/>
            <w:r w:rsidRPr="0069688F">
              <w:rPr>
                <w:sz w:val="20"/>
              </w:rPr>
              <w:t>sysparms.c</w:t>
            </w:r>
            <w:proofErr w:type="spellEnd"/>
            <w:r w:rsidRPr="0069688F">
              <w:rPr>
                <w:sz w:val="20"/>
              </w:rPr>
              <w:t xml:space="preserve"> Attempted to free non-existent storage.</w:t>
            </w:r>
          </w:p>
        </w:tc>
      </w:tr>
      <w:tr w:rsidR="00C967C9" w:rsidRPr="002F79C9" w14:paraId="59F263AD" w14:textId="77777777" w:rsidTr="00D04409">
        <w:tc>
          <w:tcPr>
            <w:tcW w:w="2425" w:type="dxa"/>
          </w:tcPr>
          <w:p w14:paraId="008D267F" w14:textId="58F9A339" w:rsidR="00C967C9" w:rsidRPr="0069688F" w:rsidRDefault="00C967C9" w:rsidP="00C967C9">
            <w:pPr>
              <w:rPr>
                <w:sz w:val="24"/>
              </w:rPr>
            </w:pPr>
            <w:proofErr w:type="spellStart"/>
            <w:r w:rsidRPr="0069688F">
              <w:rPr>
                <w:sz w:val="20"/>
              </w:rPr>
              <w:t>Stg_FreeErrorZero</w:t>
            </w:r>
            <w:proofErr w:type="spellEnd"/>
          </w:p>
        </w:tc>
        <w:tc>
          <w:tcPr>
            <w:tcW w:w="1080" w:type="dxa"/>
          </w:tcPr>
          <w:p w14:paraId="420A95E7" w14:textId="7BF799E5" w:rsidR="00C967C9" w:rsidRPr="0069688F" w:rsidRDefault="00C967C9" w:rsidP="00C967C9">
            <w:pPr>
              <w:jc w:val="center"/>
              <w:rPr>
                <w:sz w:val="24"/>
              </w:rPr>
            </w:pPr>
            <w:r w:rsidRPr="0069688F">
              <w:rPr>
                <w:sz w:val="20"/>
              </w:rPr>
              <w:t>41</w:t>
            </w:r>
          </w:p>
        </w:tc>
        <w:tc>
          <w:tcPr>
            <w:tcW w:w="6660" w:type="dxa"/>
          </w:tcPr>
          <w:p w14:paraId="2B258880" w14:textId="4C9296AC" w:rsidR="00C967C9" w:rsidRPr="0069688F" w:rsidRDefault="00C967C9" w:rsidP="00F83E86">
            <w:pPr>
              <w:pStyle w:val="TableParagraph"/>
              <w:spacing w:line="227" w:lineRule="exact"/>
              <w:ind w:left="208"/>
              <w:rPr>
                <w:sz w:val="24"/>
              </w:rPr>
            </w:pPr>
            <w:proofErr w:type="spellStart"/>
            <w:r w:rsidRPr="0069688F">
              <w:rPr>
                <w:sz w:val="20"/>
              </w:rPr>
              <w:t>sysparms.c</w:t>
            </w:r>
            <w:proofErr w:type="spellEnd"/>
            <w:r w:rsidRPr="0069688F">
              <w:rPr>
                <w:sz w:val="20"/>
              </w:rPr>
              <w:t xml:space="preserve"> Attempted to free storage with no areas</w:t>
            </w:r>
            <w:r w:rsidR="00F83E86" w:rsidRPr="0069688F">
              <w:rPr>
                <w:sz w:val="20"/>
              </w:rPr>
              <w:t xml:space="preserve"> </w:t>
            </w:r>
            <w:r w:rsidRPr="0069688F">
              <w:rPr>
                <w:sz w:val="20"/>
              </w:rPr>
              <w:t>allocated.</w:t>
            </w:r>
          </w:p>
        </w:tc>
      </w:tr>
      <w:tr w:rsidR="00C967C9" w:rsidRPr="002F79C9" w14:paraId="18A6D95E" w14:textId="77777777" w:rsidTr="00D04409">
        <w:tc>
          <w:tcPr>
            <w:tcW w:w="2425" w:type="dxa"/>
          </w:tcPr>
          <w:p w14:paraId="42E6C122" w14:textId="2F5DC0E0" w:rsidR="00C967C9" w:rsidRPr="0069688F" w:rsidRDefault="00C967C9" w:rsidP="00C967C9">
            <w:pPr>
              <w:rPr>
                <w:sz w:val="24"/>
              </w:rPr>
            </w:pPr>
            <w:proofErr w:type="spellStart"/>
            <w:r w:rsidRPr="0069688F">
              <w:rPr>
                <w:sz w:val="20"/>
              </w:rPr>
              <w:t>Stg_HeapCorrupt</w:t>
            </w:r>
            <w:proofErr w:type="spellEnd"/>
          </w:p>
        </w:tc>
        <w:tc>
          <w:tcPr>
            <w:tcW w:w="1080" w:type="dxa"/>
          </w:tcPr>
          <w:p w14:paraId="298C14A9" w14:textId="3ABD1DE1" w:rsidR="00C967C9" w:rsidRPr="0069688F" w:rsidRDefault="00C967C9" w:rsidP="00C967C9">
            <w:pPr>
              <w:jc w:val="center"/>
              <w:rPr>
                <w:sz w:val="24"/>
              </w:rPr>
            </w:pPr>
            <w:r w:rsidRPr="0069688F">
              <w:rPr>
                <w:sz w:val="20"/>
              </w:rPr>
              <w:t>42</w:t>
            </w:r>
          </w:p>
        </w:tc>
        <w:tc>
          <w:tcPr>
            <w:tcW w:w="6660" w:type="dxa"/>
          </w:tcPr>
          <w:p w14:paraId="7E017307" w14:textId="043005AD" w:rsidR="00C967C9" w:rsidRPr="0069688F" w:rsidRDefault="00C967C9" w:rsidP="00C967C9">
            <w:pPr>
              <w:pStyle w:val="TableParagraph"/>
              <w:spacing w:line="227" w:lineRule="exact"/>
              <w:rPr>
                <w:sz w:val="24"/>
              </w:rPr>
            </w:pPr>
            <w:proofErr w:type="spellStart"/>
            <w:r w:rsidRPr="0069688F">
              <w:rPr>
                <w:sz w:val="20"/>
              </w:rPr>
              <w:t>sysparms.c</w:t>
            </w:r>
            <w:proofErr w:type="spellEnd"/>
            <w:r w:rsidRPr="0069688F">
              <w:rPr>
                <w:sz w:val="20"/>
              </w:rPr>
              <w:t xml:space="preserve"> Heap is corrupt.</w:t>
            </w:r>
          </w:p>
        </w:tc>
      </w:tr>
      <w:tr w:rsidR="00C967C9" w:rsidRPr="002F79C9" w14:paraId="16D0BFB7" w14:textId="77777777" w:rsidTr="00D04409">
        <w:tc>
          <w:tcPr>
            <w:tcW w:w="2425" w:type="dxa"/>
          </w:tcPr>
          <w:p w14:paraId="53EDAE82" w14:textId="41567585" w:rsidR="00C967C9" w:rsidRPr="0069688F" w:rsidRDefault="00C967C9" w:rsidP="00C967C9">
            <w:pPr>
              <w:rPr>
                <w:sz w:val="24"/>
              </w:rPr>
            </w:pPr>
            <w:proofErr w:type="spellStart"/>
            <w:r w:rsidRPr="0069688F">
              <w:rPr>
                <w:sz w:val="20"/>
              </w:rPr>
              <w:t>Stg_Storage</w:t>
            </w:r>
            <w:proofErr w:type="spellEnd"/>
          </w:p>
        </w:tc>
        <w:tc>
          <w:tcPr>
            <w:tcW w:w="1080" w:type="dxa"/>
          </w:tcPr>
          <w:p w14:paraId="604C9661" w14:textId="2CE74795" w:rsidR="00C967C9" w:rsidRPr="0069688F" w:rsidRDefault="00C967C9" w:rsidP="00C967C9">
            <w:pPr>
              <w:jc w:val="center"/>
              <w:rPr>
                <w:sz w:val="24"/>
              </w:rPr>
            </w:pPr>
            <w:r w:rsidRPr="0069688F">
              <w:rPr>
                <w:sz w:val="20"/>
              </w:rPr>
              <w:t>43</w:t>
            </w:r>
          </w:p>
        </w:tc>
        <w:tc>
          <w:tcPr>
            <w:tcW w:w="6660" w:type="dxa"/>
          </w:tcPr>
          <w:p w14:paraId="7531E951" w14:textId="3FB1F7EB" w:rsidR="00C967C9" w:rsidRPr="0069688F" w:rsidRDefault="00C967C9" w:rsidP="00C967C9">
            <w:pPr>
              <w:pStyle w:val="TableParagraph"/>
              <w:spacing w:line="227" w:lineRule="exact"/>
              <w:rPr>
                <w:sz w:val="24"/>
              </w:rPr>
            </w:pPr>
            <w:proofErr w:type="spellStart"/>
            <w:r w:rsidRPr="0069688F">
              <w:rPr>
                <w:sz w:val="20"/>
              </w:rPr>
              <w:t>sysparms.c</w:t>
            </w:r>
            <w:proofErr w:type="spellEnd"/>
            <w:r w:rsidRPr="0069688F">
              <w:rPr>
                <w:sz w:val="20"/>
              </w:rPr>
              <w:t xml:space="preserve"> Storage tracking table full.</w:t>
            </w:r>
          </w:p>
        </w:tc>
      </w:tr>
      <w:tr w:rsidR="00C967C9" w:rsidRPr="002F79C9" w14:paraId="295CC44E" w14:textId="77777777" w:rsidTr="00D04409">
        <w:tc>
          <w:tcPr>
            <w:tcW w:w="2425" w:type="dxa"/>
          </w:tcPr>
          <w:p w14:paraId="6157898C" w14:textId="2980D594" w:rsidR="00C967C9" w:rsidRPr="0069688F" w:rsidRDefault="00C967C9" w:rsidP="00C967C9">
            <w:pPr>
              <w:rPr>
                <w:sz w:val="24"/>
              </w:rPr>
            </w:pPr>
            <w:proofErr w:type="spellStart"/>
            <w:r w:rsidRPr="0069688F">
              <w:rPr>
                <w:sz w:val="20"/>
              </w:rPr>
              <w:t>TooManyResults</w:t>
            </w:r>
            <w:proofErr w:type="spellEnd"/>
          </w:p>
        </w:tc>
        <w:tc>
          <w:tcPr>
            <w:tcW w:w="1080" w:type="dxa"/>
          </w:tcPr>
          <w:p w14:paraId="7644B74B" w14:textId="4E8E551F" w:rsidR="00C967C9" w:rsidRPr="0069688F" w:rsidRDefault="00C967C9" w:rsidP="00C967C9">
            <w:pPr>
              <w:jc w:val="center"/>
              <w:rPr>
                <w:sz w:val="24"/>
              </w:rPr>
            </w:pPr>
            <w:r w:rsidRPr="0069688F">
              <w:rPr>
                <w:sz w:val="20"/>
              </w:rPr>
              <w:t>44</w:t>
            </w:r>
          </w:p>
        </w:tc>
        <w:tc>
          <w:tcPr>
            <w:tcW w:w="6660" w:type="dxa"/>
          </w:tcPr>
          <w:p w14:paraId="4538A69E" w14:textId="4564759B" w:rsidR="00C967C9" w:rsidRPr="0069688F" w:rsidRDefault="00C967C9" w:rsidP="00C967C9">
            <w:pPr>
              <w:pStyle w:val="TableParagraph"/>
              <w:spacing w:line="227" w:lineRule="exact"/>
              <w:rPr>
                <w:sz w:val="24"/>
              </w:rPr>
            </w:pPr>
            <w:proofErr w:type="spellStart"/>
            <w:r w:rsidRPr="0069688F">
              <w:rPr>
                <w:sz w:val="20"/>
              </w:rPr>
              <w:t>user.c</w:t>
            </w:r>
            <w:proofErr w:type="spellEnd"/>
            <w:r w:rsidRPr="0069688F">
              <w:rPr>
                <w:sz w:val="20"/>
              </w:rPr>
              <w:t xml:space="preserve"> Electronic QC analysis returned more than one result.</w:t>
            </w:r>
          </w:p>
        </w:tc>
      </w:tr>
      <w:tr w:rsidR="00C967C9" w:rsidRPr="002F79C9" w14:paraId="630BCF1B" w14:textId="77777777" w:rsidTr="00D04409">
        <w:tc>
          <w:tcPr>
            <w:tcW w:w="2425" w:type="dxa"/>
          </w:tcPr>
          <w:p w14:paraId="66E3B40F" w14:textId="3A009200" w:rsidR="00C967C9" w:rsidRPr="0069688F" w:rsidRDefault="00C967C9" w:rsidP="00C967C9">
            <w:pPr>
              <w:rPr>
                <w:sz w:val="24"/>
              </w:rPr>
            </w:pPr>
            <w:proofErr w:type="spellStart"/>
            <w:r w:rsidRPr="0069688F">
              <w:rPr>
                <w:sz w:val="20"/>
              </w:rPr>
              <w:t>Txt_Resource</w:t>
            </w:r>
            <w:proofErr w:type="spellEnd"/>
          </w:p>
        </w:tc>
        <w:tc>
          <w:tcPr>
            <w:tcW w:w="1080" w:type="dxa"/>
          </w:tcPr>
          <w:p w14:paraId="487F877A" w14:textId="42EDE9E9" w:rsidR="00C967C9" w:rsidRPr="0069688F" w:rsidRDefault="00C967C9" w:rsidP="00C967C9">
            <w:pPr>
              <w:jc w:val="center"/>
              <w:rPr>
                <w:sz w:val="24"/>
              </w:rPr>
            </w:pPr>
            <w:r w:rsidRPr="0069688F">
              <w:rPr>
                <w:sz w:val="20"/>
              </w:rPr>
              <w:t>45</w:t>
            </w:r>
          </w:p>
        </w:tc>
        <w:tc>
          <w:tcPr>
            <w:tcW w:w="6660" w:type="dxa"/>
          </w:tcPr>
          <w:p w14:paraId="5F7D3FF7" w14:textId="3F0A5C43" w:rsidR="00C967C9" w:rsidRPr="0069688F" w:rsidRDefault="00C967C9" w:rsidP="00FC1046">
            <w:pPr>
              <w:pStyle w:val="TableParagraph"/>
              <w:spacing w:line="226" w:lineRule="exact"/>
              <w:ind w:left="208"/>
              <w:rPr>
                <w:sz w:val="24"/>
              </w:rPr>
            </w:pPr>
            <w:proofErr w:type="spellStart"/>
            <w:r w:rsidRPr="0069688F">
              <w:rPr>
                <w:sz w:val="20"/>
              </w:rPr>
              <w:t>panels.c</w:t>
            </w:r>
            <w:proofErr w:type="spellEnd"/>
            <w:r w:rsidRPr="0069688F">
              <w:rPr>
                <w:sz w:val="20"/>
              </w:rPr>
              <w:t xml:space="preserve"> Txt_ Unable to acquire memory for a</w:t>
            </w:r>
            <w:r w:rsidR="00FC1046" w:rsidRPr="0069688F">
              <w:rPr>
                <w:sz w:val="20"/>
              </w:rPr>
              <w:t xml:space="preserve"> </w:t>
            </w:r>
            <w:proofErr w:type="spellStart"/>
            <w:r w:rsidRPr="0069688F">
              <w:rPr>
                <w:sz w:val="20"/>
              </w:rPr>
              <w:t>textType</w:t>
            </w:r>
            <w:proofErr w:type="spellEnd"/>
            <w:r w:rsidRPr="0069688F">
              <w:rPr>
                <w:sz w:val="20"/>
              </w:rPr>
              <w:t>.</w:t>
            </w:r>
          </w:p>
        </w:tc>
      </w:tr>
      <w:tr w:rsidR="00C967C9" w:rsidRPr="002F79C9" w14:paraId="488A797A" w14:textId="77777777" w:rsidTr="00D04409">
        <w:tc>
          <w:tcPr>
            <w:tcW w:w="2425" w:type="dxa"/>
          </w:tcPr>
          <w:p w14:paraId="5715199F" w14:textId="682D0739" w:rsidR="00C967C9" w:rsidRPr="0069688F" w:rsidRDefault="00C967C9" w:rsidP="00C967C9">
            <w:pPr>
              <w:rPr>
                <w:sz w:val="24"/>
              </w:rPr>
            </w:pPr>
            <w:proofErr w:type="spellStart"/>
            <w:r w:rsidRPr="0069688F">
              <w:rPr>
                <w:sz w:val="20"/>
              </w:rPr>
              <w:t>XmsInError</w:t>
            </w:r>
            <w:proofErr w:type="spellEnd"/>
          </w:p>
        </w:tc>
        <w:tc>
          <w:tcPr>
            <w:tcW w:w="1080" w:type="dxa"/>
          </w:tcPr>
          <w:p w14:paraId="5F84C84B" w14:textId="227AF71E" w:rsidR="00C967C9" w:rsidRPr="0069688F" w:rsidRDefault="00C967C9" w:rsidP="00C967C9">
            <w:pPr>
              <w:jc w:val="center"/>
              <w:rPr>
                <w:sz w:val="24"/>
              </w:rPr>
            </w:pPr>
            <w:r w:rsidRPr="0069688F">
              <w:rPr>
                <w:sz w:val="20"/>
              </w:rPr>
              <w:t>46</w:t>
            </w:r>
          </w:p>
        </w:tc>
        <w:tc>
          <w:tcPr>
            <w:tcW w:w="6660" w:type="dxa"/>
          </w:tcPr>
          <w:p w14:paraId="0404D5CB" w14:textId="5317A021" w:rsidR="00C967C9" w:rsidRPr="0069688F" w:rsidRDefault="00C967C9" w:rsidP="00FC1046">
            <w:pPr>
              <w:pStyle w:val="TableParagraph"/>
              <w:spacing w:line="227" w:lineRule="exact"/>
              <w:ind w:left="208"/>
              <w:rPr>
                <w:sz w:val="24"/>
              </w:rPr>
            </w:pPr>
            <w:proofErr w:type="spellStart"/>
            <w:r w:rsidRPr="0069688F">
              <w:rPr>
                <w:sz w:val="20"/>
              </w:rPr>
              <w:t>panels.c</w:t>
            </w:r>
            <w:proofErr w:type="spellEnd"/>
            <w:r w:rsidRPr="0069688F">
              <w:rPr>
                <w:sz w:val="20"/>
              </w:rPr>
              <w:t xml:space="preserve"> Unable to move extended memory buffer to</w:t>
            </w:r>
            <w:r w:rsidR="00FC1046" w:rsidRPr="0069688F">
              <w:rPr>
                <w:sz w:val="20"/>
              </w:rPr>
              <w:t xml:space="preserve"> </w:t>
            </w:r>
            <w:r w:rsidRPr="0069688F">
              <w:rPr>
                <w:sz w:val="20"/>
              </w:rPr>
              <w:t>real memory buffer.</w:t>
            </w:r>
          </w:p>
        </w:tc>
      </w:tr>
      <w:tr w:rsidR="00C967C9" w:rsidRPr="002F79C9" w14:paraId="3A123506" w14:textId="77777777" w:rsidTr="00D04409">
        <w:tc>
          <w:tcPr>
            <w:tcW w:w="2425" w:type="dxa"/>
          </w:tcPr>
          <w:p w14:paraId="03632806" w14:textId="5B38EDD0" w:rsidR="00C967C9" w:rsidRPr="0069688F" w:rsidRDefault="00C967C9" w:rsidP="00C967C9">
            <w:pPr>
              <w:rPr>
                <w:sz w:val="24"/>
              </w:rPr>
            </w:pPr>
            <w:proofErr w:type="spellStart"/>
            <w:r w:rsidRPr="0069688F">
              <w:rPr>
                <w:sz w:val="20"/>
              </w:rPr>
              <w:t>XmsOutError</w:t>
            </w:r>
            <w:proofErr w:type="spellEnd"/>
          </w:p>
        </w:tc>
        <w:tc>
          <w:tcPr>
            <w:tcW w:w="1080" w:type="dxa"/>
          </w:tcPr>
          <w:p w14:paraId="0E031479" w14:textId="32082C44" w:rsidR="00C967C9" w:rsidRPr="0069688F" w:rsidRDefault="00C967C9" w:rsidP="00C967C9">
            <w:pPr>
              <w:jc w:val="center"/>
              <w:rPr>
                <w:sz w:val="24"/>
              </w:rPr>
            </w:pPr>
            <w:r w:rsidRPr="0069688F">
              <w:rPr>
                <w:sz w:val="20"/>
              </w:rPr>
              <w:t>47</w:t>
            </w:r>
          </w:p>
        </w:tc>
        <w:tc>
          <w:tcPr>
            <w:tcW w:w="6660" w:type="dxa"/>
          </w:tcPr>
          <w:p w14:paraId="27351277" w14:textId="7E96EF29" w:rsidR="00C967C9" w:rsidRPr="0069688F" w:rsidRDefault="00C967C9" w:rsidP="00C967C9">
            <w:pPr>
              <w:pStyle w:val="TableParagraph"/>
              <w:spacing w:line="227" w:lineRule="exact"/>
              <w:rPr>
                <w:sz w:val="24"/>
              </w:rPr>
            </w:pPr>
            <w:proofErr w:type="spellStart"/>
            <w:r w:rsidRPr="0069688F">
              <w:rPr>
                <w:sz w:val="20"/>
              </w:rPr>
              <w:t>panels.c</w:t>
            </w:r>
            <w:proofErr w:type="spellEnd"/>
            <w:r w:rsidRPr="0069688F">
              <w:rPr>
                <w:sz w:val="20"/>
              </w:rPr>
              <w:t xml:space="preserve"> Unable to move real memory buffer to extended memory buffer.</w:t>
            </w:r>
          </w:p>
        </w:tc>
      </w:tr>
      <w:tr w:rsidR="00C967C9" w:rsidRPr="002F79C9" w14:paraId="537DB677" w14:textId="77777777" w:rsidTr="00D04409">
        <w:tc>
          <w:tcPr>
            <w:tcW w:w="2425" w:type="dxa"/>
          </w:tcPr>
          <w:p w14:paraId="67890031" w14:textId="7F61FC84" w:rsidR="00C967C9" w:rsidRPr="0069688F" w:rsidRDefault="00C967C9" w:rsidP="00C967C9">
            <w:pPr>
              <w:rPr>
                <w:sz w:val="24"/>
              </w:rPr>
            </w:pPr>
            <w:proofErr w:type="spellStart"/>
            <w:r w:rsidRPr="0069688F">
              <w:rPr>
                <w:sz w:val="20"/>
              </w:rPr>
              <w:t>FlashWriteError</w:t>
            </w:r>
            <w:proofErr w:type="spellEnd"/>
          </w:p>
        </w:tc>
        <w:tc>
          <w:tcPr>
            <w:tcW w:w="1080" w:type="dxa"/>
          </w:tcPr>
          <w:p w14:paraId="0DD94FEA" w14:textId="6D214145" w:rsidR="00C967C9" w:rsidRPr="0069688F" w:rsidRDefault="00C967C9" w:rsidP="00C967C9">
            <w:pPr>
              <w:jc w:val="center"/>
              <w:rPr>
                <w:sz w:val="24"/>
              </w:rPr>
            </w:pPr>
            <w:r w:rsidRPr="0069688F">
              <w:rPr>
                <w:sz w:val="20"/>
              </w:rPr>
              <w:t>48</w:t>
            </w:r>
          </w:p>
        </w:tc>
        <w:tc>
          <w:tcPr>
            <w:tcW w:w="6660" w:type="dxa"/>
          </w:tcPr>
          <w:p w14:paraId="64DB7E00" w14:textId="2FD1F4DF"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write to flash memory.</w:t>
            </w:r>
          </w:p>
        </w:tc>
      </w:tr>
      <w:tr w:rsidR="00C967C9" w:rsidRPr="002F79C9" w14:paraId="35515FAA" w14:textId="77777777" w:rsidTr="00D04409">
        <w:tc>
          <w:tcPr>
            <w:tcW w:w="2425" w:type="dxa"/>
          </w:tcPr>
          <w:p w14:paraId="18CDE5B9" w14:textId="24ABCBC8" w:rsidR="00C967C9" w:rsidRPr="0069688F" w:rsidRDefault="00C967C9" w:rsidP="00C967C9">
            <w:pPr>
              <w:rPr>
                <w:sz w:val="24"/>
              </w:rPr>
            </w:pPr>
            <w:proofErr w:type="spellStart"/>
            <w:r w:rsidRPr="0069688F">
              <w:rPr>
                <w:sz w:val="20"/>
              </w:rPr>
              <w:t>FlashReadError</w:t>
            </w:r>
            <w:proofErr w:type="spellEnd"/>
          </w:p>
        </w:tc>
        <w:tc>
          <w:tcPr>
            <w:tcW w:w="1080" w:type="dxa"/>
          </w:tcPr>
          <w:p w14:paraId="2DF2B2AA" w14:textId="6DB5770B" w:rsidR="00C967C9" w:rsidRPr="0069688F" w:rsidRDefault="00C967C9" w:rsidP="00C967C9">
            <w:pPr>
              <w:jc w:val="center"/>
              <w:rPr>
                <w:sz w:val="24"/>
              </w:rPr>
            </w:pPr>
            <w:r w:rsidRPr="0069688F">
              <w:rPr>
                <w:sz w:val="20"/>
              </w:rPr>
              <w:t>49</w:t>
            </w:r>
          </w:p>
        </w:tc>
        <w:tc>
          <w:tcPr>
            <w:tcW w:w="6660" w:type="dxa"/>
          </w:tcPr>
          <w:p w14:paraId="52BCF009" w14:textId="65A4D475"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read from flash memory.</w:t>
            </w:r>
          </w:p>
        </w:tc>
      </w:tr>
      <w:tr w:rsidR="00C967C9" w:rsidRPr="002F79C9" w14:paraId="473FC9BC" w14:textId="77777777" w:rsidTr="00D04409">
        <w:tc>
          <w:tcPr>
            <w:tcW w:w="2425" w:type="dxa"/>
          </w:tcPr>
          <w:p w14:paraId="0DCFC0CC" w14:textId="7F778942" w:rsidR="00C967C9" w:rsidRPr="0069688F" w:rsidRDefault="00C967C9" w:rsidP="00C967C9">
            <w:pPr>
              <w:rPr>
                <w:sz w:val="24"/>
              </w:rPr>
            </w:pPr>
            <w:proofErr w:type="spellStart"/>
            <w:r w:rsidRPr="0069688F">
              <w:rPr>
                <w:sz w:val="20"/>
              </w:rPr>
              <w:t>FlashEraseError</w:t>
            </w:r>
            <w:proofErr w:type="spellEnd"/>
          </w:p>
        </w:tc>
        <w:tc>
          <w:tcPr>
            <w:tcW w:w="1080" w:type="dxa"/>
          </w:tcPr>
          <w:p w14:paraId="762402E2" w14:textId="27D99360" w:rsidR="00C967C9" w:rsidRPr="0069688F" w:rsidRDefault="00C967C9" w:rsidP="00C967C9">
            <w:pPr>
              <w:jc w:val="center"/>
              <w:rPr>
                <w:sz w:val="24"/>
              </w:rPr>
            </w:pPr>
            <w:r w:rsidRPr="0069688F">
              <w:rPr>
                <w:sz w:val="20"/>
              </w:rPr>
              <w:t>50</w:t>
            </w:r>
          </w:p>
        </w:tc>
        <w:tc>
          <w:tcPr>
            <w:tcW w:w="6660" w:type="dxa"/>
          </w:tcPr>
          <w:p w14:paraId="5E8FA1D1" w14:textId="60F7A104" w:rsidR="00C967C9" w:rsidRPr="0069688F" w:rsidRDefault="00C967C9" w:rsidP="00C967C9">
            <w:pPr>
              <w:pStyle w:val="TableParagraph"/>
              <w:spacing w:line="227" w:lineRule="exact"/>
              <w:rPr>
                <w:sz w:val="24"/>
              </w:rPr>
            </w:pPr>
            <w:proofErr w:type="spellStart"/>
            <w:r w:rsidRPr="0069688F">
              <w:rPr>
                <w:sz w:val="20"/>
              </w:rPr>
              <w:t>flash.c</w:t>
            </w:r>
            <w:proofErr w:type="spellEnd"/>
            <w:r w:rsidRPr="0069688F">
              <w:rPr>
                <w:sz w:val="20"/>
              </w:rPr>
              <w:t xml:space="preserve"> Unable to erase a flash memory block.</w:t>
            </w:r>
          </w:p>
        </w:tc>
      </w:tr>
      <w:tr w:rsidR="00C967C9" w:rsidRPr="002F79C9" w14:paraId="2728FCF2" w14:textId="77777777" w:rsidTr="00D04409">
        <w:tc>
          <w:tcPr>
            <w:tcW w:w="2425" w:type="dxa"/>
          </w:tcPr>
          <w:p w14:paraId="752AFFF8" w14:textId="16E8F9D0" w:rsidR="00C967C9" w:rsidRPr="0069688F" w:rsidRDefault="00C967C9" w:rsidP="00C967C9">
            <w:pPr>
              <w:rPr>
                <w:sz w:val="24"/>
              </w:rPr>
            </w:pPr>
            <w:proofErr w:type="spellStart"/>
            <w:r w:rsidRPr="0069688F">
              <w:rPr>
                <w:sz w:val="20"/>
              </w:rPr>
              <w:t>ALG_general</w:t>
            </w:r>
            <w:proofErr w:type="spellEnd"/>
          </w:p>
        </w:tc>
        <w:tc>
          <w:tcPr>
            <w:tcW w:w="1080" w:type="dxa"/>
          </w:tcPr>
          <w:p w14:paraId="0DAAC2A9" w14:textId="02C44E7F" w:rsidR="00C967C9" w:rsidRPr="0069688F" w:rsidRDefault="00C967C9" w:rsidP="00C967C9">
            <w:pPr>
              <w:jc w:val="center"/>
              <w:rPr>
                <w:sz w:val="24"/>
              </w:rPr>
            </w:pPr>
            <w:r w:rsidRPr="0069688F">
              <w:rPr>
                <w:sz w:val="20"/>
              </w:rPr>
              <w:t>51</w:t>
            </w:r>
          </w:p>
        </w:tc>
        <w:tc>
          <w:tcPr>
            <w:tcW w:w="6660" w:type="dxa"/>
          </w:tcPr>
          <w:p w14:paraId="6AFA80B8" w14:textId="40041EE0" w:rsidR="00C967C9" w:rsidRPr="0069688F" w:rsidRDefault="00C967C9" w:rsidP="00C967C9">
            <w:pPr>
              <w:pStyle w:val="TableParagraph"/>
              <w:spacing w:line="227" w:lineRule="exact"/>
              <w:rPr>
                <w:sz w:val="24"/>
              </w:rPr>
            </w:pPr>
            <w:proofErr w:type="spellStart"/>
            <w:r w:rsidRPr="0069688F">
              <w:rPr>
                <w:sz w:val="20"/>
              </w:rPr>
              <w:t>alg_task.c</w:t>
            </w:r>
            <w:proofErr w:type="spellEnd"/>
            <w:r w:rsidRPr="0069688F">
              <w:rPr>
                <w:sz w:val="20"/>
              </w:rPr>
              <w:t xml:space="preserve"> General Recovery invoked in </w:t>
            </w:r>
            <w:proofErr w:type="spellStart"/>
            <w:r w:rsidRPr="0069688F">
              <w:rPr>
                <w:sz w:val="20"/>
              </w:rPr>
              <w:t>Alg_task</w:t>
            </w:r>
            <w:proofErr w:type="spellEnd"/>
            <w:r w:rsidRPr="0069688F">
              <w:rPr>
                <w:sz w:val="20"/>
              </w:rPr>
              <w:t>.</w:t>
            </w:r>
          </w:p>
        </w:tc>
      </w:tr>
      <w:tr w:rsidR="00C967C9" w:rsidRPr="002F79C9" w14:paraId="03AE81A5" w14:textId="77777777" w:rsidTr="00D04409">
        <w:tc>
          <w:tcPr>
            <w:tcW w:w="2425" w:type="dxa"/>
          </w:tcPr>
          <w:p w14:paraId="6A7C8B2E" w14:textId="79214ED1" w:rsidR="00C967C9" w:rsidRPr="0069688F" w:rsidRDefault="00C967C9" w:rsidP="00C967C9">
            <w:pPr>
              <w:rPr>
                <w:sz w:val="24"/>
              </w:rPr>
            </w:pPr>
            <w:proofErr w:type="spellStart"/>
            <w:r w:rsidRPr="0069688F">
              <w:rPr>
                <w:sz w:val="20"/>
              </w:rPr>
              <w:t>ASDRecovery</w:t>
            </w:r>
            <w:proofErr w:type="spellEnd"/>
          </w:p>
        </w:tc>
        <w:tc>
          <w:tcPr>
            <w:tcW w:w="1080" w:type="dxa"/>
          </w:tcPr>
          <w:p w14:paraId="46F4578D" w14:textId="0DD997CC" w:rsidR="00C967C9" w:rsidRPr="0069688F" w:rsidRDefault="00C967C9" w:rsidP="00C967C9">
            <w:pPr>
              <w:jc w:val="center"/>
              <w:rPr>
                <w:sz w:val="24"/>
              </w:rPr>
            </w:pPr>
            <w:r w:rsidRPr="0069688F">
              <w:rPr>
                <w:sz w:val="20"/>
              </w:rPr>
              <w:t>52</w:t>
            </w:r>
          </w:p>
        </w:tc>
        <w:tc>
          <w:tcPr>
            <w:tcW w:w="6660" w:type="dxa"/>
          </w:tcPr>
          <w:p w14:paraId="26CF8F05" w14:textId="6FA127ED" w:rsidR="00C967C9" w:rsidRPr="0069688F" w:rsidRDefault="00C967C9" w:rsidP="00C967C9">
            <w:pPr>
              <w:pStyle w:val="TableParagraph"/>
              <w:spacing w:line="227" w:lineRule="exact"/>
              <w:rPr>
                <w:sz w:val="24"/>
              </w:rPr>
            </w:pPr>
            <w:proofErr w:type="spellStart"/>
            <w:r w:rsidRPr="0069688F">
              <w:rPr>
                <w:sz w:val="20"/>
              </w:rPr>
              <w:t>asd_task.c</w:t>
            </w:r>
            <w:proofErr w:type="spellEnd"/>
            <w:r w:rsidRPr="0069688F">
              <w:rPr>
                <w:sz w:val="20"/>
              </w:rPr>
              <w:t xml:space="preserve"> Recovery invoked for </w:t>
            </w:r>
            <w:proofErr w:type="spellStart"/>
            <w:r w:rsidRPr="0069688F">
              <w:rPr>
                <w:sz w:val="20"/>
              </w:rPr>
              <w:t>Asd_Task</w:t>
            </w:r>
            <w:proofErr w:type="spellEnd"/>
            <w:r w:rsidRPr="0069688F">
              <w:rPr>
                <w:sz w:val="20"/>
              </w:rPr>
              <w:t>.</w:t>
            </w:r>
          </w:p>
        </w:tc>
      </w:tr>
      <w:tr w:rsidR="00E459B7" w:rsidRPr="002F79C9" w14:paraId="371110B0" w14:textId="77777777" w:rsidTr="00D04409">
        <w:tc>
          <w:tcPr>
            <w:tcW w:w="2425" w:type="dxa"/>
          </w:tcPr>
          <w:p w14:paraId="58B04DB6" w14:textId="2FAEDA05" w:rsidR="00E459B7" w:rsidRPr="0069688F" w:rsidRDefault="00E459B7" w:rsidP="00E459B7">
            <w:pPr>
              <w:rPr>
                <w:sz w:val="24"/>
              </w:rPr>
            </w:pPr>
            <w:proofErr w:type="spellStart"/>
            <w:r w:rsidRPr="0069688F">
              <w:rPr>
                <w:sz w:val="20"/>
              </w:rPr>
              <w:t>BARRecovery</w:t>
            </w:r>
            <w:proofErr w:type="spellEnd"/>
          </w:p>
        </w:tc>
        <w:tc>
          <w:tcPr>
            <w:tcW w:w="1080" w:type="dxa"/>
          </w:tcPr>
          <w:p w14:paraId="7EA236D9" w14:textId="61EEB40D" w:rsidR="00E459B7" w:rsidRPr="0069688F" w:rsidRDefault="00E459B7" w:rsidP="00E459B7">
            <w:pPr>
              <w:jc w:val="center"/>
              <w:rPr>
                <w:sz w:val="24"/>
              </w:rPr>
            </w:pPr>
            <w:r w:rsidRPr="0069688F">
              <w:rPr>
                <w:sz w:val="20"/>
              </w:rPr>
              <w:t>53</w:t>
            </w:r>
          </w:p>
        </w:tc>
        <w:tc>
          <w:tcPr>
            <w:tcW w:w="6660" w:type="dxa"/>
          </w:tcPr>
          <w:p w14:paraId="301F2D13" w14:textId="1D7E4671" w:rsidR="00E459B7" w:rsidRPr="0069688F" w:rsidRDefault="00E459B7" w:rsidP="00E459B7">
            <w:pPr>
              <w:pStyle w:val="TableParagraph"/>
              <w:spacing w:line="227" w:lineRule="exact"/>
              <w:rPr>
                <w:sz w:val="24"/>
              </w:rPr>
            </w:pPr>
            <w:proofErr w:type="spellStart"/>
            <w:r w:rsidRPr="0069688F">
              <w:rPr>
                <w:sz w:val="20"/>
              </w:rPr>
              <w:t>bar_task.c</w:t>
            </w:r>
            <w:proofErr w:type="spellEnd"/>
            <w:r w:rsidRPr="0069688F">
              <w:rPr>
                <w:sz w:val="20"/>
              </w:rPr>
              <w:t xml:space="preserve"> Recovery invoked in </w:t>
            </w:r>
            <w:proofErr w:type="spellStart"/>
            <w:r w:rsidRPr="0069688F">
              <w:rPr>
                <w:sz w:val="20"/>
              </w:rPr>
              <w:t>bar_task</w:t>
            </w:r>
            <w:proofErr w:type="spellEnd"/>
            <w:r w:rsidRPr="0069688F">
              <w:rPr>
                <w:sz w:val="20"/>
              </w:rPr>
              <w:t>.</w:t>
            </w:r>
          </w:p>
        </w:tc>
      </w:tr>
      <w:tr w:rsidR="00E459B7" w:rsidRPr="002F79C9" w14:paraId="4D2FDD2B" w14:textId="77777777" w:rsidTr="00D04409">
        <w:tc>
          <w:tcPr>
            <w:tcW w:w="2425" w:type="dxa"/>
          </w:tcPr>
          <w:p w14:paraId="24BA0129" w14:textId="10613039" w:rsidR="00E459B7" w:rsidRPr="0069688F" w:rsidRDefault="00E459B7" w:rsidP="00E459B7">
            <w:pPr>
              <w:rPr>
                <w:sz w:val="24"/>
              </w:rPr>
            </w:pPr>
            <w:proofErr w:type="spellStart"/>
            <w:r w:rsidRPr="0069688F">
              <w:rPr>
                <w:sz w:val="20"/>
              </w:rPr>
              <w:t>BFRRecover</w:t>
            </w:r>
            <w:proofErr w:type="spellEnd"/>
          </w:p>
        </w:tc>
        <w:tc>
          <w:tcPr>
            <w:tcW w:w="1080" w:type="dxa"/>
          </w:tcPr>
          <w:p w14:paraId="0ECB57D7" w14:textId="7B83C602" w:rsidR="00E459B7" w:rsidRPr="0069688F" w:rsidRDefault="00E459B7" w:rsidP="00E459B7">
            <w:pPr>
              <w:jc w:val="center"/>
              <w:rPr>
                <w:sz w:val="24"/>
              </w:rPr>
            </w:pPr>
            <w:r w:rsidRPr="0069688F">
              <w:rPr>
                <w:sz w:val="20"/>
              </w:rPr>
              <w:t>54</w:t>
            </w:r>
          </w:p>
        </w:tc>
        <w:tc>
          <w:tcPr>
            <w:tcW w:w="6660" w:type="dxa"/>
          </w:tcPr>
          <w:p w14:paraId="29F593B2" w14:textId="02AF5170" w:rsidR="00E459B7" w:rsidRPr="0069688F" w:rsidRDefault="00E459B7" w:rsidP="00FC1046">
            <w:pPr>
              <w:pStyle w:val="TableParagraph"/>
              <w:spacing w:line="227" w:lineRule="exact"/>
              <w:ind w:left="210"/>
              <w:rPr>
                <w:sz w:val="24"/>
              </w:rPr>
            </w:pPr>
            <w:proofErr w:type="spellStart"/>
            <w:r w:rsidRPr="0069688F">
              <w:rPr>
                <w:sz w:val="20"/>
              </w:rPr>
              <w:t>buffers.c</w:t>
            </w:r>
            <w:proofErr w:type="spellEnd"/>
            <w:r w:rsidRPr="0069688F">
              <w:rPr>
                <w:sz w:val="20"/>
              </w:rPr>
              <w:t xml:space="preserve"> Recovery invoked in </w:t>
            </w:r>
            <w:proofErr w:type="spellStart"/>
            <w:r w:rsidRPr="0069688F">
              <w:rPr>
                <w:sz w:val="20"/>
              </w:rPr>
              <w:t>Buffer_Print</w:t>
            </w:r>
            <w:proofErr w:type="spellEnd"/>
            <w:r w:rsidRPr="0069688F">
              <w:rPr>
                <w:sz w:val="20"/>
              </w:rPr>
              <w:t>.</w:t>
            </w:r>
            <w:r w:rsidR="00FC1046" w:rsidRPr="0069688F">
              <w:rPr>
                <w:sz w:val="20"/>
              </w:rPr>
              <w:t xml:space="preserve"> </w:t>
            </w:r>
            <w:r w:rsidRPr="0069688F">
              <w:rPr>
                <w:sz w:val="20"/>
              </w:rPr>
              <w:t>Attempting to continue.</w:t>
            </w:r>
          </w:p>
        </w:tc>
      </w:tr>
      <w:tr w:rsidR="00E459B7" w:rsidRPr="002F79C9" w14:paraId="50ACB593" w14:textId="77777777" w:rsidTr="00D04409">
        <w:tc>
          <w:tcPr>
            <w:tcW w:w="2425" w:type="dxa"/>
          </w:tcPr>
          <w:p w14:paraId="40449BBA" w14:textId="7D5CFAFF" w:rsidR="00E459B7" w:rsidRPr="0069688F" w:rsidRDefault="00E459B7" w:rsidP="00E459B7">
            <w:pPr>
              <w:rPr>
                <w:sz w:val="24"/>
              </w:rPr>
            </w:pPr>
            <w:proofErr w:type="spellStart"/>
            <w:r w:rsidRPr="0069688F">
              <w:rPr>
                <w:sz w:val="20"/>
              </w:rPr>
              <w:t>CLKRecover</w:t>
            </w:r>
            <w:proofErr w:type="spellEnd"/>
          </w:p>
        </w:tc>
        <w:tc>
          <w:tcPr>
            <w:tcW w:w="1080" w:type="dxa"/>
          </w:tcPr>
          <w:p w14:paraId="231717FF" w14:textId="7315F368" w:rsidR="00E459B7" w:rsidRPr="0069688F" w:rsidRDefault="00E459B7" w:rsidP="00E459B7">
            <w:pPr>
              <w:jc w:val="center"/>
              <w:rPr>
                <w:sz w:val="24"/>
              </w:rPr>
            </w:pPr>
            <w:r w:rsidRPr="0069688F">
              <w:rPr>
                <w:sz w:val="20"/>
              </w:rPr>
              <w:t>55</w:t>
            </w:r>
          </w:p>
        </w:tc>
        <w:tc>
          <w:tcPr>
            <w:tcW w:w="6660" w:type="dxa"/>
          </w:tcPr>
          <w:p w14:paraId="48005AEB" w14:textId="2C27D6D7" w:rsidR="00E459B7" w:rsidRPr="0069688F" w:rsidRDefault="00E459B7" w:rsidP="00E459B7">
            <w:pPr>
              <w:pStyle w:val="TableParagraph"/>
              <w:spacing w:line="227" w:lineRule="exact"/>
              <w:rPr>
                <w:sz w:val="24"/>
              </w:rPr>
            </w:pPr>
            <w:proofErr w:type="spellStart"/>
            <w:r w:rsidRPr="0069688F">
              <w:rPr>
                <w:sz w:val="20"/>
              </w:rPr>
              <w:t>clkdrv.c</w:t>
            </w:r>
            <w:proofErr w:type="spellEnd"/>
            <w:r w:rsidRPr="0069688F">
              <w:rPr>
                <w:sz w:val="20"/>
              </w:rPr>
              <w:t xml:space="preserve"> Recovery invoked in </w:t>
            </w:r>
            <w:proofErr w:type="spellStart"/>
            <w:r w:rsidRPr="0069688F">
              <w:rPr>
                <w:sz w:val="20"/>
              </w:rPr>
              <w:t>Clk_Task</w:t>
            </w:r>
            <w:proofErr w:type="spellEnd"/>
            <w:r w:rsidRPr="0069688F">
              <w:rPr>
                <w:sz w:val="20"/>
              </w:rPr>
              <w:t>. Attempting to continue.</w:t>
            </w:r>
          </w:p>
        </w:tc>
      </w:tr>
      <w:tr w:rsidR="00E459B7" w:rsidRPr="002F79C9" w14:paraId="5B514AA0" w14:textId="77777777" w:rsidTr="00D04409">
        <w:tc>
          <w:tcPr>
            <w:tcW w:w="2425" w:type="dxa"/>
          </w:tcPr>
          <w:p w14:paraId="0CBE97D4" w14:textId="0F69CBE7" w:rsidR="00E459B7" w:rsidRPr="0069688F" w:rsidRDefault="00E459B7" w:rsidP="00E459B7">
            <w:pPr>
              <w:rPr>
                <w:sz w:val="24"/>
              </w:rPr>
            </w:pPr>
            <w:proofErr w:type="spellStart"/>
            <w:r w:rsidRPr="0069688F">
              <w:rPr>
                <w:sz w:val="20"/>
              </w:rPr>
              <w:t>CONRecover</w:t>
            </w:r>
            <w:proofErr w:type="spellEnd"/>
          </w:p>
        </w:tc>
        <w:tc>
          <w:tcPr>
            <w:tcW w:w="1080" w:type="dxa"/>
          </w:tcPr>
          <w:p w14:paraId="06D3682D" w14:textId="68C00F91" w:rsidR="00E459B7" w:rsidRPr="0069688F" w:rsidRDefault="00E459B7" w:rsidP="00E459B7">
            <w:pPr>
              <w:jc w:val="center"/>
              <w:rPr>
                <w:sz w:val="24"/>
              </w:rPr>
            </w:pPr>
            <w:r w:rsidRPr="0069688F">
              <w:rPr>
                <w:sz w:val="20"/>
              </w:rPr>
              <w:t>56</w:t>
            </w:r>
          </w:p>
        </w:tc>
        <w:tc>
          <w:tcPr>
            <w:tcW w:w="6660" w:type="dxa"/>
          </w:tcPr>
          <w:p w14:paraId="775036C0" w14:textId="56750B11" w:rsidR="00E459B7" w:rsidRPr="0069688F" w:rsidRDefault="00E459B7" w:rsidP="00FC1046">
            <w:pPr>
              <w:pStyle w:val="TableParagraph"/>
              <w:spacing w:line="226" w:lineRule="exact"/>
              <w:ind w:left="209"/>
              <w:rPr>
                <w:sz w:val="24"/>
              </w:rPr>
            </w:pPr>
            <w:proofErr w:type="spellStart"/>
            <w:r w:rsidRPr="0069688F">
              <w:rPr>
                <w:sz w:val="20"/>
              </w:rPr>
              <w:t>condrv.c</w:t>
            </w:r>
            <w:proofErr w:type="spellEnd"/>
            <w:r w:rsidRPr="0069688F">
              <w:rPr>
                <w:sz w:val="20"/>
              </w:rPr>
              <w:t xml:space="preserve"> Recovery invoked in </w:t>
            </w:r>
            <w:proofErr w:type="spellStart"/>
            <w:r w:rsidRPr="0069688F">
              <w:rPr>
                <w:sz w:val="20"/>
              </w:rPr>
              <w:t>Conodrv</w:t>
            </w:r>
            <w:proofErr w:type="spellEnd"/>
            <w:r w:rsidRPr="0069688F">
              <w:rPr>
                <w:sz w:val="20"/>
              </w:rPr>
              <w:t>. Attempting to</w:t>
            </w:r>
            <w:r w:rsidR="00FC1046" w:rsidRPr="0069688F">
              <w:rPr>
                <w:sz w:val="20"/>
              </w:rPr>
              <w:t xml:space="preserve"> </w:t>
            </w:r>
            <w:r w:rsidRPr="0069688F">
              <w:rPr>
                <w:sz w:val="20"/>
              </w:rPr>
              <w:t>continue.</w:t>
            </w:r>
          </w:p>
        </w:tc>
      </w:tr>
      <w:tr w:rsidR="00E459B7" w:rsidRPr="002F79C9" w14:paraId="086E0A63" w14:textId="77777777" w:rsidTr="00D04409">
        <w:tc>
          <w:tcPr>
            <w:tcW w:w="2425" w:type="dxa"/>
          </w:tcPr>
          <w:p w14:paraId="58A8C519" w14:textId="09B40359" w:rsidR="00E459B7" w:rsidRPr="0069688F" w:rsidRDefault="00E459B7" w:rsidP="00E459B7">
            <w:pPr>
              <w:rPr>
                <w:sz w:val="24"/>
              </w:rPr>
            </w:pPr>
            <w:proofErr w:type="spellStart"/>
            <w:r w:rsidRPr="0069688F">
              <w:rPr>
                <w:sz w:val="20"/>
              </w:rPr>
              <w:t>HTRRecovery</w:t>
            </w:r>
            <w:proofErr w:type="spellEnd"/>
          </w:p>
        </w:tc>
        <w:tc>
          <w:tcPr>
            <w:tcW w:w="1080" w:type="dxa"/>
          </w:tcPr>
          <w:p w14:paraId="5D9E3C47" w14:textId="59F11318" w:rsidR="00E459B7" w:rsidRPr="0069688F" w:rsidRDefault="00E459B7" w:rsidP="00E459B7">
            <w:pPr>
              <w:jc w:val="center"/>
              <w:rPr>
                <w:sz w:val="24"/>
              </w:rPr>
            </w:pPr>
            <w:r w:rsidRPr="0069688F">
              <w:rPr>
                <w:sz w:val="20"/>
              </w:rPr>
              <w:t>57</w:t>
            </w:r>
          </w:p>
        </w:tc>
        <w:tc>
          <w:tcPr>
            <w:tcW w:w="6660" w:type="dxa"/>
          </w:tcPr>
          <w:p w14:paraId="1A7B54B9" w14:textId="10766E8A" w:rsidR="00E459B7" w:rsidRPr="0069688F" w:rsidRDefault="00E459B7" w:rsidP="00E459B7">
            <w:pPr>
              <w:pStyle w:val="TableParagraph"/>
              <w:spacing w:line="227" w:lineRule="exact"/>
              <w:rPr>
                <w:sz w:val="24"/>
              </w:rPr>
            </w:pPr>
            <w:proofErr w:type="spellStart"/>
            <w:r w:rsidRPr="0069688F">
              <w:rPr>
                <w:sz w:val="20"/>
              </w:rPr>
              <w:t>htr_task.c</w:t>
            </w:r>
            <w:proofErr w:type="spellEnd"/>
            <w:r w:rsidRPr="0069688F">
              <w:rPr>
                <w:sz w:val="20"/>
              </w:rPr>
              <w:t xml:space="preserve"> Recovery invoked for </w:t>
            </w:r>
            <w:proofErr w:type="spellStart"/>
            <w:r w:rsidRPr="0069688F">
              <w:rPr>
                <w:sz w:val="20"/>
              </w:rPr>
              <w:t>Htr_Task</w:t>
            </w:r>
            <w:proofErr w:type="spellEnd"/>
            <w:r w:rsidRPr="0069688F">
              <w:rPr>
                <w:sz w:val="20"/>
              </w:rPr>
              <w:t>.</w:t>
            </w:r>
          </w:p>
        </w:tc>
      </w:tr>
      <w:tr w:rsidR="00E459B7" w:rsidRPr="002F79C9" w14:paraId="74CCD198" w14:textId="77777777" w:rsidTr="00D04409">
        <w:tc>
          <w:tcPr>
            <w:tcW w:w="2425" w:type="dxa"/>
          </w:tcPr>
          <w:p w14:paraId="00912EE4" w14:textId="2A7B7069" w:rsidR="00E459B7" w:rsidRPr="0069688F" w:rsidRDefault="00E459B7" w:rsidP="00E459B7">
            <w:pPr>
              <w:rPr>
                <w:sz w:val="24"/>
              </w:rPr>
            </w:pPr>
            <w:proofErr w:type="spellStart"/>
            <w:r w:rsidRPr="0069688F">
              <w:rPr>
                <w:sz w:val="20"/>
              </w:rPr>
              <w:t>IgorRecovery</w:t>
            </w:r>
            <w:proofErr w:type="spellEnd"/>
          </w:p>
        </w:tc>
        <w:tc>
          <w:tcPr>
            <w:tcW w:w="1080" w:type="dxa"/>
          </w:tcPr>
          <w:p w14:paraId="5CC099C6" w14:textId="5C944289" w:rsidR="00E459B7" w:rsidRPr="0069688F" w:rsidRDefault="00E459B7" w:rsidP="00E459B7">
            <w:pPr>
              <w:jc w:val="center"/>
              <w:rPr>
                <w:sz w:val="24"/>
              </w:rPr>
            </w:pPr>
            <w:r w:rsidRPr="0069688F">
              <w:rPr>
                <w:sz w:val="20"/>
              </w:rPr>
              <w:t>58</w:t>
            </w:r>
          </w:p>
        </w:tc>
        <w:tc>
          <w:tcPr>
            <w:tcW w:w="6660" w:type="dxa"/>
          </w:tcPr>
          <w:p w14:paraId="63D81C91" w14:textId="3EC96C2B" w:rsidR="00E459B7" w:rsidRPr="0069688F" w:rsidRDefault="00E459B7" w:rsidP="00E459B7">
            <w:pPr>
              <w:pStyle w:val="TableParagraph"/>
              <w:spacing w:line="227" w:lineRule="exact"/>
              <w:rPr>
                <w:sz w:val="24"/>
              </w:rPr>
            </w:pPr>
            <w:proofErr w:type="spellStart"/>
            <w:r w:rsidRPr="0069688F">
              <w:rPr>
                <w:sz w:val="20"/>
              </w:rPr>
              <w:t>alg_task.c</w:t>
            </w:r>
            <w:proofErr w:type="spellEnd"/>
            <w:r w:rsidRPr="0069688F">
              <w:rPr>
                <w:sz w:val="20"/>
              </w:rPr>
              <w:t xml:space="preserve"> Recovery invoked while in Igor.</w:t>
            </w:r>
          </w:p>
        </w:tc>
      </w:tr>
      <w:tr w:rsidR="003C766F" w:rsidRPr="009E7712" w14:paraId="26745650" w14:textId="77777777" w:rsidTr="00D04409">
        <w:tc>
          <w:tcPr>
            <w:tcW w:w="2425" w:type="dxa"/>
          </w:tcPr>
          <w:p w14:paraId="2EAE6FA7" w14:textId="27B7F2B5" w:rsidR="003C766F" w:rsidRPr="0069688F" w:rsidRDefault="003C766F" w:rsidP="003C766F">
            <w:pPr>
              <w:rPr>
                <w:rFonts w:cstheme="minorHAnsi"/>
                <w:sz w:val="20"/>
                <w:szCs w:val="20"/>
              </w:rPr>
            </w:pPr>
            <w:proofErr w:type="spellStart"/>
            <w:r w:rsidRPr="0069688F">
              <w:rPr>
                <w:rFonts w:cstheme="minorHAnsi"/>
                <w:sz w:val="20"/>
                <w:szCs w:val="20"/>
              </w:rPr>
              <w:t>NETRecovery</w:t>
            </w:r>
            <w:proofErr w:type="spellEnd"/>
          </w:p>
        </w:tc>
        <w:tc>
          <w:tcPr>
            <w:tcW w:w="1080" w:type="dxa"/>
          </w:tcPr>
          <w:p w14:paraId="74FE2857" w14:textId="70602ACA" w:rsidR="003C766F" w:rsidRPr="0069688F" w:rsidRDefault="003C766F" w:rsidP="003C766F">
            <w:pPr>
              <w:jc w:val="center"/>
              <w:rPr>
                <w:rFonts w:cstheme="minorHAnsi"/>
                <w:sz w:val="20"/>
                <w:szCs w:val="20"/>
              </w:rPr>
            </w:pPr>
            <w:r w:rsidRPr="0069688F">
              <w:rPr>
                <w:rFonts w:cstheme="minorHAnsi"/>
                <w:sz w:val="20"/>
                <w:szCs w:val="20"/>
              </w:rPr>
              <w:t>59</w:t>
            </w:r>
          </w:p>
        </w:tc>
        <w:tc>
          <w:tcPr>
            <w:tcW w:w="6660" w:type="dxa"/>
          </w:tcPr>
          <w:p w14:paraId="555E872B" w14:textId="72C54377"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net_task.c</w:t>
            </w:r>
            <w:proofErr w:type="spellEnd"/>
            <w:r w:rsidRPr="0069688F">
              <w:rPr>
                <w:rFonts w:asciiTheme="minorHAnsi" w:hAnsiTheme="minorHAnsi" w:cstheme="minorHAnsi"/>
                <w:sz w:val="20"/>
                <w:szCs w:val="20"/>
              </w:rPr>
              <w:t xml:space="preserve"> Recovery invoked for </w:t>
            </w:r>
            <w:proofErr w:type="spellStart"/>
            <w:r w:rsidRPr="0069688F">
              <w:rPr>
                <w:rFonts w:asciiTheme="minorHAnsi" w:hAnsiTheme="minorHAnsi" w:cstheme="minorHAnsi"/>
                <w:sz w:val="20"/>
                <w:szCs w:val="20"/>
              </w:rPr>
              <w:t>Net_Task</w:t>
            </w:r>
            <w:proofErr w:type="spellEnd"/>
            <w:r w:rsidRPr="0069688F">
              <w:rPr>
                <w:rFonts w:asciiTheme="minorHAnsi" w:hAnsiTheme="minorHAnsi" w:cstheme="minorHAnsi"/>
                <w:sz w:val="20"/>
                <w:szCs w:val="20"/>
              </w:rPr>
              <w:t>.</w:t>
            </w:r>
          </w:p>
        </w:tc>
      </w:tr>
      <w:tr w:rsidR="003C766F" w:rsidRPr="009E7712" w14:paraId="0FF62270" w14:textId="77777777" w:rsidTr="00D04409">
        <w:tc>
          <w:tcPr>
            <w:tcW w:w="2425" w:type="dxa"/>
          </w:tcPr>
          <w:p w14:paraId="581FFECC" w14:textId="44C05613" w:rsidR="003C766F" w:rsidRPr="0069688F" w:rsidRDefault="003C766F" w:rsidP="003C766F">
            <w:pPr>
              <w:rPr>
                <w:rFonts w:cstheme="minorHAnsi"/>
                <w:sz w:val="20"/>
                <w:szCs w:val="20"/>
              </w:rPr>
            </w:pPr>
            <w:proofErr w:type="spellStart"/>
            <w:r w:rsidRPr="0069688F">
              <w:rPr>
                <w:rFonts w:cstheme="minorHAnsi"/>
                <w:sz w:val="20"/>
                <w:szCs w:val="20"/>
              </w:rPr>
              <w:t>OEMRecovery</w:t>
            </w:r>
            <w:proofErr w:type="spellEnd"/>
          </w:p>
        </w:tc>
        <w:tc>
          <w:tcPr>
            <w:tcW w:w="1080" w:type="dxa"/>
          </w:tcPr>
          <w:p w14:paraId="5E7EB9BD" w14:textId="6901183C" w:rsidR="003C766F" w:rsidRPr="0069688F" w:rsidRDefault="003C766F" w:rsidP="003C766F">
            <w:pPr>
              <w:jc w:val="center"/>
              <w:rPr>
                <w:rFonts w:cstheme="minorHAnsi"/>
                <w:sz w:val="20"/>
                <w:szCs w:val="20"/>
              </w:rPr>
            </w:pPr>
            <w:r w:rsidRPr="0069688F">
              <w:rPr>
                <w:rFonts w:cstheme="minorHAnsi"/>
                <w:sz w:val="20"/>
                <w:szCs w:val="20"/>
              </w:rPr>
              <w:t>60</w:t>
            </w:r>
          </w:p>
        </w:tc>
        <w:tc>
          <w:tcPr>
            <w:tcW w:w="6660" w:type="dxa"/>
          </w:tcPr>
          <w:p w14:paraId="6096B04B" w14:textId="5E04532A"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oem_task.c</w:t>
            </w:r>
            <w:proofErr w:type="spellEnd"/>
            <w:r w:rsidRPr="0069688F">
              <w:rPr>
                <w:rFonts w:asciiTheme="minorHAnsi" w:hAnsiTheme="minorHAnsi" w:cstheme="minorHAnsi"/>
                <w:sz w:val="20"/>
                <w:szCs w:val="20"/>
              </w:rPr>
              <w:t xml:space="preserve"> Recovery invoked for </w:t>
            </w:r>
            <w:proofErr w:type="spellStart"/>
            <w:r w:rsidRPr="0069688F">
              <w:rPr>
                <w:rFonts w:asciiTheme="minorHAnsi" w:hAnsiTheme="minorHAnsi" w:cstheme="minorHAnsi"/>
                <w:sz w:val="20"/>
                <w:szCs w:val="20"/>
              </w:rPr>
              <w:t>OEM_Task</w:t>
            </w:r>
            <w:proofErr w:type="spellEnd"/>
            <w:r w:rsidRPr="0069688F">
              <w:rPr>
                <w:rFonts w:asciiTheme="minorHAnsi" w:hAnsiTheme="minorHAnsi" w:cstheme="minorHAnsi"/>
                <w:sz w:val="20"/>
                <w:szCs w:val="20"/>
              </w:rPr>
              <w:t>.</w:t>
            </w:r>
          </w:p>
        </w:tc>
      </w:tr>
      <w:tr w:rsidR="003C766F" w:rsidRPr="009E7712" w14:paraId="1622C329" w14:textId="77777777" w:rsidTr="00D04409">
        <w:tc>
          <w:tcPr>
            <w:tcW w:w="2425" w:type="dxa"/>
          </w:tcPr>
          <w:p w14:paraId="7093D975" w14:textId="378B5420" w:rsidR="003C766F" w:rsidRPr="0069688F" w:rsidRDefault="003C766F" w:rsidP="003C766F">
            <w:pPr>
              <w:rPr>
                <w:rFonts w:cstheme="minorHAnsi"/>
                <w:sz w:val="20"/>
                <w:szCs w:val="20"/>
              </w:rPr>
            </w:pPr>
            <w:proofErr w:type="spellStart"/>
            <w:r w:rsidRPr="0069688F">
              <w:rPr>
                <w:rFonts w:cstheme="minorHAnsi"/>
                <w:sz w:val="20"/>
                <w:szCs w:val="20"/>
              </w:rPr>
              <w:t>PRDRecover</w:t>
            </w:r>
            <w:proofErr w:type="spellEnd"/>
          </w:p>
        </w:tc>
        <w:tc>
          <w:tcPr>
            <w:tcW w:w="1080" w:type="dxa"/>
          </w:tcPr>
          <w:p w14:paraId="730A553D" w14:textId="35126488" w:rsidR="003C766F" w:rsidRPr="0069688F" w:rsidRDefault="003C766F" w:rsidP="003C766F">
            <w:pPr>
              <w:jc w:val="center"/>
              <w:rPr>
                <w:rFonts w:cstheme="minorHAnsi"/>
                <w:sz w:val="20"/>
                <w:szCs w:val="20"/>
              </w:rPr>
            </w:pPr>
            <w:r w:rsidRPr="0069688F">
              <w:rPr>
                <w:rFonts w:cstheme="minorHAnsi"/>
                <w:sz w:val="20"/>
                <w:szCs w:val="20"/>
              </w:rPr>
              <w:t>61</w:t>
            </w:r>
          </w:p>
        </w:tc>
        <w:tc>
          <w:tcPr>
            <w:tcW w:w="6660" w:type="dxa"/>
          </w:tcPr>
          <w:p w14:paraId="6E74E930" w14:textId="673BF4C9" w:rsidR="003C766F" w:rsidRPr="0069688F" w:rsidRDefault="003C766F" w:rsidP="00FC1046">
            <w:pPr>
              <w:pStyle w:val="TableParagraph"/>
              <w:spacing w:line="227" w:lineRule="exact"/>
              <w:ind w:left="206"/>
              <w:rPr>
                <w:rFonts w:asciiTheme="minorHAnsi" w:hAnsiTheme="minorHAnsi" w:cstheme="minorHAnsi"/>
                <w:sz w:val="20"/>
                <w:szCs w:val="20"/>
              </w:rPr>
            </w:pPr>
            <w:proofErr w:type="spellStart"/>
            <w:r w:rsidRPr="0069688F">
              <w:rPr>
                <w:rFonts w:asciiTheme="minorHAnsi" w:hAnsiTheme="minorHAnsi" w:cstheme="minorHAnsi"/>
                <w:sz w:val="20"/>
                <w:szCs w:val="20"/>
              </w:rPr>
              <w:t>prtdtask.c</w:t>
            </w:r>
            <w:proofErr w:type="spellEnd"/>
            <w:r w:rsidRPr="0069688F">
              <w:rPr>
                <w:rFonts w:asciiTheme="minorHAnsi" w:hAnsiTheme="minorHAnsi" w:cstheme="minorHAnsi"/>
                <w:sz w:val="20"/>
                <w:szCs w:val="20"/>
              </w:rPr>
              <w:t xml:space="preserve"> Recovery invoked in </w:t>
            </w:r>
            <w:proofErr w:type="spellStart"/>
            <w:r w:rsidRPr="0069688F">
              <w:rPr>
                <w:rFonts w:asciiTheme="minorHAnsi" w:hAnsiTheme="minorHAnsi" w:cstheme="minorHAnsi"/>
                <w:sz w:val="20"/>
                <w:szCs w:val="20"/>
              </w:rPr>
              <w:t>PrtdTask</w:t>
            </w:r>
            <w:proofErr w:type="spellEnd"/>
            <w:r w:rsidRPr="0069688F">
              <w:rPr>
                <w:rFonts w:asciiTheme="minorHAnsi" w:hAnsiTheme="minorHAnsi" w:cstheme="minorHAnsi"/>
                <w:sz w:val="20"/>
                <w:szCs w:val="20"/>
              </w:rPr>
              <w:t>. Attempting</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to continue.</w:t>
            </w:r>
          </w:p>
        </w:tc>
      </w:tr>
      <w:tr w:rsidR="003C766F" w:rsidRPr="009E7712" w14:paraId="05931ADB" w14:textId="77777777" w:rsidTr="00D04409">
        <w:tc>
          <w:tcPr>
            <w:tcW w:w="2425" w:type="dxa"/>
          </w:tcPr>
          <w:p w14:paraId="4EA5C4F3" w14:textId="6D69650A" w:rsidR="003C766F" w:rsidRPr="0069688F" w:rsidRDefault="003C766F" w:rsidP="003C766F">
            <w:pPr>
              <w:rPr>
                <w:rFonts w:cstheme="minorHAnsi"/>
                <w:sz w:val="20"/>
                <w:szCs w:val="20"/>
              </w:rPr>
            </w:pPr>
            <w:proofErr w:type="spellStart"/>
            <w:r w:rsidRPr="0069688F">
              <w:rPr>
                <w:rFonts w:cstheme="minorHAnsi"/>
                <w:sz w:val="20"/>
                <w:szCs w:val="20"/>
              </w:rPr>
              <w:t>PRTRecover</w:t>
            </w:r>
            <w:proofErr w:type="spellEnd"/>
          </w:p>
        </w:tc>
        <w:tc>
          <w:tcPr>
            <w:tcW w:w="1080" w:type="dxa"/>
          </w:tcPr>
          <w:p w14:paraId="48817BF0" w14:textId="23CE0AD8" w:rsidR="003C766F" w:rsidRPr="0069688F" w:rsidRDefault="003C766F" w:rsidP="003C766F">
            <w:pPr>
              <w:jc w:val="center"/>
              <w:rPr>
                <w:rFonts w:cstheme="minorHAnsi"/>
                <w:sz w:val="20"/>
                <w:szCs w:val="20"/>
              </w:rPr>
            </w:pPr>
            <w:r w:rsidRPr="0069688F">
              <w:rPr>
                <w:rFonts w:cstheme="minorHAnsi"/>
                <w:sz w:val="20"/>
                <w:szCs w:val="20"/>
              </w:rPr>
              <w:t>62</w:t>
            </w:r>
          </w:p>
        </w:tc>
        <w:tc>
          <w:tcPr>
            <w:tcW w:w="6660" w:type="dxa"/>
          </w:tcPr>
          <w:p w14:paraId="2A7C81FA" w14:textId="5C1892C1"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prt_task.c</w:t>
            </w:r>
            <w:proofErr w:type="spellEnd"/>
            <w:r w:rsidRPr="0069688F">
              <w:rPr>
                <w:rFonts w:asciiTheme="minorHAnsi" w:hAnsiTheme="minorHAnsi" w:cstheme="minorHAnsi"/>
                <w:sz w:val="20"/>
                <w:szCs w:val="20"/>
              </w:rPr>
              <w:t xml:space="preserve"> Recovery invoked in </w:t>
            </w:r>
            <w:proofErr w:type="spellStart"/>
            <w:r w:rsidRPr="0069688F">
              <w:rPr>
                <w:rFonts w:asciiTheme="minorHAnsi" w:hAnsiTheme="minorHAnsi" w:cstheme="minorHAnsi"/>
                <w:sz w:val="20"/>
                <w:szCs w:val="20"/>
              </w:rPr>
              <w:t>Prt_Task</w:t>
            </w:r>
            <w:proofErr w:type="spellEnd"/>
            <w:r w:rsidRPr="0069688F">
              <w:rPr>
                <w:rFonts w:asciiTheme="minorHAnsi" w:hAnsiTheme="minorHAnsi" w:cstheme="minorHAnsi"/>
                <w:sz w:val="20"/>
                <w:szCs w:val="20"/>
              </w:rPr>
              <w:t>. Attempting to continue.</w:t>
            </w:r>
          </w:p>
        </w:tc>
      </w:tr>
      <w:tr w:rsidR="003C766F" w:rsidRPr="009E7712" w14:paraId="46CE2ACB" w14:textId="77777777" w:rsidTr="00D04409">
        <w:tc>
          <w:tcPr>
            <w:tcW w:w="2425" w:type="dxa"/>
          </w:tcPr>
          <w:p w14:paraId="7779FE86" w14:textId="126D9EBD" w:rsidR="003C766F" w:rsidRPr="0069688F" w:rsidRDefault="003C766F" w:rsidP="003C766F">
            <w:pPr>
              <w:rPr>
                <w:rFonts w:cstheme="minorHAnsi"/>
                <w:sz w:val="20"/>
                <w:szCs w:val="20"/>
              </w:rPr>
            </w:pPr>
            <w:proofErr w:type="spellStart"/>
            <w:r w:rsidRPr="0069688F">
              <w:rPr>
                <w:rFonts w:cstheme="minorHAnsi"/>
                <w:sz w:val="20"/>
                <w:szCs w:val="20"/>
              </w:rPr>
              <w:t>Pnl_Passwords_BadFile</w:t>
            </w:r>
            <w:proofErr w:type="spellEnd"/>
          </w:p>
        </w:tc>
        <w:tc>
          <w:tcPr>
            <w:tcW w:w="1080" w:type="dxa"/>
          </w:tcPr>
          <w:p w14:paraId="1E265903" w14:textId="5B5A20EF" w:rsidR="003C766F" w:rsidRPr="0069688F" w:rsidRDefault="003C766F" w:rsidP="003C766F">
            <w:pPr>
              <w:jc w:val="center"/>
              <w:rPr>
                <w:rFonts w:cstheme="minorHAnsi"/>
                <w:sz w:val="20"/>
                <w:szCs w:val="20"/>
              </w:rPr>
            </w:pPr>
            <w:r w:rsidRPr="0069688F">
              <w:rPr>
                <w:rFonts w:cstheme="minorHAnsi"/>
                <w:sz w:val="20"/>
                <w:szCs w:val="20"/>
              </w:rPr>
              <w:t>63</w:t>
            </w:r>
          </w:p>
        </w:tc>
        <w:tc>
          <w:tcPr>
            <w:tcW w:w="6660" w:type="dxa"/>
          </w:tcPr>
          <w:p w14:paraId="40318528" w14:textId="57D7F46A"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Corrupted password file.</w:t>
            </w:r>
          </w:p>
        </w:tc>
      </w:tr>
      <w:tr w:rsidR="003C766F" w:rsidRPr="009E7712" w14:paraId="6DC2FD2C" w14:textId="77777777" w:rsidTr="00D04409">
        <w:tc>
          <w:tcPr>
            <w:tcW w:w="2425" w:type="dxa"/>
          </w:tcPr>
          <w:p w14:paraId="6E4C90B9" w14:textId="2AEE95F9" w:rsidR="003C766F" w:rsidRPr="0069688F" w:rsidRDefault="003C766F" w:rsidP="003C766F">
            <w:pPr>
              <w:rPr>
                <w:rFonts w:cstheme="minorHAnsi"/>
                <w:sz w:val="20"/>
                <w:szCs w:val="20"/>
              </w:rPr>
            </w:pPr>
            <w:proofErr w:type="spellStart"/>
            <w:r w:rsidRPr="0069688F">
              <w:rPr>
                <w:rFonts w:cstheme="minorHAnsi"/>
                <w:sz w:val="20"/>
                <w:szCs w:val="20"/>
              </w:rPr>
              <w:t>QFPlotRecover</w:t>
            </w:r>
            <w:proofErr w:type="spellEnd"/>
          </w:p>
        </w:tc>
        <w:tc>
          <w:tcPr>
            <w:tcW w:w="1080" w:type="dxa"/>
          </w:tcPr>
          <w:p w14:paraId="0A590764" w14:textId="7085CF70" w:rsidR="003C766F" w:rsidRPr="0069688F" w:rsidRDefault="003C766F" w:rsidP="003C766F">
            <w:pPr>
              <w:jc w:val="center"/>
              <w:rPr>
                <w:rFonts w:cstheme="minorHAnsi"/>
                <w:sz w:val="20"/>
                <w:szCs w:val="20"/>
              </w:rPr>
            </w:pPr>
            <w:r w:rsidRPr="0069688F">
              <w:rPr>
                <w:rFonts w:cstheme="minorHAnsi"/>
                <w:sz w:val="20"/>
                <w:szCs w:val="20"/>
              </w:rPr>
              <w:t>64</w:t>
            </w:r>
          </w:p>
        </w:tc>
        <w:tc>
          <w:tcPr>
            <w:tcW w:w="6660" w:type="dxa"/>
          </w:tcPr>
          <w:p w14:paraId="22994A45" w14:textId="6FBBDC9A" w:rsidR="003C766F" w:rsidRPr="0069688F" w:rsidRDefault="003C766F" w:rsidP="00FC1046">
            <w:pPr>
              <w:pStyle w:val="TableParagraph"/>
              <w:spacing w:line="227" w:lineRule="exact"/>
              <w:ind w:left="208"/>
              <w:rPr>
                <w:rFonts w:asciiTheme="minorHAnsi" w:hAnsiTheme="minorHAnsi" w:cstheme="minorHAnsi"/>
                <w:sz w:val="20"/>
                <w:szCs w:val="20"/>
              </w:rPr>
            </w:pPr>
            <w:proofErr w:type="spellStart"/>
            <w:r w:rsidRPr="0069688F">
              <w:rPr>
                <w:rFonts w:asciiTheme="minorHAnsi" w:hAnsiTheme="minorHAnsi" w:cstheme="minorHAnsi"/>
                <w:sz w:val="20"/>
                <w:szCs w:val="20"/>
              </w:rPr>
              <w:t>alg_task.c</w:t>
            </w:r>
            <w:proofErr w:type="spellEnd"/>
            <w:r w:rsidRPr="0069688F">
              <w:rPr>
                <w:rFonts w:asciiTheme="minorHAnsi" w:hAnsiTheme="minorHAnsi" w:cstheme="minorHAnsi"/>
                <w:sz w:val="20"/>
                <w:szCs w:val="20"/>
              </w:rPr>
              <w:t xml:space="preserve"> Recovery invoked in </w:t>
            </w:r>
            <w:proofErr w:type="spellStart"/>
            <w:r w:rsidRPr="0069688F">
              <w:rPr>
                <w:rFonts w:asciiTheme="minorHAnsi" w:hAnsiTheme="minorHAnsi" w:cstheme="minorHAnsi"/>
                <w:sz w:val="20"/>
                <w:szCs w:val="20"/>
              </w:rPr>
              <w:t>QuadradicFit_Print</w:t>
            </w:r>
            <w:proofErr w:type="spellEnd"/>
            <w:r w:rsidRPr="0069688F">
              <w:rPr>
                <w:rFonts w:asciiTheme="minorHAnsi" w:hAnsiTheme="minorHAnsi" w:cstheme="minorHAnsi"/>
                <w:sz w:val="20"/>
                <w:szCs w:val="20"/>
              </w:rPr>
              <w:t>.</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Attempting to continue.</w:t>
            </w:r>
          </w:p>
        </w:tc>
      </w:tr>
      <w:tr w:rsidR="003C766F" w:rsidRPr="009E7712" w14:paraId="68F574CE" w14:textId="77777777" w:rsidTr="00D04409">
        <w:tc>
          <w:tcPr>
            <w:tcW w:w="2425" w:type="dxa"/>
          </w:tcPr>
          <w:p w14:paraId="6C778575" w14:textId="516C922D" w:rsidR="003C766F" w:rsidRPr="0069688F" w:rsidRDefault="003C766F" w:rsidP="003C766F">
            <w:pPr>
              <w:rPr>
                <w:rFonts w:cstheme="minorHAnsi"/>
                <w:sz w:val="20"/>
                <w:szCs w:val="20"/>
              </w:rPr>
            </w:pPr>
            <w:proofErr w:type="spellStart"/>
            <w:r w:rsidRPr="0069688F">
              <w:rPr>
                <w:rFonts w:cstheme="minorHAnsi"/>
                <w:sz w:val="20"/>
                <w:szCs w:val="20"/>
              </w:rPr>
              <w:t>RCDRecovery</w:t>
            </w:r>
            <w:proofErr w:type="spellEnd"/>
          </w:p>
        </w:tc>
        <w:tc>
          <w:tcPr>
            <w:tcW w:w="1080" w:type="dxa"/>
          </w:tcPr>
          <w:p w14:paraId="4047B8BD" w14:textId="5D7A60BB" w:rsidR="003C766F" w:rsidRPr="0069688F" w:rsidRDefault="003C766F" w:rsidP="003C766F">
            <w:pPr>
              <w:jc w:val="center"/>
              <w:rPr>
                <w:rFonts w:cstheme="minorHAnsi"/>
                <w:sz w:val="20"/>
                <w:szCs w:val="20"/>
              </w:rPr>
            </w:pPr>
            <w:r w:rsidRPr="0069688F">
              <w:rPr>
                <w:rFonts w:cstheme="minorHAnsi"/>
                <w:sz w:val="20"/>
                <w:szCs w:val="20"/>
              </w:rPr>
              <w:t>65</w:t>
            </w:r>
          </w:p>
        </w:tc>
        <w:tc>
          <w:tcPr>
            <w:tcW w:w="6660" w:type="dxa"/>
          </w:tcPr>
          <w:p w14:paraId="4800FCF7" w14:textId="680D20DC"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rcd_task.c</w:t>
            </w:r>
            <w:proofErr w:type="spellEnd"/>
            <w:r w:rsidRPr="0069688F">
              <w:rPr>
                <w:rFonts w:asciiTheme="minorHAnsi" w:hAnsiTheme="minorHAnsi" w:cstheme="minorHAnsi"/>
                <w:sz w:val="20"/>
                <w:szCs w:val="20"/>
              </w:rPr>
              <w:t xml:space="preserve"> Recovery invoked for Record Task.</w:t>
            </w:r>
          </w:p>
        </w:tc>
      </w:tr>
      <w:tr w:rsidR="003C766F" w:rsidRPr="009E7712" w14:paraId="1BA76E3F" w14:textId="77777777" w:rsidTr="00D04409">
        <w:tc>
          <w:tcPr>
            <w:tcW w:w="2425" w:type="dxa"/>
          </w:tcPr>
          <w:p w14:paraId="2B8F0450" w14:textId="0BEE0A11" w:rsidR="003C766F" w:rsidRPr="0069688F" w:rsidRDefault="003C766F" w:rsidP="003C766F">
            <w:pPr>
              <w:rPr>
                <w:rFonts w:cstheme="minorHAnsi"/>
                <w:sz w:val="20"/>
                <w:szCs w:val="20"/>
              </w:rPr>
            </w:pPr>
            <w:proofErr w:type="spellStart"/>
            <w:r w:rsidRPr="0069688F">
              <w:rPr>
                <w:rFonts w:cstheme="minorHAnsi"/>
                <w:sz w:val="20"/>
                <w:szCs w:val="20"/>
              </w:rPr>
              <w:t>RSLRecovery</w:t>
            </w:r>
            <w:proofErr w:type="spellEnd"/>
          </w:p>
        </w:tc>
        <w:tc>
          <w:tcPr>
            <w:tcW w:w="1080" w:type="dxa"/>
          </w:tcPr>
          <w:p w14:paraId="28A5461C" w14:textId="4343617F" w:rsidR="003C766F" w:rsidRPr="0069688F" w:rsidRDefault="003C766F" w:rsidP="003C766F">
            <w:pPr>
              <w:jc w:val="center"/>
              <w:rPr>
                <w:rFonts w:cstheme="minorHAnsi"/>
                <w:sz w:val="20"/>
                <w:szCs w:val="20"/>
              </w:rPr>
            </w:pPr>
            <w:r w:rsidRPr="0069688F">
              <w:rPr>
                <w:rFonts w:cstheme="minorHAnsi"/>
                <w:sz w:val="20"/>
                <w:szCs w:val="20"/>
              </w:rPr>
              <w:t>66</w:t>
            </w:r>
          </w:p>
        </w:tc>
        <w:tc>
          <w:tcPr>
            <w:tcW w:w="6660" w:type="dxa"/>
          </w:tcPr>
          <w:p w14:paraId="677F59DD" w14:textId="1F2FA8CE" w:rsidR="003C766F" w:rsidRPr="0069688F" w:rsidRDefault="003C766F" w:rsidP="003C766F">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Recovery invoked in Results Show:</w:t>
            </w:r>
          </w:p>
        </w:tc>
      </w:tr>
      <w:tr w:rsidR="003C766F" w:rsidRPr="009E7712" w14:paraId="29A60A6C" w14:textId="77777777" w:rsidTr="00D04409">
        <w:tc>
          <w:tcPr>
            <w:tcW w:w="2425" w:type="dxa"/>
          </w:tcPr>
          <w:p w14:paraId="013D1D24" w14:textId="768CEF67" w:rsidR="003C766F" w:rsidRPr="0069688F" w:rsidRDefault="003C766F" w:rsidP="003C766F">
            <w:pPr>
              <w:rPr>
                <w:rFonts w:cstheme="minorHAnsi"/>
                <w:sz w:val="20"/>
                <w:szCs w:val="20"/>
              </w:rPr>
            </w:pPr>
            <w:proofErr w:type="spellStart"/>
            <w:r w:rsidRPr="0069688F">
              <w:rPr>
                <w:rFonts w:cstheme="minorHAnsi"/>
                <w:sz w:val="20"/>
                <w:szCs w:val="20"/>
              </w:rPr>
              <w:t>UIPlotRecover</w:t>
            </w:r>
            <w:proofErr w:type="spellEnd"/>
          </w:p>
        </w:tc>
        <w:tc>
          <w:tcPr>
            <w:tcW w:w="1080" w:type="dxa"/>
          </w:tcPr>
          <w:p w14:paraId="20938EAD" w14:textId="1CB7D157" w:rsidR="003C766F" w:rsidRPr="0069688F" w:rsidRDefault="003C766F" w:rsidP="003C766F">
            <w:pPr>
              <w:jc w:val="center"/>
              <w:rPr>
                <w:rFonts w:cstheme="minorHAnsi"/>
                <w:sz w:val="20"/>
                <w:szCs w:val="20"/>
              </w:rPr>
            </w:pPr>
            <w:r w:rsidRPr="0069688F">
              <w:rPr>
                <w:rFonts w:cstheme="minorHAnsi"/>
                <w:sz w:val="20"/>
                <w:szCs w:val="20"/>
              </w:rPr>
              <w:t>67</w:t>
            </w:r>
          </w:p>
        </w:tc>
        <w:tc>
          <w:tcPr>
            <w:tcW w:w="6660" w:type="dxa"/>
          </w:tcPr>
          <w:p w14:paraId="57D536D9" w14:textId="30D9EA64" w:rsidR="003C766F" w:rsidRPr="0069688F" w:rsidRDefault="003C766F" w:rsidP="00FC1046">
            <w:pPr>
              <w:pStyle w:val="TableParagraph"/>
              <w:spacing w:line="227" w:lineRule="exact"/>
              <w:ind w:left="208"/>
              <w:rPr>
                <w:rFonts w:asciiTheme="minorHAnsi" w:hAnsiTheme="minorHAnsi" w:cstheme="minorHAnsi"/>
                <w:sz w:val="20"/>
                <w:szCs w:val="20"/>
              </w:rPr>
            </w:pPr>
            <w:proofErr w:type="spellStart"/>
            <w:r w:rsidRPr="0069688F">
              <w:rPr>
                <w:rFonts w:asciiTheme="minorHAnsi" w:hAnsiTheme="minorHAnsi" w:cstheme="minorHAnsi"/>
                <w:sz w:val="20"/>
                <w:szCs w:val="20"/>
              </w:rPr>
              <w:t>alg_task.c</w:t>
            </w:r>
            <w:proofErr w:type="spellEnd"/>
            <w:r w:rsidRPr="0069688F">
              <w:rPr>
                <w:rFonts w:asciiTheme="minorHAnsi" w:hAnsiTheme="minorHAnsi" w:cstheme="minorHAnsi"/>
                <w:sz w:val="20"/>
                <w:szCs w:val="20"/>
              </w:rPr>
              <w:t xml:space="preserve"> Recovery invoked in </w:t>
            </w:r>
            <w:proofErr w:type="spellStart"/>
            <w:r w:rsidRPr="0069688F">
              <w:rPr>
                <w:rFonts w:asciiTheme="minorHAnsi" w:hAnsiTheme="minorHAnsi" w:cstheme="minorHAnsi"/>
                <w:sz w:val="20"/>
                <w:szCs w:val="20"/>
              </w:rPr>
              <w:t>PlotUIIntArray</w:t>
            </w:r>
            <w:proofErr w:type="spellEnd"/>
            <w:r w:rsidRPr="0069688F">
              <w:rPr>
                <w:rFonts w:asciiTheme="minorHAnsi" w:hAnsiTheme="minorHAnsi" w:cstheme="minorHAnsi"/>
                <w:sz w:val="20"/>
                <w:szCs w:val="20"/>
              </w:rPr>
              <w:t>.</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Attempting to continue.</w:t>
            </w:r>
          </w:p>
        </w:tc>
      </w:tr>
      <w:tr w:rsidR="003C766F" w:rsidRPr="009E7712" w14:paraId="76F1536E" w14:textId="77777777" w:rsidTr="00D04409">
        <w:tc>
          <w:tcPr>
            <w:tcW w:w="2425" w:type="dxa"/>
          </w:tcPr>
          <w:p w14:paraId="61EA9C76" w14:textId="270295AB" w:rsidR="003C766F" w:rsidRPr="0069688F" w:rsidRDefault="003C766F" w:rsidP="003C766F">
            <w:pPr>
              <w:rPr>
                <w:rFonts w:cstheme="minorHAnsi"/>
                <w:sz w:val="20"/>
                <w:szCs w:val="20"/>
              </w:rPr>
            </w:pPr>
            <w:proofErr w:type="spellStart"/>
            <w:r w:rsidRPr="0069688F">
              <w:rPr>
                <w:rFonts w:cstheme="minorHAnsi"/>
                <w:sz w:val="20"/>
                <w:szCs w:val="20"/>
              </w:rPr>
              <w:t>USRRecovery</w:t>
            </w:r>
            <w:proofErr w:type="spellEnd"/>
          </w:p>
        </w:tc>
        <w:tc>
          <w:tcPr>
            <w:tcW w:w="1080" w:type="dxa"/>
          </w:tcPr>
          <w:p w14:paraId="008142CC" w14:textId="5D0ADC03" w:rsidR="003C766F" w:rsidRPr="0069688F" w:rsidRDefault="003C766F" w:rsidP="003C766F">
            <w:pPr>
              <w:jc w:val="center"/>
              <w:rPr>
                <w:rFonts w:cstheme="minorHAnsi"/>
                <w:sz w:val="20"/>
                <w:szCs w:val="20"/>
              </w:rPr>
            </w:pPr>
            <w:r w:rsidRPr="0069688F">
              <w:rPr>
                <w:rFonts w:cstheme="minorHAnsi"/>
                <w:sz w:val="20"/>
                <w:szCs w:val="20"/>
              </w:rPr>
              <w:t>68</w:t>
            </w:r>
          </w:p>
        </w:tc>
        <w:tc>
          <w:tcPr>
            <w:tcW w:w="6660" w:type="dxa"/>
          </w:tcPr>
          <w:p w14:paraId="79EC3D1C" w14:textId="51F6FC51" w:rsidR="003C766F" w:rsidRPr="0069688F" w:rsidRDefault="003C766F" w:rsidP="00FC1046">
            <w:pPr>
              <w:pStyle w:val="TableParagraph"/>
              <w:spacing w:line="227" w:lineRule="exact"/>
              <w:ind w:left="209"/>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Recovery invoked for </w:t>
            </w:r>
            <w:proofErr w:type="spellStart"/>
            <w:r w:rsidRPr="0069688F">
              <w:rPr>
                <w:rFonts w:asciiTheme="minorHAnsi" w:hAnsiTheme="minorHAnsi" w:cstheme="minorHAnsi"/>
                <w:sz w:val="20"/>
                <w:szCs w:val="20"/>
              </w:rPr>
              <w:t>UserTask</w:t>
            </w:r>
            <w:proofErr w:type="spellEnd"/>
            <w:r w:rsidRPr="0069688F">
              <w:rPr>
                <w:rFonts w:asciiTheme="minorHAnsi" w:hAnsiTheme="minorHAnsi" w:cstheme="minorHAnsi"/>
                <w:sz w:val="20"/>
                <w:szCs w:val="20"/>
              </w:rPr>
              <w:t>. Shutdown will</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follow.</w:t>
            </w:r>
          </w:p>
        </w:tc>
      </w:tr>
      <w:tr w:rsidR="00995847" w:rsidRPr="009E7712" w14:paraId="22055448" w14:textId="77777777" w:rsidTr="00D04409">
        <w:tc>
          <w:tcPr>
            <w:tcW w:w="2425" w:type="dxa"/>
          </w:tcPr>
          <w:p w14:paraId="231A9CDF" w14:textId="41517CE7" w:rsidR="00995847" w:rsidRPr="0069688F" w:rsidRDefault="00995847" w:rsidP="00995847">
            <w:pPr>
              <w:rPr>
                <w:rFonts w:cstheme="minorHAnsi"/>
                <w:sz w:val="20"/>
                <w:szCs w:val="20"/>
              </w:rPr>
            </w:pPr>
            <w:proofErr w:type="spellStart"/>
            <w:r w:rsidRPr="0069688F">
              <w:rPr>
                <w:rFonts w:cstheme="minorHAnsi"/>
                <w:sz w:val="20"/>
                <w:szCs w:val="20"/>
              </w:rPr>
              <w:t>XMDRecover</w:t>
            </w:r>
            <w:proofErr w:type="spellEnd"/>
          </w:p>
        </w:tc>
        <w:tc>
          <w:tcPr>
            <w:tcW w:w="1080" w:type="dxa"/>
          </w:tcPr>
          <w:p w14:paraId="4F00DEDE" w14:textId="7E560719" w:rsidR="00995847" w:rsidRPr="0069688F" w:rsidRDefault="00995847" w:rsidP="00995847">
            <w:pPr>
              <w:jc w:val="center"/>
              <w:rPr>
                <w:rFonts w:cstheme="minorHAnsi"/>
                <w:sz w:val="20"/>
                <w:szCs w:val="20"/>
              </w:rPr>
            </w:pPr>
            <w:r w:rsidRPr="0069688F">
              <w:rPr>
                <w:rFonts w:cstheme="minorHAnsi"/>
                <w:sz w:val="20"/>
                <w:szCs w:val="20"/>
              </w:rPr>
              <w:t>69</w:t>
            </w:r>
          </w:p>
        </w:tc>
        <w:tc>
          <w:tcPr>
            <w:tcW w:w="6660" w:type="dxa"/>
          </w:tcPr>
          <w:p w14:paraId="6F72CBE7" w14:textId="260DBCAC" w:rsidR="00995847" w:rsidRPr="0069688F" w:rsidRDefault="00995847" w:rsidP="00FC1046">
            <w:pPr>
              <w:pStyle w:val="TableParagraph"/>
              <w:spacing w:line="227" w:lineRule="exact"/>
              <w:ind w:left="207"/>
              <w:rPr>
                <w:rFonts w:asciiTheme="minorHAnsi" w:hAnsiTheme="minorHAnsi" w:cstheme="minorHAnsi"/>
                <w:sz w:val="20"/>
                <w:szCs w:val="20"/>
              </w:rPr>
            </w:pPr>
            <w:proofErr w:type="spellStart"/>
            <w:r w:rsidRPr="0069688F">
              <w:rPr>
                <w:rFonts w:asciiTheme="minorHAnsi" w:hAnsiTheme="minorHAnsi" w:cstheme="minorHAnsi"/>
                <w:sz w:val="20"/>
                <w:szCs w:val="20"/>
              </w:rPr>
              <w:t>xmodem.c</w:t>
            </w:r>
            <w:proofErr w:type="spellEnd"/>
            <w:r w:rsidRPr="0069688F">
              <w:rPr>
                <w:rFonts w:asciiTheme="minorHAnsi" w:hAnsiTheme="minorHAnsi" w:cstheme="minorHAnsi"/>
                <w:sz w:val="20"/>
                <w:szCs w:val="20"/>
              </w:rPr>
              <w:t xml:space="preserve"> Recovery invoked in </w:t>
            </w:r>
            <w:proofErr w:type="spellStart"/>
            <w:r w:rsidRPr="0069688F">
              <w:rPr>
                <w:rFonts w:asciiTheme="minorHAnsi" w:hAnsiTheme="minorHAnsi" w:cstheme="minorHAnsi"/>
                <w:sz w:val="20"/>
                <w:szCs w:val="20"/>
              </w:rPr>
              <w:t>Xmd_Task</w:t>
            </w:r>
            <w:proofErr w:type="spellEnd"/>
            <w:r w:rsidRPr="0069688F">
              <w:rPr>
                <w:rFonts w:asciiTheme="minorHAnsi" w:hAnsiTheme="minorHAnsi" w:cstheme="minorHAnsi"/>
                <w:sz w:val="20"/>
                <w:szCs w:val="20"/>
              </w:rPr>
              <w:t>.</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Attempting to continue.</w:t>
            </w:r>
          </w:p>
        </w:tc>
      </w:tr>
      <w:tr w:rsidR="00995847" w:rsidRPr="009E7712" w14:paraId="1FB5D8AC" w14:textId="77777777" w:rsidTr="00D04409">
        <w:tc>
          <w:tcPr>
            <w:tcW w:w="2425" w:type="dxa"/>
          </w:tcPr>
          <w:p w14:paraId="417F0F45" w14:textId="44FE05C7" w:rsidR="00995847" w:rsidRPr="0069688F" w:rsidRDefault="00995847" w:rsidP="00995847">
            <w:pPr>
              <w:rPr>
                <w:rFonts w:cstheme="minorHAnsi"/>
                <w:sz w:val="20"/>
                <w:szCs w:val="20"/>
              </w:rPr>
            </w:pPr>
            <w:proofErr w:type="spellStart"/>
            <w:r w:rsidRPr="0069688F">
              <w:rPr>
                <w:rFonts w:cstheme="minorHAnsi"/>
                <w:sz w:val="20"/>
                <w:szCs w:val="20"/>
              </w:rPr>
              <w:t>BadAlign</w:t>
            </w:r>
            <w:proofErr w:type="spellEnd"/>
          </w:p>
        </w:tc>
        <w:tc>
          <w:tcPr>
            <w:tcW w:w="1080" w:type="dxa"/>
          </w:tcPr>
          <w:p w14:paraId="42799DFC" w14:textId="40CCE10C" w:rsidR="00995847" w:rsidRPr="0069688F" w:rsidRDefault="00995847" w:rsidP="00995847">
            <w:pPr>
              <w:jc w:val="center"/>
              <w:rPr>
                <w:rFonts w:cstheme="minorHAnsi"/>
                <w:sz w:val="20"/>
                <w:szCs w:val="20"/>
              </w:rPr>
            </w:pPr>
            <w:r w:rsidRPr="0069688F">
              <w:rPr>
                <w:rFonts w:cstheme="minorHAnsi"/>
                <w:sz w:val="20"/>
                <w:szCs w:val="20"/>
              </w:rPr>
              <w:t>70</w:t>
            </w:r>
          </w:p>
        </w:tc>
        <w:tc>
          <w:tcPr>
            <w:tcW w:w="6660" w:type="dxa"/>
          </w:tcPr>
          <w:p w14:paraId="4EAEB72B" w14:textId="1E57C973" w:rsidR="00995847" w:rsidRPr="0069688F" w:rsidRDefault="00995847" w:rsidP="00995847">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Expected 'Alignment' exception did not occur.</w:t>
            </w:r>
          </w:p>
        </w:tc>
      </w:tr>
      <w:tr w:rsidR="00995847" w:rsidRPr="009E7712" w14:paraId="0B013DC7" w14:textId="77777777" w:rsidTr="00D04409">
        <w:tc>
          <w:tcPr>
            <w:tcW w:w="2425" w:type="dxa"/>
          </w:tcPr>
          <w:p w14:paraId="1E45EF1D" w14:textId="04C7197B" w:rsidR="00995847" w:rsidRPr="0069688F" w:rsidRDefault="00995847" w:rsidP="00995847">
            <w:pPr>
              <w:rPr>
                <w:rFonts w:cstheme="minorHAnsi"/>
                <w:sz w:val="20"/>
                <w:szCs w:val="20"/>
              </w:rPr>
            </w:pPr>
            <w:proofErr w:type="spellStart"/>
            <w:r w:rsidRPr="0069688F">
              <w:rPr>
                <w:rFonts w:cstheme="minorHAnsi"/>
                <w:sz w:val="20"/>
                <w:szCs w:val="20"/>
              </w:rPr>
              <w:t>BadBrkpt</w:t>
            </w:r>
            <w:proofErr w:type="spellEnd"/>
          </w:p>
        </w:tc>
        <w:tc>
          <w:tcPr>
            <w:tcW w:w="1080" w:type="dxa"/>
          </w:tcPr>
          <w:p w14:paraId="7BF300F3" w14:textId="790AD381" w:rsidR="00995847" w:rsidRPr="0069688F" w:rsidRDefault="00995847" w:rsidP="00995847">
            <w:pPr>
              <w:jc w:val="center"/>
              <w:rPr>
                <w:rFonts w:cstheme="minorHAnsi"/>
                <w:sz w:val="20"/>
                <w:szCs w:val="20"/>
              </w:rPr>
            </w:pPr>
            <w:r w:rsidRPr="0069688F">
              <w:rPr>
                <w:rFonts w:cstheme="minorHAnsi"/>
                <w:sz w:val="20"/>
                <w:szCs w:val="20"/>
              </w:rPr>
              <w:t>71</w:t>
            </w:r>
          </w:p>
        </w:tc>
        <w:tc>
          <w:tcPr>
            <w:tcW w:w="6660" w:type="dxa"/>
          </w:tcPr>
          <w:p w14:paraId="34786D2E" w14:textId="3465A483" w:rsidR="00995847" w:rsidRPr="0069688F" w:rsidRDefault="00995847" w:rsidP="00995847">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Expected 'break point' exception did not occur.</w:t>
            </w:r>
          </w:p>
        </w:tc>
      </w:tr>
      <w:tr w:rsidR="009E7712" w:rsidRPr="009E7712" w14:paraId="2EA51CE1" w14:textId="77777777" w:rsidTr="00D04409">
        <w:tc>
          <w:tcPr>
            <w:tcW w:w="2425" w:type="dxa"/>
          </w:tcPr>
          <w:p w14:paraId="49ABBA62" w14:textId="318FDBA4" w:rsidR="009E7712" w:rsidRPr="0069688F" w:rsidRDefault="009E7712" w:rsidP="009E7712">
            <w:pPr>
              <w:rPr>
                <w:rFonts w:cstheme="minorHAnsi"/>
                <w:sz w:val="20"/>
                <w:szCs w:val="20"/>
              </w:rPr>
            </w:pPr>
            <w:proofErr w:type="spellStart"/>
            <w:r w:rsidRPr="0069688F">
              <w:rPr>
                <w:rFonts w:cstheme="minorHAnsi"/>
                <w:sz w:val="20"/>
                <w:szCs w:val="20"/>
              </w:rPr>
              <w:t>BadDebug</w:t>
            </w:r>
            <w:proofErr w:type="spellEnd"/>
          </w:p>
        </w:tc>
        <w:tc>
          <w:tcPr>
            <w:tcW w:w="1080" w:type="dxa"/>
          </w:tcPr>
          <w:p w14:paraId="5C1A1931" w14:textId="05BCB221" w:rsidR="009E7712" w:rsidRPr="0069688F" w:rsidRDefault="009E7712" w:rsidP="009E7712">
            <w:pPr>
              <w:jc w:val="center"/>
              <w:rPr>
                <w:rFonts w:cstheme="minorHAnsi"/>
                <w:sz w:val="20"/>
                <w:szCs w:val="20"/>
              </w:rPr>
            </w:pPr>
            <w:r w:rsidRPr="0069688F">
              <w:rPr>
                <w:rFonts w:cstheme="minorHAnsi"/>
                <w:sz w:val="20"/>
                <w:szCs w:val="20"/>
              </w:rPr>
              <w:t>72</w:t>
            </w:r>
          </w:p>
        </w:tc>
        <w:tc>
          <w:tcPr>
            <w:tcW w:w="6660" w:type="dxa"/>
          </w:tcPr>
          <w:p w14:paraId="7045539A" w14:textId="2EB10D3B" w:rsidR="009E7712" w:rsidRPr="0069688F" w:rsidRDefault="009E7712" w:rsidP="009E7712">
            <w:pPr>
              <w:pStyle w:val="TableParagraph"/>
              <w:spacing w:line="227" w:lineRule="exact"/>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Expected 'debug' exception did not occur.</w:t>
            </w:r>
          </w:p>
        </w:tc>
      </w:tr>
      <w:tr w:rsidR="009E7712" w:rsidRPr="009E7712" w14:paraId="02D6E05B" w14:textId="77777777" w:rsidTr="00D04409">
        <w:tc>
          <w:tcPr>
            <w:tcW w:w="2425" w:type="dxa"/>
          </w:tcPr>
          <w:p w14:paraId="0F51A6CD" w14:textId="39C174CC" w:rsidR="009E7712" w:rsidRPr="0069688F" w:rsidRDefault="009E7712" w:rsidP="009E7712">
            <w:pPr>
              <w:rPr>
                <w:rFonts w:cstheme="minorHAnsi"/>
                <w:sz w:val="20"/>
                <w:szCs w:val="20"/>
              </w:rPr>
            </w:pPr>
            <w:proofErr w:type="spellStart"/>
            <w:r w:rsidRPr="0069688F">
              <w:rPr>
                <w:rFonts w:cstheme="minorHAnsi"/>
                <w:sz w:val="20"/>
                <w:szCs w:val="20"/>
              </w:rPr>
              <w:t>BadDvz</w:t>
            </w:r>
            <w:proofErr w:type="spellEnd"/>
          </w:p>
        </w:tc>
        <w:tc>
          <w:tcPr>
            <w:tcW w:w="1080" w:type="dxa"/>
          </w:tcPr>
          <w:p w14:paraId="4A78CFC1" w14:textId="214A8702" w:rsidR="009E7712" w:rsidRPr="0069688F" w:rsidRDefault="009E7712" w:rsidP="009E7712">
            <w:pPr>
              <w:jc w:val="center"/>
              <w:rPr>
                <w:rFonts w:cstheme="minorHAnsi"/>
                <w:sz w:val="20"/>
                <w:szCs w:val="20"/>
              </w:rPr>
            </w:pPr>
            <w:r w:rsidRPr="0069688F">
              <w:rPr>
                <w:rFonts w:cstheme="minorHAnsi"/>
                <w:sz w:val="20"/>
                <w:szCs w:val="20"/>
              </w:rPr>
              <w:t>73</w:t>
            </w:r>
          </w:p>
        </w:tc>
        <w:tc>
          <w:tcPr>
            <w:tcW w:w="6660" w:type="dxa"/>
          </w:tcPr>
          <w:p w14:paraId="453E51DA" w14:textId="1AB87328" w:rsidR="009E7712" w:rsidRPr="0069688F" w:rsidRDefault="009E7712" w:rsidP="00FC1046">
            <w:pPr>
              <w:pStyle w:val="TableParagraph"/>
              <w:spacing w:line="227" w:lineRule="exact"/>
              <w:ind w:left="207"/>
              <w:rPr>
                <w:rFonts w:asciiTheme="minorHAnsi" w:hAnsiTheme="minorHAnsi" w:cstheme="minorHAnsi"/>
                <w:sz w:val="20"/>
                <w:szCs w:val="20"/>
              </w:rPr>
            </w:pPr>
            <w:proofErr w:type="spellStart"/>
            <w:r w:rsidRPr="0069688F">
              <w:rPr>
                <w:rFonts w:asciiTheme="minorHAnsi" w:hAnsiTheme="minorHAnsi" w:cstheme="minorHAnsi"/>
                <w:sz w:val="20"/>
                <w:szCs w:val="20"/>
              </w:rPr>
              <w:t>user.c</w:t>
            </w:r>
            <w:proofErr w:type="spellEnd"/>
            <w:r w:rsidRPr="0069688F">
              <w:rPr>
                <w:rFonts w:asciiTheme="minorHAnsi" w:hAnsiTheme="minorHAnsi" w:cstheme="minorHAnsi"/>
                <w:sz w:val="20"/>
                <w:szCs w:val="20"/>
              </w:rPr>
              <w:t xml:space="preserve"> Expected 'divide by zero' exception did not</w:t>
            </w:r>
            <w:r w:rsidR="00FC1046" w:rsidRPr="0069688F">
              <w:rPr>
                <w:rFonts w:asciiTheme="minorHAnsi" w:hAnsiTheme="minorHAnsi" w:cstheme="minorHAnsi"/>
                <w:sz w:val="20"/>
                <w:szCs w:val="20"/>
              </w:rPr>
              <w:t xml:space="preserve"> </w:t>
            </w:r>
            <w:r w:rsidRPr="0069688F">
              <w:rPr>
                <w:rFonts w:asciiTheme="minorHAnsi" w:hAnsiTheme="minorHAnsi" w:cstheme="minorHAnsi"/>
                <w:sz w:val="20"/>
                <w:szCs w:val="20"/>
              </w:rPr>
              <w:t>occur.</w:t>
            </w:r>
          </w:p>
        </w:tc>
      </w:tr>
      <w:tr w:rsidR="00F83E86" w:rsidRPr="009E7712" w14:paraId="6F2EAD8D" w14:textId="77777777" w:rsidTr="00D04409">
        <w:tc>
          <w:tcPr>
            <w:tcW w:w="2425" w:type="dxa"/>
          </w:tcPr>
          <w:p w14:paraId="12102969" w14:textId="2D6A3397" w:rsidR="00F83E86" w:rsidRPr="00A4077D" w:rsidRDefault="00F83E86" w:rsidP="00F83E86">
            <w:pPr>
              <w:rPr>
                <w:rFonts w:cstheme="minorHAnsi"/>
                <w:b/>
                <w:bCs/>
                <w:sz w:val="20"/>
                <w:szCs w:val="20"/>
              </w:rPr>
            </w:pPr>
            <w:r w:rsidRPr="00A4077D">
              <w:rPr>
                <w:b/>
                <w:bCs/>
                <w:sz w:val="24"/>
              </w:rPr>
              <w:lastRenderedPageBreak/>
              <w:t>String Value</w:t>
            </w:r>
          </w:p>
        </w:tc>
        <w:tc>
          <w:tcPr>
            <w:tcW w:w="1080" w:type="dxa"/>
          </w:tcPr>
          <w:p w14:paraId="11114916" w14:textId="5E49E67E" w:rsidR="00F83E86" w:rsidRPr="009E7712" w:rsidRDefault="00F83E86" w:rsidP="00F83E86">
            <w:pPr>
              <w:jc w:val="center"/>
              <w:rPr>
                <w:rFonts w:cstheme="minorHAnsi"/>
                <w:sz w:val="20"/>
                <w:szCs w:val="20"/>
              </w:rPr>
            </w:pPr>
            <w:r>
              <w:rPr>
                <w:b/>
                <w:sz w:val="24"/>
              </w:rPr>
              <w:t>Alarm</w:t>
            </w:r>
            <w:r w:rsidRPr="009869BB">
              <w:rPr>
                <w:b/>
                <w:sz w:val="24"/>
              </w:rPr>
              <w:t xml:space="preserve"> Number</w:t>
            </w:r>
          </w:p>
        </w:tc>
        <w:tc>
          <w:tcPr>
            <w:tcW w:w="6660" w:type="dxa"/>
          </w:tcPr>
          <w:p w14:paraId="5F2D7D59" w14:textId="541C6A48" w:rsidR="00F83E86" w:rsidRPr="009E7712" w:rsidRDefault="00F83E86" w:rsidP="00F83E86">
            <w:pPr>
              <w:pStyle w:val="TableParagraph"/>
              <w:spacing w:line="227" w:lineRule="exact"/>
              <w:rPr>
                <w:rFonts w:asciiTheme="minorHAnsi" w:hAnsiTheme="minorHAnsi" w:cstheme="minorHAnsi"/>
                <w:sz w:val="20"/>
                <w:szCs w:val="20"/>
              </w:rPr>
            </w:pPr>
            <w:r w:rsidRPr="009869BB">
              <w:rPr>
                <w:b/>
                <w:sz w:val="24"/>
              </w:rPr>
              <w:t>Description</w:t>
            </w:r>
          </w:p>
        </w:tc>
      </w:tr>
      <w:tr w:rsidR="009E7712" w:rsidRPr="009E7712" w14:paraId="71FD183F" w14:textId="77777777" w:rsidTr="00D04409">
        <w:tc>
          <w:tcPr>
            <w:tcW w:w="2425" w:type="dxa"/>
          </w:tcPr>
          <w:p w14:paraId="0869B377" w14:textId="569BEA3F" w:rsidR="009E7712" w:rsidRPr="0069688F" w:rsidRDefault="009E7712" w:rsidP="009E7712">
            <w:pPr>
              <w:rPr>
                <w:rFonts w:cstheme="minorHAnsi"/>
                <w:sz w:val="20"/>
                <w:szCs w:val="20"/>
              </w:rPr>
            </w:pPr>
            <w:proofErr w:type="spellStart"/>
            <w:r w:rsidRPr="0069688F">
              <w:rPr>
                <w:rFonts w:cstheme="minorHAnsi"/>
                <w:sz w:val="20"/>
                <w:szCs w:val="20"/>
              </w:rPr>
              <w:t>BadFpedenormal</w:t>
            </w:r>
            <w:proofErr w:type="spellEnd"/>
          </w:p>
        </w:tc>
        <w:tc>
          <w:tcPr>
            <w:tcW w:w="1080" w:type="dxa"/>
          </w:tcPr>
          <w:p w14:paraId="5A169CBF" w14:textId="74C33DB8" w:rsidR="009E7712" w:rsidRPr="0069688F" w:rsidRDefault="009E7712" w:rsidP="009E7712">
            <w:pPr>
              <w:jc w:val="center"/>
              <w:rPr>
                <w:rFonts w:cstheme="minorHAnsi"/>
                <w:sz w:val="20"/>
                <w:szCs w:val="20"/>
              </w:rPr>
            </w:pPr>
            <w:r w:rsidRPr="0069688F">
              <w:rPr>
                <w:rFonts w:cstheme="minorHAnsi"/>
                <w:sz w:val="20"/>
                <w:szCs w:val="20"/>
              </w:rPr>
              <w:t>74</w:t>
            </w:r>
          </w:p>
        </w:tc>
        <w:tc>
          <w:tcPr>
            <w:tcW w:w="6660" w:type="dxa"/>
          </w:tcPr>
          <w:p w14:paraId="308824EB" w14:textId="5381A3A4"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denormal' exception did not occur.</w:t>
            </w:r>
          </w:p>
        </w:tc>
      </w:tr>
      <w:tr w:rsidR="009E7712" w:rsidRPr="009E7712" w14:paraId="62F02962" w14:textId="77777777" w:rsidTr="00D04409">
        <w:tc>
          <w:tcPr>
            <w:tcW w:w="2425" w:type="dxa"/>
          </w:tcPr>
          <w:p w14:paraId="159810AA" w14:textId="67DB6753" w:rsidR="009E7712" w:rsidRPr="0069688F" w:rsidRDefault="009E7712" w:rsidP="009E7712">
            <w:pPr>
              <w:rPr>
                <w:rFonts w:cstheme="minorHAnsi"/>
                <w:sz w:val="20"/>
                <w:szCs w:val="20"/>
              </w:rPr>
            </w:pPr>
            <w:proofErr w:type="spellStart"/>
            <w:r w:rsidRPr="0069688F">
              <w:rPr>
                <w:rFonts w:cstheme="minorHAnsi"/>
                <w:sz w:val="20"/>
                <w:szCs w:val="20"/>
              </w:rPr>
              <w:t>BadFpedvz</w:t>
            </w:r>
            <w:proofErr w:type="spellEnd"/>
          </w:p>
        </w:tc>
        <w:tc>
          <w:tcPr>
            <w:tcW w:w="1080" w:type="dxa"/>
          </w:tcPr>
          <w:p w14:paraId="05C41344" w14:textId="18610E14" w:rsidR="009E7712" w:rsidRPr="0069688F" w:rsidRDefault="009E7712" w:rsidP="009E7712">
            <w:pPr>
              <w:jc w:val="center"/>
              <w:rPr>
                <w:rFonts w:cstheme="minorHAnsi"/>
                <w:sz w:val="20"/>
                <w:szCs w:val="20"/>
              </w:rPr>
            </w:pPr>
            <w:r w:rsidRPr="0069688F">
              <w:rPr>
                <w:rFonts w:cstheme="minorHAnsi"/>
                <w:sz w:val="20"/>
                <w:szCs w:val="20"/>
              </w:rPr>
              <w:t>75</w:t>
            </w:r>
          </w:p>
        </w:tc>
        <w:tc>
          <w:tcPr>
            <w:tcW w:w="6660" w:type="dxa"/>
          </w:tcPr>
          <w:p w14:paraId="4F4D48D6" w14:textId="3D8ED944" w:rsidR="009E7712" w:rsidRPr="009E7712" w:rsidRDefault="009E7712" w:rsidP="00FC1046">
            <w:pPr>
              <w:pStyle w:val="TableParagraph"/>
              <w:spacing w:line="226" w:lineRule="exact"/>
              <w:ind w:left="208"/>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divide by zero' exception did not</w:t>
            </w:r>
            <w:r w:rsidR="00FC1046">
              <w:rPr>
                <w:rFonts w:asciiTheme="minorHAnsi" w:hAnsiTheme="minorHAnsi" w:cstheme="minorHAnsi"/>
                <w:sz w:val="20"/>
                <w:szCs w:val="20"/>
              </w:rPr>
              <w:t xml:space="preserve"> </w:t>
            </w:r>
            <w:r w:rsidRPr="009E7712">
              <w:rPr>
                <w:rFonts w:asciiTheme="minorHAnsi" w:hAnsiTheme="minorHAnsi" w:cstheme="minorHAnsi"/>
                <w:sz w:val="20"/>
                <w:szCs w:val="20"/>
              </w:rPr>
              <w:t>occur.</w:t>
            </w:r>
          </w:p>
        </w:tc>
      </w:tr>
      <w:tr w:rsidR="009E7712" w:rsidRPr="009E7712" w14:paraId="3C2A0EB8" w14:textId="77777777" w:rsidTr="00D04409">
        <w:tc>
          <w:tcPr>
            <w:tcW w:w="2425" w:type="dxa"/>
          </w:tcPr>
          <w:p w14:paraId="3270872B" w14:textId="232C57ED" w:rsidR="009E7712" w:rsidRPr="0069688F" w:rsidRDefault="009E7712" w:rsidP="009E7712">
            <w:pPr>
              <w:rPr>
                <w:rFonts w:cstheme="minorHAnsi"/>
                <w:sz w:val="20"/>
                <w:szCs w:val="20"/>
              </w:rPr>
            </w:pPr>
            <w:proofErr w:type="spellStart"/>
            <w:r w:rsidRPr="0069688F">
              <w:rPr>
                <w:rFonts w:cstheme="minorHAnsi"/>
                <w:sz w:val="20"/>
                <w:szCs w:val="20"/>
              </w:rPr>
              <w:t>BadFpeinvalid</w:t>
            </w:r>
            <w:proofErr w:type="spellEnd"/>
          </w:p>
        </w:tc>
        <w:tc>
          <w:tcPr>
            <w:tcW w:w="1080" w:type="dxa"/>
          </w:tcPr>
          <w:p w14:paraId="21FE4C0C" w14:textId="6C48849B" w:rsidR="009E7712" w:rsidRPr="0069688F" w:rsidRDefault="009E7712" w:rsidP="009E7712">
            <w:pPr>
              <w:jc w:val="center"/>
              <w:rPr>
                <w:rFonts w:cstheme="minorHAnsi"/>
                <w:sz w:val="20"/>
                <w:szCs w:val="20"/>
              </w:rPr>
            </w:pPr>
            <w:r w:rsidRPr="0069688F">
              <w:rPr>
                <w:rFonts w:cstheme="minorHAnsi"/>
                <w:sz w:val="20"/>
                <w:szCs w:val="20"/>
              </w:rPr>
              <w:t>76</w:t>
            </w:r>
          </w:p>
        </w:tc>
        <w:tc>
          <w:tcPr>
            <w:tcW w:w="6660" w:type="dxa"/>
          </w:tcPr>
          <w:p w14:paraId="33B83084" w14:textId="62E4625A"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invalid operation' exception did not occur.</w:t>
            </w:r>
          </w:p>
        </w:tc>
      </w:tr>
      <w:tr w:rsidR="009E7712" w:rsidRPr="009E7712" w14:paraId="42F3044D" w14:textId="77777777" w:rsidTr="00D04409">
        <w:tc>
          <w:tcPr>
            <w:tcW w:w="2425" w:type="dxa"/>
          </w:tcPr>
          <w:p w14:paraId="34838FB9" w14:textId="3E40D100" w:rsidR="009E7712" w:rsidRPr="0069688F" w:rsidRDefault="009E7712" w:rsidP="009E7712">
            <w:pPr>
              <w:rPr>
                <w:rFonts w:cstheme="minorHAnsi"/>
                <w:sz w:val="20"/>
                <w:szCs w:val="20"/>
              </w:rPr>
            </w:pPr>
            <w:proofErr w:type="spellStart"/>
            <w:r w:rsidRPr="0069688F">
              <w:rPr>
                <w:rFonts w:cstheme="minorHAnsi"/>
                <w:sz w:val="20"/>
                <w:szCs w:val="20"/>
              </w:rPr>
              <w:t>BadFpeoverflow</w:t>
            </w:r>
            <w:proofErr w:type="spellEnd"/>
          </w:p>
        </w:tc>
        <w:tc>
          <w:tcPr>
            <w:tcW w:w="1080" w:type="dxa"/>
          </w:tcPr>
          <w:p w14:paraId="362D6EBF" w14:textId="7F730C77" w:rsidR="009E7712" w:rsidRPr="0069688F" w:rsidRDefault="009E7712" w:rsidP="009E7712">
            <w:pPr>
              <w:jc w:val="center"/>
              <w:rPr>
                <w:rFonts w:cstheme="minorHAnsi"/>
                <w:sz w:val="20"/>
                <w:szCs w:val="20"/>
              </w:rPr>
            </w:pPr>
            <w:r w:rsidRPr="0069688F">
              <w:rPr>
                <w:rFonts w:cstheme="minorHAnsi"/>
                <w:sz w:val="20"/>
                <w:szCs w:val="20"/>
              </w:rPr>
              <w:t>77</w:t>
            </w:r>
          </w:p>
        </w:tc>
        <w:tc>
          <w:tcPr>
            <w:tcW w:w="6660" w:type="dxa"/>
          </w:tcPr>
          <w:p w14:paraId="07FE5441" w14:textId="70DA420B" w:rsidR="009E7712" w:rsidRPr="009E7712" w:rsidRDefault="009E7712" w:rsidP="00FC1046">
            <w:pPr>
              <w:pStyle w:val="TableParagraph"/>
              <w:spacing w:line="226" w:lineRule="exact"/>
              <w:ind w:left="208"/>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overflow' exception did not</w:t>
            </w:r>
            <w:r w:rsidR="00FC1046">
              <w:rPr>
                <w:rFonts w:asciiTheme="minorHAnsi" w:hAnsiTheme="minorHAnsi" w:cstheme="minorHAnsi"/>
                <w:sz w:val="20"/>
                <w:szCs w:val="20"/>
              </w:rPr>
              <w:t xml:space="preserve"> </w:t>
            </w:r>
            <w:r w:rsidRPr="009E7712">
              <w:rPr>
                <w:rFonts w:asciiTheme="minorHAnsi" w:hAnsiTheme="minorHAnsi" w:cstheme="minorHAnsi"/>
                <w:sz w:val="20"/>
                <w:szCs w:val="20"/>
              </w:rPr>
              <w:t>occur.</w:t>
            </w:r>
          </w:p>
        </w:tc>
      </w:tr>
      <w:tr w:rsidR="009E7712" w:rsidRPr="009E7712" w14:paraId="21356F62" w14:textId="77777777" w:rsidTr="00D04409">
        <w:tc>
          <w:tcPr>
            <w:tcW w:w="2425" w:type="dxa"/>
          </w:tcPr>
          <w:p w14:paraId="7FF8CAC5" w14:textId="6233A47E" w:rsidR="009E7712" w:rsidRPr="0069688F" w:rsidRDefault="009E7712" w:rsidP="009E7712">
            <w:pPr>
              <w:rPr>
                <w:rFonts w:cstheme="minorHAnsi"/>
                <w:sz w:val="20"/>
                <w:szCs w:val="20"/>
              </w:rPr>
            </w:pPr>
            <w:proofErr w:type="spellStart"/>
            <w:r w:rsidRPr="0069688F">
              <w:rPr>
                <w:rFonts w:cstheme="minorHAnsi"/>
                <w:sz w:val="20"/>
                <w:szCs w:val="20"/>
              </w:rPr>
              <w:t>BadFpeprecision</w:t>
            </w:r>
            <w:proofErr w:type="spellEnd"/>
          </w:p>
        </w:tc>
        <w:tc>
          <w:tcPr>
            <w:tcW w:w="1080" w:type="dxa"/>
          </w:tcPr>
          <w:p w14:paraId="0687EEBE" w14:textId="42AE0FEE" w:rsidR="009E7712" w:rsidRPr="0069688F" w:rsidRDefault="009E7712" w:rsidP="009E7712">
            <w:pPr>
              <w:jc w:val="center"/>
              <w:rPr>
                <w:rFonts w:cstheme="minorHAnsi"/>
                <w:sz w:val="20"/>
                <w:szCs w:val="20"/>
              </w:rPr>
            </w:pPr>
            <w:r w:rsidRPr="0069688F">
              <w:rPr>
                <w:rFonts w:cstheme="minorHAnsi"/>
                <w:sz w:val="20"/>
                <w:szCs w:val="20"/>
              </w:rPr>
              <w:t>78</w:t>
            </w:r>
          </w:p>
        </w:tc>
        <w:tc>
          <w:tcPr>
            <w:tcW w:w="6660" w:type="dxa"/>
          </w:tcPr>
          <w:p w14:paraId="27DE9636" w14:textId="364F9C8F" w:rsidR="009E7712" w:rsidRPr="009E7712" w:rsidRDefault="009E7712" w:rsidP="00FC1046">
            <w:pPr>
              <w:pStyle w:val="TableParagraph"/>
              <w:spacing w:line="227" w:lineRule="exact"/>
              <w:ind w:left="208"/>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precision' exception did not</w:t>
            </w:r>
            <w:r w:rsidR="00FC1046">
              <w:rPr>
                <w:rFonts w:asciiTheme="minorHAnsi" w:hAnsiTheme="minorHAnsi" w:cstheme="minorHAnsi"/>
                <w:sz w:val="20"/>
                <w:szCs w:val="20"/>
              </w:rPr>
              <w:t xml:space="preserve"> </w:t>
            </w:r>
            <w:r w:rsidRPr="009E7712">
              <w:rPr>
                <w:rFonts w:asciiTheme="minorHAnsi" w:hAnsiTheme="minorHAnsi" w:cstheme="minorHAnsi"/>
                <w:sz w:val="20"/>
                <w:szCs w:val="20"/>
              </w:rPr>
              <w:t>occur.</w:t>
            </w:r>
          </w:p>
        </w:tc>
      </w:tr>
      <w:tr w:rsidR="009E7712" w:rsidRPr="009E7712" w14:paraId="574B88D9" w14:textId="77777777" w:rsidTr="00D04409">
        <w:tc>
          <w:tcPr>
            <w:tcW w:w="2425" w:type="dxa"/>
          </w:tcPr>
          <w:p w14:paraId="19FECD4F" w14:textId="650E3B48" w:rsidR="009E7712" w:rsidRPr="0069688F" w:rsidRDefault="009E7712" w:rsidP="009E7712">
            <w:pPr>
              <w:rPr>
                <w:rFonts w:cstheme="minorHAnsi"/>
                <w:sz w:val="20"/>
                <w:szCs w:val="20"/>
              </w:rPr>
            </w:pPr>
            <w:proofErr w:type="spellStart"/>
            <w:r w:rsidRPr="0069688F">
              <w:rPr>
                <w:rFonts w:cstheme="minorHAnsi"/>
                <w:sz w:val="20"/>
                <w:szCs w:val="20"/>
              </w:rPr>
              <w:t>BadFpestack</w:t>
            </w:r>
            <w:proofErr w:type="spellEnd"/>
          </w:p>
        </w:tc>
        <w:tc>
          <w:tcPr>
            <w:tcW w:w="1080" w:type="dxa"/>
          </w:tcPr>
          <w:p w14:paraId="5F1706D8" w14:textId="543DAC3B" w:rsidR="009E7712" w:rsidRPr="0069688F" w:rsidRDefault="009E7712" w:rsidP="009E7712">
            <w:pPr>
              <w:jc w:val="center"/>
              <w:rPr>
                <w:rFonts w:cstheme="minorHAnsi"/>
                <w:sz w:val="20"/>
                <w:szCs w:val="20"/>
              </w:rPr>
            </w:pPr>
            <w:r w:rsidRPr="0069688F">
              <w:rPr>
                <w:rFonts w:cstheme="minorHAnsi"/>
                <w:sz w:val="20"/>
                <w:szCs w:val="20"/>
              </w:rPr>
              <w:t>79</w:t>
            </w:r>
          </w:p>
        </w:tc>
        <w:tc>
          <w:tcPr>
            <w:tcW w:w="6660" w:type="dxa"/>
          </w:tcPr>
          <w:p w14:paraId="116E80B0" w14:textId="2A506BFC"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stack' exception did not occur.</w:t>
            </w:r>
          </w:p>
        </w:tc>
      </w:tr>
      <w:tr w:rsidR="009E7712" w:rsidRPr="009E7712" w14:paraId="3900AF49" w14:textId="77777777" w:rsidTr="00D04409">
        <w:tc>
          <w:tcPr>
            <w:tcW w:w="2425" w:type="dxa"/>
          </w:tcPr>
          <w:p w14:paraId="07CDCD6B" w14:textId="686667E2" w:rsidR="009E7712" w:rsidRPr="0069688F" w:rsidRDefault="009E7712" w:rsidP="009E7712">
            <w:pPr>
              <w:rPr>
                <w:rFonts w:cstheme="minorHAnsi"/>
                <w:sz w:val="20"/>
                <w:szCs w:val="20"/>
              </w:rPr>
            </w:pPr>
            <w:proofErr w:type="spellStart"/>
            <w:r w:rsidRPr="0069688F">
              <w:rPr>
                <w:rFonts w:cstheme="minorHAnsi"/>
                <w:sz w:val="20"/>
                <w:szCs w:val="20"/>
              </w:rPr>
              <w:t>BadFpeunderflow</w:t>
            </w:r>
            <w:proofErr w:type="spellEnd"/>
          </w:p>
        </w:tc>
        <w:tc>
          <w:tcPr>
            <w:tcW w:w="1080" w:type="dxa"/>
          </w:tcPr>
          <w:p w14:paraId="7D4E3A83" w14:textId="57FE6F9D" w:rsidR="009E7712" w:rsidRPr="0069688F" w:rsidRDefault="009E7712" w:rsidP="009E7712">
            <w:pPr>
              <w:jc w:val="center"/>
              <w:rPr>
                <w:rFonts w:cstheme="minorHAnsi"/>
                <w:sz w:val="20"/>
                <w:szCs w:val="20"/>
              </w:rPr>
            </w:pPr>
            <w:r w:rsidRPr="0069688F">
              <w:rPr>
                <w:rFonts w:cstheme="minorHAnsi"/>
                <w:sz w:val="20"/>
                <w:szCs w:val="20"/>
              </w:rPr>
              <w:t>80</w:t>
            </w:r>
          </w:p>
        </w:tc>
        <w:tc>
          <w:tcPr>
            <w:tcW w:w="6660" w:type="dxa"/>
          </w:tcPr>
          <w:p w14:paraId="3D27C015" w14:textId="217F3A75"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underflow' exception did not occur.</w:t>
            </w:r>
          </w:p>
        </w:tc>
      </w:tr>
      <w:tr w:rsidR="009E7712" w:rsidRPr="009E7712" w14:paraId="34F0E34F" w14:textId="77777777" w:rsidTr="00D04409">
        <w:tc>
          <w:tcPr>
            <w:tcW w:w="2425" w:type="dxa"/>
          </w:tcPr>
          <w:p w14:paraId="6A514C33" w14:textId="75470997" w:rsidR="009E7712" w:rsidRPr="0069688F" w:rsidRDefault="009E7712" w:rsidP="009E7712">
            <w:pPr>
              <w:rPr>
                <w:rFonts w:cstheme="minorHAnsi"/>
                <w:sz w:val="20"/>
                <w:szCs w:val="20"/>
              </w:rPr>
            </w:pPr>
            <w:proofErr w:type="spellStart"/>
            <w:r w:rsidRPr="0069688F">
              <w:rPr>
                <w:rFonts w:cstheme="minorHAnsi"/>
                <w:sz w:val="20"/>
                <w:szCs w:val="20"/>
              </w:rPr>
              <w:t>BadInvop</w:t>
            </w:r>
            <w:proofErr w:type="spellEnd"/>
          </w:p>
        </w:tc>
        <w:tc>
          <w:tcPr>
            <w:tcW w:w="1080" w:type="dxa"/>
          </w:tcPr>
          <w:p w14:paraId="4BE521B5" w14:textId="7D772905" w:rsidR="009E7712" w:rsidRPr="0069688F" w:rsidRDefault="009E7712" w:rsidP="009E7712">
            <w:pPr>
              <w:jc w:val="center"/>
              <w:rPr>
                <w:rFonts w:cstheme="minorHAnsi"/>
                <w:sz w:val="20"/>
                <w:szCs w:val="20"/>
              </w:rPr>
            </w:pPr>
            <w:r w:rsidRPr="0069688F">
              <w:rPr>
                <w:rFonts w:cstheme="minorHAnsi"/>
                <w:sz w:val="20"/>
                <w:szCs w:val="20"/>
              </w:rPr>
              <w:t>81</w:t>
            </w:r>
          </w:p>
        </w:tc>
        <w:tc>
          <w:tcPr>
            <w:tcW w:w="6660" w:type="dxa"/>
          </w:tcPr>
          <w:p w14:paraId="4A442FF7" w14:textId="2582B641" w:rsidR="009E7712" w:rsidRPr="009E7712" w:rsidRDefault="009E7712" w:rsidP="00FC1046">
            <w:pPr>
              <w:pStyle w:val="TableParagraph"/>
              <w:spacing w:line="226" w:lineRule="exact"/>
              <w:ind w:left="207"/>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'invalid operation' exception did not</w:t>
            </w:r>
            <w:r w:rsidR="00FC1046">
              <w:rPr>
                <w:rFonts w:asciiTheme="minorHAnsi" w:hAnsiTheme="minorHAnsi" w:cstheme="minorHAnsi"/>
                <w:sz w:val="20"/>
                <w:szCs w:val="20"/>
              </w:rPr>
              <w:t xml:space="preserve"> </w:t>
            </w:r>
            <w:r w:rsidRPr="009E7712">
              <w:rPr>
                <w:rFonts w:asciiTheme="minorHAnsi" w:hAnsiTheme="minorHAnsi" w:cstheme="minorHAnsi"/>
                <w:sz w:val="20"/>
                <w:szCs w:val="20"/>
              </w:rPr>
              <w:t>occur.</w:t>
            </w:r>
          </w:p>
        </w:tc>
      </w:tr>
      <w:tr w:rsidR="009E7712" w:rsidRPr="009E7712" w14:paraId="3FDE8B95" w14:textId="77777777" w:rsidTr="00D04409">
        <w:tc>
          <w:tcPr>
            <w:tcW w:w="2425" w:type="dxa"/>
          </w:tcPr>
          <w:p w14:paraId="184D199B" w14:textId="35658749" w:rsidR="009E7712" w:rsidRPr="0069688F" w:rsidRDefault="009E7712" w:rsidP="009E7712">
            <w:pPr>
              <w:rPr>
                <w:rFonts w:cstheme="minorHAnsi"/>
                <w:sz w:val="20"/>
                <w:szCs w:val="20"/>
              </w:rPr>
            </w:pPr>
            <w:proofErr w:type="spellStart"/>
            <w:r w:rsidRPr="0069688F">
              <w:rPr>
                <w:rFonts w:cstheme="minorHAnsi"/>
                <w:sz w:val="20"/>
                <w:szCs w:val="20"/>
              </w:rPr>
              <w:t>BadNpxabs</w:t>
            </w:r>
            <w:proofErr w:type="spellEnd"/>
          </w:p>
        </w:tc>
        <w:tc>
          <w:tcPr>
            <w:tcW w:w="1080" w:type="dxa"/>
          </w:tcPr>
          <w:p w14:paraId="60DC02DC" w14:textId="12DE15F6" w:rsidR="009E7712" w:rsidRPr="0069688F" w:rsidRDefault="009E7712" w:rsidP="009E7712">
            <w:pPr>
              <w:jc w:val="center"/>
              <w:rPr>
                <w:rFonts w:cstheme="minorHAnsi"/>
                <w:sz w:val="20"/>
                <w:szCs w:val="20"/>
              </w:rPr>
            </w:pPr>
            <w:r w:rsidRPr="0069688F">
              <w:rPr>
                <w:rFonts w:cstheme="minorHAnsi"/>
                <w:sz w:val="20"/>
                <w:szCs w:val="20"/>
              </w:rPr>
              <w:t>82</w:t>
            </w:r>
          </w:p>
        </w:tc>
        <w:tc>
          <w:tcPr>
            <w:tcW w:w="6660" w:type="dxa"/>
          </w:tcPr>
          <w:p w14:paraId="73668A8F" w14:textId="4B259DD8"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'FPU absent' exception did not occur.</w:t>
            </w:r>
          </w:p>
        </w:tc>
      </w:tr>
      <w:tr w:rsidR="009E7712" w:rsidRPr="009E7712" w14:paraId="03ACFE70" w14:textId="77777777" w:rsidTr="00D04409">
        <w:tc>
          <w:tcPr>
            <w:tcW w:w="2425" w:type="dxa"/>
          </w:tcPr>
          <w:p w14:paraId="579DA1E1" w14:textId="193BC5E4" w:rsidR="009E7712" w:rsidRPr="0069688F" w:rsidRDefault="009E7712" w:rsidP="009E7712">
            <w:pPr>
              <w:rPr>
                <w:rFonts w:cstheme="minorHAnsi"/>
                <w:sz w:val="20"/>
                <w:szCs w:val="20"/>
              </w:rPr>
            </w:pPr>
            <w:proofErr w:type="spellStart"/>
            <w:r w:rsidRPr="0069688F">
              <w:rPr>
                <w:rFonts w:cstheme="minorHAnsi"/>
                <w:sz w:val="20"/>
                <w:szCs w:val="20"/>
              </w:rPr>
              <w:t>BadOvrfl</w:t>
            </w:r>
            <w:proofErr w:type="spellEnd"/>
          </w:p>
        </w:tc>
        <w:tc>
          <w:tcPr>
            <w:tcW w:w="1080" w:type="dxa"/>
          </w:tcPr>
          <w:p w14:paraId="55580AE8" w14:textId="5DDEB912" w:rsidR="009E7712" w:rsidRPr="0069688F" w:rsidRDefault="009E7712" w:rsidP="009E7712">
            <w:pPr>
              <w:jc w:val="center"/>
              <w:rPr>
                <w:rFonts w:cstheme="minorHAnsi"/>
                <w:sz w:val="20"/>
                <w:szCs w:val="20"/>
              </w:rPr>
            </w:pPr>
            <w:r w:rsidRPr="0069688F">
              <w:rPr>
                <w:rFonts w:cstheme="minorHAnsi"/>
                <w:sz w:val="20"/>
                <w:szCs w:val="20"/>
              </w:rPr>
              <w:t>83</w:t>
            </w:r>
          </w:p>
        </w:tc>
        <w:tc>
          <w:tcPr>
            <w:tcW w:w="6660" w:type="dxa"/>
          </w:tcPr>
          <w:p w14:paraId="2DA73BC7" w14:textId="1AEC2E0F" w:rsidR="009E7712" w:rsidRPr="009E7712" w:rsidRDefault="009E7712" w:rsidP="00FC1046">
            <w:pPr>
              <w:pStyle w:val="TableParagraph"/>
              <w:spacing w:line="227" w:lineRule="exact"/>
              <w:ind w:left="207"/>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'integer overflow' exception did not</w:t>
            </w:r>
            <w:r w:rsidR="00FC1046">
              <w:rPr>
                <w:rFonts w:asciiTheme="minorHAnsi" w:hAnsiTheme="minorHAnsi" w:cstheme="minorHAnsi"/>
                <w:sz w:val="20"/>
                <w:szCs w:val="20"/>
              </w:rPr>
              <w:t xml:space="preserve"> </w:t>
            </w:r>
            <w:r w:rsidRPr="009E7712">
              <w:rPr>
                <w:rFonts w:asciiTheme="minorHAnsi" w:hAnsiTheme="minorHAnsi" w:cstheme="minorHAnsi"/>
                <w:sz w:val="20"/>
                <w:szCs w:val="20"/>
              </w:rPr>
              <w:t>occur.</w:t>
            </w:r>
          </w:p>
        </w:tc>
      </w:tr>
      <w:tr w:rsidR="009E7712" w:rsidRPr="009E7712" w14:paraId="012FED36" w14:textId="77777777" w:rsidTr="00D04409">
        <w:tc>
          <w:tcPr>
            <w:tcW w:w="2425" w:type="dxa"/>
          </w:tcPr>
          <w:p w14:paraId="1EA9CA8F" w14:textId="6BC34818" w:rsidR="009E7712" w:rsidRPr="0069688F" w:rsidRDefault="009E7712" w:rsidP="009E7712">
            <w:pPr>
              <w:rPr>
                <w:rFonts w:cstheme="minorHAnsi"/>
                <w:sz w:val="20"/>
                <w:szCs w:val="20"/>
              </w:rPr>
            </w:pPr>
            <w:proofErr w:type="spellStart"/>
            <w:r w:rsidRPr="0069688F">
              <w:rPr>
                <w:rFonts w:cstheme="minorHAnsi"/>
                <w:sz w:val="20"/>
                <w:szCs w:val="20"/>
              </w:rPr>
              <w:t>BadSpur</w:t>
            </w:r>
            <w:proofErr w:type="spellEnd"/>
          </w:p>
        </w:tc>
        <w:tc>
          <w:tcPr>
            <w:tcW w:w="1080" w:type="dxa"/>
          </w:tcPr>
          <w:p w14:paraId="72CC8871" w14:textId="6509C916" w:rsidR="009E7712" w:rsidRPr="0069688F" w:rsidRDefault="009E7712" w:rsidP="009E7712">
            <w:pPr>
              <w:jc w:val="center"/>
              <w:rPr>
                <w:rFonts w:cstheme="minorHAnsi"/>
                <w:sz w:val="20"/>
                <w:szCs w:val="20"/>
              </w:rPr>
            </w:pPr>
            <w:r w:rsidRPr="0069688F">
              <w:rPr>
                <w:rFonts w:cstheme="minorHAnsi"/>
                <w:sz w:val="20"/>
                <w:szCs w:val="20"/>
              </w:rPr>
              <w:t>84</w:t>
            </w:r>
          </w:p>
        </w:tc>
        <w:tc>
          <w:tcPr>
            <w:tcW w:w="6660" w:type="dxa"/>
          </w:tcPr>
          <w:p w14:paraId="2B9B559B" w14:textId="5D22C1F3"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'Spurious' exception did not occur.</w:t>
            </w:r>
          </w:p>
        </w:tc>
      </w:tr>
      <w:tr w:rsidR="009E7712" w:rsidRPr="009E7712" w14:paraId="197E9B5C" w14:textId="77777777" w:rsidTr="00D04409">
        <w:tc>
          <w:tcPr>
            <w:tcW w:w="2425" w:type="dxa"/>
          </w:tcPr>
          <w:p w14:paraId="26ABD230" w14:textId="1889F763" w:rsidR="009E7712" w:rsidRPr="0069688F" w:rsidRDefault="009E7712" w:rsidP="009E7712">
            <w:pPr>
              <w:rPr>
                <w:rFonts w:cstheme="minorHAnsi"/>
                <w:sz w:val="20"/>
                <w:szCs w:val="20"/>
              </w:rPr>
            </w:pPr>
            <w:proofErr w:type="spellStart"/>
            <w:r w:rsidRPr="0069688F">
              <w:rPr>
                <w:rFonts w:cstheme="minorHAnsi"/>
                <w:sz w:val="20"/>
                <w:szCs w:val="20"/>
              </w:rPr>
              <w:t>NotAlign</w:t>
            </w:r>
            <w:proofErr w:type="spellEnd"/>
          </w:p>
        </w:tc>
        <w:tc>
          <w:tcPr>
            <w:tcW w:w="1080" w:type="dxa"/>
          </w:tcPr>
          <w:p w14:paraId="28AB3D4D" w14:textId="7302D624" w:rsidR="009E7712" w:rsidRPr="0069688F" w:rsidRDefault="009E7712" w:rsidP="009E7712">
            <w:pPr>
              <w:jc w:val="center"/>
              <w:rPr>
                <w:rFonts w:cstheme="minorHAnsi"/>
                <w:sz w:val="20"/>
                <w:szCs w:val="20"/>
              </w:rPr>
            </w:pPr>
            <w:r w:rsidRPr="0069688F">
              <w:rPr>
                <w:rFonts w:cstheme="minorHAnsi"/>
                <w:sz w:val="20"/>
                <w:szCs w:val="20"/>
              </w:rPr>
              <w:t>85</w:t>
            </w:r>
          </w:p>
        </w:tc>
        <w:tc>
          <w:tcPr>
            <w:tcW w:w="6660" w:type="dxa"/>
          </w:tcPr>
          <w:p w14:paraId="6EFDCBC1" w14:textId="3BF94786" w:rsidR="009E7712" w:rsidRPr="009E7712" w:rsidRDefault="009E7712" w:rsidP="009E7712">
            <w:pPr>
              <w:pStyle w:val="TableParagraph"/>
              <w:spacing w:line="227" w:lineRule="exact"/>
              <w:rPr>
                <w:rFonts w:asciiTheme="minorHAnsi" w:hAnsiTheme="minorHAnsi" w:cstheme="minorHAnsi"/>
                <w:b/>
                <w:sz w:val="20"/>
                <w:szCs w:val="20"/>
              </w:rPr>
            </w:pPr>
            <w:proofErr w:type="spellStart"/>
            <w:r w:rsidRPr="009E7712">
              <w:rPr>
                <w:rFonts w:asciiTheme="minorHAnsi" w:hAnsiTheme="minorHAnsi" w:cstheme="minorHAnsi"/>
                <w:sz w:val="20"/>
                <w:szCs w:val="20"/>
              </w:rPr>
              <w:t>user.c</w:t>
            </w:r>
            <w:proofErr w:type="spellEnd"/>
            <w:r w:rsidRPr="009E7712">
              <w:rPr>
                <w:rFonts w:asciiTheme="minorHAnsi" w:hAnsiTheme="minorHAnsi" w:cstheme="minorHAnsi"/>
                <w:sz w:val="20"/>
                <w:szCs w:val="20"/>
              </w:rPr>
              <w:t xml:space="preserve"> Expected 'Alignment' exception returned the above.</w:t>
            </w:r>
          </w:p>
        </w:tc>
      </w:tr>
      <w:tr w:rsidR="00FC1046" w:rsidRPr="009E7712" w14:paraId="4FAA0EA9" w14:textId="77777777" w:rsidTr="00D04409">
        <w:tc>
          <w:tcPr>
            <w:tcW w:w="2425" w:type="dxa"/>
          </w:tcPr>
          <w:p w14:paraId="291ACFCC" w14:textId="5A88BAF7" w:rsidR="00FC1046" w:rsidRPr="0069688F" w:rsidRDefault="00FC1046" w:rsidP="00FC1046">
            <w:pPr>
              <w:rPr>
                <w:rFonts w:cstheme="minorHAnsi"/>
                <w:sz w:val="20"/>
                <w:szCs w:val="20"/>
              </w:rPr>
            </w:pPr>
            <w:proofErr w:type="spellStart"/>
            <w:r w:rsidRPr="0069688F">
              <w:rPr>
                <w:sz w:val="20"/>
              </w:rPr>
              <w:t>NotBrkpt</w:t>
            </w:r>
            <w:proofErr w:type="spellEnd"/>
          </w:p>
        </w:tc>
        <w:tc>
          <w:tcPr>
            <w:tcW w:w="1080" w:type="dxa"/>
          </w:tcPr>
          <w:p w14:paraId="04A28181" w14:textId="2EDCAFAC" w:rsidR="00FC1046" w:rsidRPr="0069688F" w:rsidRDefault="00FC1046" w:rsidP="00FC1046">
            <w:pPr>
              <w:jc w:val="center"/>
              <w:rPr>
                <w:rFonts w:cstheme="minorHAnsi"/>
                <w:sz w:val="20"/>
                <w:szCs w:val="20"/>
              </w:rPr>
            </w:pPr>
            <w:r w:rsidRPr="0069688F">
              <w:rPr>
                <w:sz w:val="20"/>
              </w:rPr>
              <w:t>86</w:t>
            </w:r>
          </w:p>
        </w:tc>
        <w:tc>
          <w:tcPr>
            <w:tcW w:w="6660" w:type="dxa"/>
          </w:tcPr>
          <w:p w14:paraId="151131A4" w14:textId="1379FFAE" w:rsidR="00FC1046" w:rsidRPr="009E7712" w:rsidRDefault="00FC1046" w:rsidP="00FC1046">
            <w:pPr>
              <w:pStyle w:val="TableParagraph"/>
              <w:spacing w:line="226" w:lineRule="exact"/>
              <w:ind w:left="209"/>
              <w:rPr>
                <w:rFonts w:asciiTheme="minorHAnsi" w:hAnsiTheme="minorHAnsi" w:cstheme="minorHAnsi"/>
                <w:b/>
                <w:sz w:val="20"/>
                <w:szCs w:val="20"/>
              </w:rPr>
            </w:pPr>
            <w:proofErr w:type="spellStart"/>
            <w:r>
              <w:rPr>
                <w:sz w:val="20"/>
              </w:rPr>
              <w:t>user.c</w:t>
            </w:r>
            <w:proofErr w:type="spellEnd"/>
            <w:r>
              <w:rPr>
                <w:sz w:val="20"/>
              </w:rPr>
              <w:t xml:space="preserve"> Expected 'break point' exception returned the above.</w:t>
            </w:r>
          </w:p>
        </w:tc>
      </w:tr>
      <w:tr w:rsidR="00FC1046" w:rsidRPr="009E7712" w14:paraId="13C3BD90" w14:textId="77777777" w:rsidTr="00D04409">
        <w:tc>
          <w:tcPr>
            <w:tcW w:w="2425" w:type="dxa"/>
          </w:tcPr>
          <w:p w14:paraId="4A013812" w14:textId="65F78159" w:rsidR="00FC1046" w:rsidRPr="0069688F" w:rsidRDefault="00FC1046" w:rsidP="00FC1046">
            <w:pPr>
              <w:rPr>
                <w:rFonts w:cstheme="minorHAnsi"/>
                <w:sz w:val="20"/>
                <w:szCs w:val="20"/>
              </w:rPr>
            </w:pPr>
            <w:proofErr w:type="spellStart"/>
            <w:r w:rsidRPr="0069688F">
              <w:rPr>
                <w:sz w:val="20"/>
              </w:rPr>
              <w:t>NotDebug</w:t>
            </w:r>
            <w:proofErr w:type="spellEnd"/>
          </w:p>
        </w:tc>
        <w:tc>
          <w:tcPr>
            <w:tcW w:w="1080" w:type="dxa"/>
          </w:tcPr>
          <w:p w14:paraId="2BD0D9BD" w14:textId="64F6A137" w:rsidR="00FC1046" w:rsidRPr="0069688F" w:rsidRDefault="00FC1046" w:rsidP="00FC1046">
            <w:pPr>
              <w:jc w:val="center"/>
              <w:rPr>
                <w:rFonts w:cstheme="minorHAnsi"/>
                <w:sz w:val="20"/>
                <w:szCs w:val="20"/>
              </w:rPr>
            </w:pPr>
            <w:r w:rsidRPr="0069688F">
              <w:rPr>
                <w:sz w:val="20"/>
              </w:rPr>
              <w:t>87</w:t>
            </w:r>
          </w:p>
        </w:tc>
        <w:tc>
          <w:tcPr>
            <w:tcW w:w="6660" w:type="dxa"/>
          </w:tcPr>
          <w:p w14:paraId="063E0147" w14:textId="10646410" w:rsidR="00FC1046" w:rsidRPr="009E7712" w:rsidRDefault="00FC1046" w:rsidP="00FC1046">
            <w:pPr>
              <w:pStyle w:val="TableParagraph"/>
              <w:spacing w:line="227" w:lineRule="exact"/>
              <w:rPr>
                <w:rFonts w:asciiTheme="minorHAnsi" w:hAnsiTheme="minorHAnsi" w:cstheme="minorHAnsi"/>
                <w:b/>
                <w:sz w:val="20"/>
                <w:szCs w:val="20"/>
              </w:rPr>
            </w:pPr>
            <w:proofErr w:type="spellStart"/>
            <w:r>
              <w:rPr>
                <w:sz w:val="20"/>
              </w:rPr>
              <w:t>user.c</w:t>
            </w:r>
            <w:proofErr w:type="spellEnd"/>
            <w:r>
              <w:rPr>
                <w:sz w:val="20"/>
              </w:rPr>
              <w:t xml:space="preserve"> Expected 'debug' exception returned the above.</w:t>
            </w:r>
          </w:p>
        </w:tc>
      </w:tr>
      <w:tr w:rsidR="00FC1046" w:rsidRPr="009E7712" w14:paraId="59AA8FC9" w14:textId="77777777" w:rsidTr="00D04409">
        <w:tc>
          <w:tcPr>
            <w:tcW w:w="2425" w:type="dxa"/>
          </w:tcPr>
          <w:p w14:paraId="574BFCB3" w14:textId="46FEB566" w:rsidR="00FC1046" w:rsidRPr="0069688F" w:rsidRDefault="00FC1046" w:rsidP="00FC1046">
            <w:pPr>
              <w:rPr>
                <w:rFonts w:cstheme="minorHAnsi"/>
                <w:sz w:val="20"/>
                <w:szCs w:val="20"/>
              </w:rPr>
            </w:pPr>
            <w:proofErr w:type="spellStart"/>
            <w:r w:rsidRPr="0069688F">
              <w:rPr>
                <w:sz w:val="20"/>
              </w:rPr>
              <w:t>NotDvz</w:t>
            </w:r>
            <w:proofErr w:type="spellEnd"/>
          </w:p>
        </w:tc>
        <w:tc>
          <w:tcPr>
            <w:tcW w:w="1080" w:type="dxa"/>
          </w:tcPr>
          <w:p w14:paraId="192A527F" w14:textId="756FA11A" w:rsidR="00FC1046" w:rsidRPr="0069688F" w:rsidRDefault="00FC1046" w:rsidP="00FC1046">
            <w:pPr>
              <w:jc w:val="center"/>
              <w:rPr>
                <w:rFonts w:cstheme="minorHAnsi"/>
                <w:sz w:val="20"/>
                <w:szCs w:val="20"/>
              </w:rPr>
            </w:pPr>
            <w:r w:rsidRPr="0069688F">
              <w:rPr>
                <w:sz w:val="20"/>
              </w:rPr>
              <w:t>88</w:t>
            </w:r>
          </w:p>
        </w:tc>
        <w:tc>
          <w:tcPr>
            <w:tcW w:w="6660" w:type="dxa"/>
          </w:tcPr>
          <w:p w14:paraId="07AB8218" w14:textId="2FCF0BCB" w:rsidR="00FC1046" w:rsidRPr="009E7712" w:rsidRDefault="00FC1046" w:rsidP="00FC1046">
            <w:pPr>
              <w:pStyle w:val="TableParagraph"/>
              <w:spacing w:line="227" w:lineRule="exact"/>
              <w:rPr>
                <w:rFonts w:asciiTheme="minorHAnsi" w:hAnsiTheme="minorHAnsi" w:cstheme="minorHAnsi"/>
                <w:b/>
                <w:sz w:val="20"/>
                <w:szCs w:val="20"/>
              </w:rPr>
            </w:pPr>
            <w:proofErr w:type="spellStart"/>
            <w:r>
              <w:rPr>
                <w:sz w:val="20"/>
              </w:rPr>
              <w:t>user.c</w:t>
            </w:r>
            <w:proofErr w:type="spellEnd"/>
            <w:r>
              <w:rPr>
                <w:sz w:val="20"/>
              </w:rPr>
              <w:t xml:space="preserve"> Expected 'divide by zero' exception returned the above.</w:t>
            </w:r>
          </w:p>
        </w:tc>
      </w:tr>
      <w:tr w:rsidR="00FC1046" w:rsidRPr="009E7712" w14:paraId="50388A9F" w14:textId="77777777" w:rsidTr="00D04409">
        <w:tc>
          <w:tcPr>
            <w:tcW w:w="2425" w:type="dxa"/>
          </w:tcPr>
          <w:p w14:paraId="7F5AED47" w14:textId="7F85E323" w:rsidR="00FC1046" w:rsidRPr="0069688F" w:rsidRDefault="00FC1046" w:rsidP="00FC1046">
            <w:pPr>
              <w:rPr>
                <w:rFonts w:cstheme="minorHAnsi"/>
                <w:sz w:val="20"/>
                <w:szCs w:val="20"/>
              </w:rPr>
            </w:pPr>
            <w:proofErr w:type="spellStart"/>
            <w:r w:rsidRPr="0069688F">
              <w:rPr>
                <w:sz w:val="20"/>
              </w:rPr>
              <w:t>NotFpedenormal</w:t>
            </w:r>
            <w:proofErr w:type="spellEnd"/>
          </w:p>
        </w:tc>
        <w:tc>
          <w:tcPr>
            <w:tcW w:w="1080" w:type="dxa"/>
          </w:tcPr>
          <w:p w14:paraId="5E4DC623" w14:textId="789E8E03" w:rsidR="00FC1046" w:rsidRPr="0069688F" w:rsidRDefault="00FC1046" w:rsidP="00FC1046">
            <w:pPr>
              <w:jc w:val="center"/>
              <w:rPr>
                <w:rFonts w:cstheme="minorHAnsi"/>
                <w:sz w:val="20"/>
                <w:szCs w:val="20"/>
              </w:rPr>
            </w:pPr>
            <w:r w:rsidRPr="0069688F">
              <w:rPr>
                <w:sz w:val="20"/>
              </w:rPr>
              <w:t>89</w:t>
            </w:r>
          </w:p>
        </w:tc>
        <w:tc>
          <w:tcPr>
            <w:tcW w:w="6660" w:type="dxa"/>
          </w:tcPr>
          <w:p w14:paraId="68B7049B" w14:textId="10C2DF14" w:rsidR="00FC1046" w:rsidRPr="009E7712" w:rsidRDefault="00FC1046" w:rsidP="00FC1046">
            <w:pPr>
              <w:pStyle w:val="TableParagraph"/>
              <w:spacing w:line="226" w:lineRule="exact"/>
              <w:ind w:left="207"/>
              <w:rPr>
                <w:rFonts w:asciiTheme="minorHAnsi" w:hAnsiTheme="minorHAnsi" w:cstheme="minorHAnsi"/>
                <w:b/>
                <w:sz w:val="20"/>
                <w:szCs w:val="20"/>
              </w:rPr>
            </w:pPr>
            <w:proofErr w:type="spellStart"/>
            <w:r>
              <w:rPr>
                <w:sz w:val="20"/>
              </w:rPr>
              <w:t>user.c</w:t>
            </w:r>
            <w:proofErr w:type="spellEnd"/>
            <w:r>
              <w:rPr>
                <w:sz w:val="20"/>
              </w:rPr>
              <w:t xml:space="preserve"> Expected 'FPU denormal' exception returned the above.</w:t>
            </w:r>
          </w:p>
        </w:tc>
      </w:tr>
      <w:tr w:rsidR="00FC1046" w:rsidRPr="009E7712" w14:paraId="5FBE82E6" w14:textId="77777777" w:rsidTr="00D04409">
        <w:tc>
          <w:tcPr>
            <w:tcW w:w="2425" w:type="dxa"/>
          </w:tcPr>
          <w:p w14:paraId="242AC736" w14:textId="371161AC" w:rsidR="00FC1046" w:rsidRPr="0069688F" w:rsidRDefault="00FC1046" w:rsidP="00FC1046">
            <w:pPr>
              <w:rPr>
                <w:rFonts w:cstheme="minorHAnsi"/>
                <w:sz w:val="20"/>
                <w:szCs w:val="20"/>
              </w:rPr>
            </w:pPr>
            <w:proofErr w:type="spellStart"/>
            <w:r w:rsidRPr="0069688F">
              <w:rPr>
                <w:sz w:val="20"/>
              </w:rPr>
              <w:t>NotFpedvz</w:t>
            </w:r>
            <w:proofErr w:type="spellEnd"/>
          </w:p>
        </w:tc>
        <w:tc>
          <w:tcPr>
            <w:tcW w:w="1080" w:type="dxa"/>
          </w:tcPr>
          <w:p w14:paraId="1829271B" w14:textId="200A657F" w:rsidR="00FC1046" w:rsidRPr="0069688F" w:rsidRDefault="00FC1046" w:rsidP="00FC1046">
            <w:pPr>
              <w:jc w:val="center"/>
              <w:rPr>
                <w:rFonts w:cstheme="minorHAnsi"/>
                <w:sz w:val="20"/>
                <w:szCs w:val="20"/>
              </w:rPr>
            </w:pPr>
            <w:r w:rsidRPr="0069688F">
              <w:rPr>
                <w:sz w:val="20"/>
              </w:rPr>
              <w:t>90</w:t>
            </w:r>
          </w:p>
        </w:tc>
        <w:tc>
          <w:tcPr>
            <w:tcW w:w="6660" w:type="dxa"/>
          </w:tcPr>
          <w:p w14:paraId="7DCDEB08" w14:textId="2816E90B" w:rsidR="00FC1046" w:rsidRPr="009E7712" w:rsidRDefault="00FC1046" w:rsidP="00FC1046">
            <w:pPr>
              <w:pStyle w:val="TableParagraph"/>
              <w:spacing w:line="227" w:lineRule="exact"/>
              <w:ind w:left="207"/>
              <w:rPr>
                <w:rFonts w:asciiTheme="minorHAnsi" w:hAnsiTheme="minorHAnsi" w:cstheme="minorHAnsi"/>
                <w:b/>
                <w:sz w:val="20"/>
                <w:szCs w:val="20"/>
              </w:rPr>
            </w:pPr>
            <w:proofErr w:type="spellStart"/>
            <w:r>
              <w:rPr>
                <w:sz w:val="20"/>
              </w:rPr>
              <w:t>user.c</w:t>
            </w:r>
            <w:proofErr w:type="spellEnd"/>
            <w:r>
              <w:rPr>
                <w:sz w:val="20"/>
              </w:rPr>
              <w:t xml:space="preserve"> Expected 'FPU divide by zero' exception returned the above.</w:t>
            </w:r>
          </w:p>
        </w:tc>
      </w:tr>
      <w:tr w:rsidR="00FC1046" w:rsidRPr="009E7712" w14:paraId="27A813A7" w14:textId="77777777" w:rsidTr="00D04409">
        <w:tc>
          <w:tcPr>
            <w:tcW w:w="2425" w:type="dxa"/>
          </w:tcPr>
          <w:p w14:paraId="2AB08819" w14:textId="4DDF19A9" w:rsidR="00FC1046" w:rsidRPr="0069688F" w:rsidRDefault="00FC1046" w:rsidP="00FC1046">
            <w:pPr>
              <w:rPr>
                <w:rFonts w:cstheme="minorHAnsi"/>
                <w:sz w:val="20"/>
                <w:szCs w:val="20"/>
              </w:rPr>
            </w:pPr>
            <w:proofErr w:type="spellStart"/>
            <w:r w:rsidRPr="0069688F">
              <w:rPr>
                <w:sz w:val="20"/>
              </w:rPr>
              <w:t>NotFpeinvalid</w:t>
            </w:r>
            <w:proofErr w:type="spellEnd"/>
          </w:p>
        </w:tc>
        <w:tc>
          <w:tcPr>
            <w:tcW w:w="1080" w:type="dxa"/>
          </w:tcPr>
          <w:p w14:paraId="5161F90E" w14:textId="25E7CEF0" w:rsidR="00FC1046" w:rsidRPr="0069688F" w:rsidRDefault="00FC1046" w:rsidP="00FC1046">
            <w:pPr>
              <w:jc w:val="center"/>
              <w:rPr>
                <w:rFonts w:cstheme="minorHAnsi"/>
                <w:sz w:val="20"/>
                <w:szCs w:val="20"/>
              </w:rPr>
            </w:pPr>
            <w:r w:rsidRPr="0069688F">
              <w:rPr>
                <w:sz w:val="20"/>
              </w:rPr>
              <w:t>91</w:t>
            </w:r>
          </w:p>
        </w:tc>
        <w:tc>
          <w:tcPr>
            <w:tcW w:w="6660" w:type="dxa"/>
          </w:tcPr>
          <w:p w14:paraId="369C5CFD" w14:textId="507F7BE5" w:rsidR="00FC1046" w:rsidRPr="009E7712" w:rsidRDefault="00FC1046" w:rsidP="00FC1046">
            <w:pPr>
              <w:pStyle w:val="TableParagraph"/>
              <w:spacing w:line="227" w:lineRule="exact"/>
              <w:rPr>
                <w:rFonts w:asciiTheme="minorHAnsi" w:hAnsiTheme="minorHAnsi" w:cstheme="minorHAnsi"/>
                <w:b/>
                <w:sz w:val="20"/>
                <w:szCs w:val="20"/>
              </w:rPr>
            </w:pPr>
            <w:proofErr w:type="spellStart"/>
            <w:r>
              <w:rPr>
                <w:sz w:val="20"/>
              </w:rPr>
              <w:t>user.c</w:t>
            </w:r>
            <w:proofErr w:type="spellEnd"/>
            <w:r>
              <w:rPr>
                <w:sz w:val="20"/>
              </w:rPr>
              <w:t xml:space="preserve"> Expected 'FPU invalid operation' exception returned the above.</w:t>
            </w:r>
          </w:p>
        </w:tc>
      </w:tr>
      <w:tr w:rsidR="00FC1046" w:rsidRPr="009E7712" w14:paraId="4E43CEE4" w14:textId="77777777" w:rsidTr="00D04409">
        <w:tc>
          <w:tcPr>
            <w:tcW w:w="2425" w:type="dxa"/>
          </w:tcPr>
          <w:p w14:paraId="7606BAEB" w14:textId="10FAE7C8" w:rsidR="00FC1046" w:rsidRPr="0069688F" w:rsidRDefault="00FC1046" w:rsidP="00FC1046">
            <w:pPr>
              <w:rPr>
                <w:rFonts w:cstheme="minorHAnsi"/>
                <w:sz w:val="20"/>
                <w:szCs w:val="20"/>
              </w:rPr>
            </w:pPr>
            <w:proofErr w:type="spellStart"/>
            <w:r w:rsidRPr="0069688F">
              <w:rPr>
                <w:sz w:val="20"/>
              </w:rPr>
              <w:t>NotFpeoverflow</w:t>
            </w:r>
            <w:proofErr w:type="spellEnd"/>
          </w:p>
        </w:tc>
        <w:tc>
          <w:tcPr>
            <w:tcW w:w="1080" w:type="dxa"/>
          </w:tcPr>
          <w:p w14:paraId="7B3DAD9F" w14:textId="3B3A12CA" w:rsidR="00FC1046" w:rsidRPr="0069688F" w:rsidRDefault="00FC1046" w:rsidP="00FC1046">
            <w:pPr>
              <w:jc w:val="center"/>
              <w:rPr>
                <w:rFonts w:cstheme="minorHAnsi"/>
                <w:sz w:val="20"/>
                <w:szCs w:val="20"/>
              </w:rPr>
            </w:pPr>
            <w:r w:rsidRPr="0069688F">
              <w:rPr>
                <w:sz w:val="20"/>
              </w:rPr>
              <w:t>92</w:t>
            </w:r>
          </w:p>
        </w:tc>
        <w:tc>
          <w:tcPr>
            <w:tcW w:w="6660" w:type="dxa"/>
          </w:tcPr>
          <w:p w14:paraId="083AAE77" w14:textId="49959F86" w:rsidR="00FC1046" w:rsidRPr="009E7712" w:rsidRDefault="00FC1046" w:rsidP="00FC1046">
            <w:pPr>
              <w:pStyle w:val="TableParagraph"/>
              <w:spacing w:line="226" w:lineRule="exact"/>
              <w:ind w:left="206"/>
              <w:rPr>
                <w:rFonts w:asciiTheme="minorHAnsi" w:hAnsiTheme="minorHAnsi" w:cstheme="minorHAnsi"/>
                <w:b/>
                <w:sz w:val="20"/>
                <w:szCs w:val="20"/>
              </w:rPr>
            </w:pPr>
            <w:proofErr w:type="spellStart"/>
            <w:r>
              <w:rPr>
                <w:sz w:val="20"/>
              </w:rPr>
              <w:t>user.c</w:t>
            </w:r>
            <w:proofErr w:type="spellEnd"/>
            <w:r>
              <w:rPr>
                <w:sz w:val="20"/>
              </w:rPr>
              <w:t xml:space="preserve"> Expected 'FPU overflow' exception returned the above.</w:t>
            </w:r>
          </w:p>
        </w:tc>
      </w:tr>
      <w:tr w:rsidR="00FC1046" w:rsidRPr="009E7712" w14:paraId="08338B2D" w14:textId="77777777" w:rsidTr="00D04409">
        <w:tc>
          <w:tcPr>
            <w:tcW w:w="2425" w:type="dxa"/>
          </w:tcPr>
          <w:p w14:paraId="1A64DB7E" w14:textId="20CF4059" w:rsidR="00FC1046" w:rsidRPr="0069688F" w:rsidRDefault="00FC1046" w:rsidP="00FC1046">
            <w:pPr>
              <w:rPr>
                <w:rFonts w:cstheme="minorHAnsi"/>
                <w:sz w:val="20"/>
                <w:szCs w:val="20"/>
              </w:rPr>
            </w:pPr>
            <w:proofErr w:type="spellStart"/>
            <w:r w:rsidRPr="0069688F">
              <w:rPr>
                <w:sz w:val="20"/>
              </w:rPr>
              <w:t>NotFpeprecision</w:t>
            </w:r>
            <w:proofErr w:type="spellEnd"/>
          </w:p>
        </w:tc>
        <w:tc>
          <w:tcPr>
            <w:tcW w:w="1080" w:type="dxa"/>
          </w:tcPr>
          <w:p w14:paraId="2A45425F" w14:textId="56C5124D" w:rsidR="00FC1046" w:rsidRPr="0069688F" w:rsidRDefault="00FC1046" w:rsidP="00FC1046">
            <w:pPr>
              <w:jc w:val="center"/>
              <w:rPr>
                <w:rFonts w:cstheme="minorHAnsi"/>
                <w:sz w:val="20"/>
                <w:szCs w:val="20"/>
              </w:rPr>
            </w:pPr>
            <w:r w:rsidRPr="0069688F">
              <w:rPr>
                <w:sz w:val="20"/>
              </w:rPr>
              <w:t>93</w:t>
            </w:r>
          </w:p>
        </w:tc>
        <w:tc>
          <w:tcPr>
            <w:tcW w:w="6660" w:type="dxa"/>
          </w:tcPr>
          <w:p w14:paraId="3E1008EF" w14:textId="39075E63" w:rsidR="00FC1046" w:rsidRPr="009E7712" w:rsidRDefault="00FC1046" w:rsidP="00FC1046">
            <w:pPr>
              <w:pStyle w:val="TableParagraph"/>
              <w:spacing w:line="227" w:lineRule="exact"/>
              <w:ind w:left="207"/>
              <w:rPr>
                <w:rFonts w:asciiTheme="minorHAnsi" w:hAnsiTheme="minorHAnsi" w:cstheme="minorHAnsi"/>
                <w:b/>
                <w:sz w:val="20"/>
                <w:szCs w:val="20"/>
              </w:rPr>
            </w:pPr>
            <w:proofErr w:type="spellStart"/>
            <w:r>
              <w:rPr>
                <w:sz w:val="20"/>
              </w:rPr>
              <w:t>user.c</w:t>
            </w:r>
            <w:proofErr w:type="spellEnd"/>
            <w:r>
              <w:rPr>
                <w:sz w:val="20"/>
              </w:rPr>
              <w:t xml:space="preserve"> Expected 'FPU precision' exception returned the above.</w:t>
            </w:r>
          </w:p>
        </w:tc>
      </w:tr>
      <w:tr w:rsidR="00C37133" w:rsidRPr="009E7712" w14:paraId="666971BE" w14:textId="77777777" w:rsidTr="00D04409">
        <w:tc>
          <w:tcPr>
            <w:tcW w:w="2425" w:type="dxa"/>
          </w:tcPr>
          <w:p w14:paraId="3C6EE25D" w14:textId="5D4ADD50" w:rsidR="00C37133" w:rsidRPr="0069688F" w:rsidRDefault="00C37133" w:rsidP="00C37133">
            <w:pPr>
              <w:rPr>
                <w:rFonts w:cstheme="minorHAnsi"/>
                <w:sz w:val="20"/>
                <w:szCs w:val="20"/>
              </w:rPr>
            </w:pPr>
            <w:proofErr w:type="spellStart"/>
            <w:r w:rsidRPr="0069688F">
              <w:rPr>
                <w:sz w:val="20"/>
              </w:rPr>
              <w:t>NotFpestack</w:t>
            </w:r>
            <w:proofErr w:type="spellEnd"/>
          </w:p>
        </w:tc>
        <w:tc>
          <w:tcPr>
            <w:tcW w:w="1080" w:type="dxa"/>
          </w:tcPr>
          <w:p w14:paraId="04EED94A" w14:textId="0EB546E2" w:rsidR="00C37133" w:rsidRPr="0069688F" w:rsidRDefault="00C37133" w:rsidP="00C37133">
            <w:pPr>
              <w:jc w:val="center"/>
              <w:rPr>
                <w:rFonts w:cstheme="minorHAnsi"/>
                <w:sz w:val="20"/>
                <w:szCs w:val="20"/>
              </w:rPr>
            </w:pPr>
            <w:r w:rsidRPr="0069688F">
              <w:rPr>
                <w:sz w:val="20"/>
              </w:rPr>
              <w:t>94</w:t>
            </w:r>
          </w:p>
        </w:tc>
        <w:tc>
          <w:tcPr>
            <w:tcW w:w="6660" w:type="dxa"/>
          </w:tcPr>
          <w:p w14:paraId="15DD5097" w14:textId="7DBE37A5" w:rsidR="00C37133" w:rsidRPr="009E7712" w:rsidRDefault="00C37133" w:rsidP="00C37133">
            <w:pPr>
              <w:pStyle w:val="TableParagraph"/>
              <w:spacing w:line="227" w:lineRule="exact"/>
              <w:ind w:left="210"/>
              <w:rPr>
                <w:rFonts w:asciiTheme="minorHAnsi" w:hAnsiTheme="minorHAnsi" w:cstheme="minorHAnsi"/>
                <w:b/>
                <w:sz w:val="20"/>
                <w:szCs w:val="20"/>
              </w:rPr>
            </w:pPr>
            <w:proofErr w:type="spellStart"/>
            <w:r>
              <w:rPr>
                <w:sz w:val="20"/>
              </w:rPr>
              <w:t>user.c</w:t>
            </w:r>
            <w:proofErr w:type="spellEnd"/>
            <w:r>
              <w:rPr>
                <w:sz w:val="20"/>
              </w:rPr>
              <w:t xml:space="preserve"> Expected 'FPU stack' exception returned the above.</w:t>
            </w:r>
          </w:p>
        </w:tc>
      </w:tr>
      <w:tr w:rsidR="00C37133" w:rsidRPr="009E7712" w14:paraId="73540224" w14:textId="77777777" w:rsidTr="00D04409">
        <w:tc>
          <w:tcPr>
            <w:tcW w:w="2425" w:type="dxa"/>
          </w:tcPr>
          <w:p w14:paraId="763D6B66" w14:textId="41127850" w:rsidR="00C37133" w:rsidRPr="0069688F" w:rsidRDefault="00C37133" w:rsidP="00C37133">
            <w:pPr>
              <w:rPr>
                <w:rFonts w:cstheme="minorHAnsi"/>
                <w:sz w:val="20"/>
                <w:szCs w:val="20"/>
              </w:rPr>
            </w:pPr>
            <w:proofErr w:type="spellStart"/>
            <w:r w:rsidRPr="0069688F">
              <w:rPr>
                <w:sz w:val="20"/>
              </w:rPr>
              <w:t>NotFpeunderflow</w:t>
            </w:r>
            <w:proofErr w:type="spellEnd"/>
          </w:p>
        </w:tc>
        <w:tc>
          <w:tcPr>
            <w:tcW w:w="1080" w:type="dxa"/>
          </w:tcPr>
          <w:p w14:paraId="2D4E1F0B" w14:textId="6450CE41" w:rsidR="00C37133" w:rsidRPr="0069688F" w:rsidRDefault="00C37133" w:rsidP="00C37133">
            <w:pPr>
              <w:jc w:val="center"/>
              <w:rPr>
                <w:rFonts w:cstheme="minorHAnsi"/>
                <w:sz w:val="20"/>
                <w:szCs w:val="20"/>
              </w:rPr>
            </w:pPr>
            <w:r w:rsidRPr="0069688F">
              <w:rPr>
                <w:sz w:val="20"/>
              </w:rPr>
              <w:t>95</w:t>
            </w:r>
          </w:p>
        </w:tc>
        <w:tc>
          <w:tcPr>
            <w:tcW w:w="6660" w:type="dxa"/>
          </w:tcPr>
          <w:p w14:paraId="2909AD8F" w14:textId="78803253" w:rsidR="00C37133" w:rsidRPr="009E7712" w:rsidRDefault="00C37133" w:rsidP="00C37133">
            <w:pPr>
              <w:pStyle w:val="TableParagraph"/>
              <w:spacing w:line="226" w:lineRule="exact"/>
              <w:ind w:left="206"/>
              <w:rPr>
                <w:rFonts w:asciiTheme="minorHAnsi" w:hAnsiTheme="minorHAnsi" w:cstheme="minorHAnsi"/>
                <w:b/>
                <w:sz w:val="20"/>
                <w:szCs w:val="20"/>
              </w:rPr>
            </w:pPr>
            <w:proofErr w:type="spellStart"/>
            <w:r>
              <w:rPr>
                <w:sz w:val="20"/>
              </w:rPr>
              <w:t>user.c</w:t>
            </w:r>
            <w:proofErr w:type="spellEnd"/>
            <w:r>
              <w:rPr>
                <w:sz w:val="20"/>
              </w:rPr>
              <w:t xml:space="preserve"> Expected 'FPU underflow' exception returned the above.</w:t>
            </w:r>
          </w:p>
        </w:tc>
      </w:tr>
      <w:tr w:rsidR="00C37133" w:rsidRPr="009E7712" w14:paraId="43D07D5F" w14:textId="77777777" w:rsidTr="00D04409">
        <w:tc>
          <w:tcPr>
            <w:tcW w:w="2425" w:type="dxa"/>
          </w:tcPr>
          <w:p w14:paraId="78E30BF2" w14:textId="139FF9B3" w:rsidR="00C37133" w:rsidRPr="0069688F" w:rsidRDefault="00C37133" w:rsidP="00C37133">
            <w:pPr>
              <w:rPr>
                <w:rFonts w:cstheme="minorHAnsi"/>
                <w:sz w:val="20"/>
                <w:szCs w:val="20"/>
              </w:rPr>
            </w:pPr>
            <w:proofErr w:type="spellStart"/>
            <w:r w:rsidRPr="0069688F">
              <w:rPr>
                <w:sz w:val="20"/>
              </w:rPr>
              <w:t>NotInvop</w:t>
            </w:r>
            <w:proofErr w:type="spellEnd"/>
          </w:p>
        </w:tc>
        <w:tc>
          <w:tcPr>
            <w:tcW w:w="1080" w:type="dxa"/>
          </w:tcPr>
          <w:p w14:paraId="394E4045" w14:textId="20A1579B" w:rsidR="00C37133" w:rsidRPr="0069688F" w:rsidRDefault="00C37133" w:rsidP="00C37133">
            <w:pPr>
              <w:jc w:val="center"/>
              <w:rPr>
                <w:rFonts w:cstheme="minorHAnsi"/>
                <w:sz w:val="20"/>
                <w:szCs w:val="20"/>
              </w:rPr>
            </w:pPr>
            <w:r w:rsidRPr="0069688F">
              <w:rPr>
                <w:sz w:val="20"/>
              </w:rPr>
              <w:t>96</w:t>
            </w:r>
          </w:p>
        </w:tc>
        <w:tc>
          <w:tcPr>
            <w:tcW w:w="6660" w:type="dxa"/>
          </w:tcPr>
          <w:p w14:paraId="66C58D74" w14:textId="47860A27" w:rsidR="00C37133" w:rsidRPr="009E7712" w:rsidRDefault="00C37133" w:rsidP="00C37133">
            <w:pPr>
              <w:pStyle w:val="TableParagraph"/>
              <w:spacing w:line="227" w:lineRule="exact"/>
              <w:ind w:left="207"/>
              <w:rPr>
                <w:rFonts w:asciiTheme="minorHAnsi" w:hAnsiTheme="minorHAnsi" w:cstheme="minorHAnsi"/>
                <w:b/>
                <w:sz w:val="20"/>
                <w:szCs w:val="20"/>
              </w:rPr>
            </w:pPr>
            <w:proofErr w:type="spellStart"/>
            <w:r>
              <w:rPr>
                <w:sz w:val="20"/>
              </w:rPr>
              <w:t>user.c</w:t>
            </w:r>
            <w:proofErr w:type="spellEnd"/>
            <w:r>
              <w:rPr>
                <w:sz w:val="20"/>
              </w:rPr>
              <w:t xml:space="preserve"> Expected 'invalid operation' exception returned the above.</w:t>
            </w:r>
          </w:p>
        </w:tc>
      </w:tr>
      <w:tr w:rsidR="00C37133" w:rsidRPr="002F79C9" w14:paraId="67D305F1" w14:textId="77777777" w:rsidTr="00D04409">
        <w:tc>
          <w:tcPr>
            <w:tcW w:w="2425" w:type="dxa"/>
          </w:tcPr>
          <w:p w14:paraId="3066845F" w14:textId="72EBF3FA" w:rsidR="00C37133" w:rsidRPr="0069688F" w:rsidRDefault="00C37133" w:rsidP="00C37133">
            <w:pPr>
              <w:rPr>
                <w:sz w:val="24"/>
              </w:rPr>
            </w:pPr>
            <w:proofErr w:type="spellStart"/>
            <w:r w:rsidRPr="0069688F">
              <w:rPr>
                <w:sz w:val="20"/>
              </w:rPr>
              <w:t>NotNpxabs</w:t>
            </w:r>
            <w:proofErr w:type="spellEnd"/>
          </w:p>
        </w:tc>
        <w:tc>
          <w:tcPr>
            <w:tcW w:w="1080" w:type="dxa"/>
          </w:tcPr>
          <w:p w14:paraId="67F108B3" w14:textId="34D83C60" w:rsidR="00C37133" w:rsidRPr="0069688F" w:rsidRDefault="00C37133" w:rsidP="00C37133">
            <w:pPr>
              <w:jc w:val="center"/>
              <w:rPr>
                <w:sz w:val="24"/>
              </w:rPr>
            </w:pPr>
            <w:r w:rsidRPr="0069688F">
              <w:rPr>
                <w:sz w:val="20"/>
              </w:rPr>
              <w:t>97</w:t>
            </w:r>
          </w:p>
        </w:tc>
        <w:tc>
          <w:tcPr>
            <w:tcW w:w="6660" w:type="dxa"/>
          </w:tcPr>
          <w:p w14:paraId="24E7B337" w14:textId="6458CE0A" w:rsidR="00C37133" w:rsidRPr="009869BB" w:rsidRDefault="00C37133" w:rsidP="00C37133">
            <w:pPr>
              <w:pStyle w:val="TableParagraph"/>
              <w:spacing w:line="227" w:lineRule="exact"/>
              <w:rPr>
                <w:b/>
                <w:sz w:val="24"/>
              </w:rPr>
            </w:pPr>
            <w:proofErr w:type="spellStart"/>
            <w:r>
              <w:rPr>
                <w:sz w:val="20"/>
              </w:rPr>
              <w:t>user.c</w:t>
            </w:r>
            <w:proofErr w:type="spellEnd"/>
            <w:r>
              <w:rPr>
                <w:sz w:val="20"/>
              </w:rPr>
              <w:t xml:space="preserve"> Expected 'FPU absent' exception returned the above.</w:t>
            </w:r>
          </w:p>
        </w:tc>
      </w:tr>
      <w:tr w:rsidR="00243C12" w:rsidRPr="002F79C9" w14:paraId="2FBFA7A3" w14:textId="77777777" w:rsidTr="00D04409">
        <w:tc>
          <w:tcPr>
            <w:tcW w:w="2425" w:type="dxa"/>
          </w:tcPr>
          <w:p w14:paraId="2597DAE6" w14:textId="787C8D95" w:rsidR="00243C12" w:rsidRPr="0069688F" w:rsidRDefault="00243C12" w:rsidP="00243C12">
            <w:pPr>
              <w:rPr>
                <w:sz w:val="24"/>
              </w:rPr>
            </w:pPr>
            <w:proofErr w:type="spellStart"/>
            <w:r w:rsidRPr="0069688F">
              <w:rPr>
                <w:sz w:val="20"/>
              </w:rPr>
              <w:t>NotOvrfl</w:t>
            </w:r>
            <w:proofErr w:type="spellEnd"/>
          </w:p>
        </w:tc>
        <w:tc>
          <w:tcPr>
            <w:tcW w:w="1080" w:type="dxa"/>
          </w:tcPr>
          <w:p w14:paraId="4DB5760E" w14:textId="7713FE92" w:rsidR="00243C12" w:rsidRPr="0069688F" w:rsidRDefault="00243C12" w:rsidP="00243C12">
            <w:pPr>
              <w:jc w:val="center"/>
              <w:rPr>
                <w:sz w:val="24"/>
              </w:rPr>
            </w:pPr>
            <w:r w:rsidRPr="0069688F">
              <w:rPr>
                <w:sz w:val="20"/>
              </w:rPr>
              <w:t>98</w:t>
            </w:r>
          </w:p>
        </w:tc>
        <w:tc>
          <w:tcPr>
            <w:tcW w:w="6660" w:type="dxa"/>
          </w:tcPr>
          <w:p w14:paraId="457EE262" w14:textId="73628236" w:rsidR="00243C12" w:rsidRPr="009869BB" w:rsidRDefault="00243C12" w:rsidP="00243C12">
            <w:pPr>
              <w:pStyle w:val="TableParagraph"/>
              <w:spacing w:line="226" w:lineRule="exact"/>
              <w:ind w:left="208"/>
              <w:rPr>
                <w:b/>
                <w:sz w:val="24"/>
              </w:rPr>
            </w:pPr>
            <w:proofErr w:type="spellStart"/>
            <w:r>
              <w:rPr>
                <w:sz w:val="20"/>
              </w:rPr>
              <w:t>user.c</w:t>
            </w:r>
            <w:proofErr w:type="spellEnd"/>
            <w:r>
              <w:rPr>
                <w:sz w:val="20"/>
              </w:rPr>
              <w:t xml:space="preserve"> Expected 'integer overflow' exception returned the above.</w:t>
            </w:r>
          </w:p>
        </w:tc>
      </w:tr>
      <w:tr w:rsidR="00243C12" w:rsidRPr="009E7712" w14:paraId="63935FFF" w14:textId="77777777" w:rsidTr="00D04409">
        <w:tc>
          <w:tcPr>
            <w:tcW w:w="2425" w:type="dxa"/>
          </w:tcPr>
          <w:p w14:paraId="02DFCA05" w14:textId="54C1B344" w:rsidR="00243C12" w:rsidRPr="0069688F" w:rsidRDefault="00243C12" w:rsidP="00243C12">
            <w:pPr>
              <w:rPr>
                <w:rFonts w:cstheme="minorHAnsi"/>
                <w:sz w:val="20"/>
                <w:szCs w:val="20"/>
              </w:rPr>
            </w:pPr>
            <w:proofErr w:type="spellStart"/>
            <w:r w:rsidRPr="0069688F">
              <w:rPr>
                <w:sz w:val="20"/>
              </w:rPr>
              <w:t>NotSpur</w:t>
            </w:r>
            <w:proofErr w:type="spellEnd"/>
          </w:p>
        </w:tc>
        <w:tc>
          <w:tcPr>
            <w:tcW w:w="1080" w:type="dxa"/>
          </w:tcPr>
          <w:p w14:paraId="5E55D5D1" w14:textId="76F6E1A6" w:rsidR="00243C12" w:rsidRPr="0069688F" w:rsidRDefault="00243C12" w:rsidP="00243C12">
            <w:pPr>
              <w:jc w:val="center"/>
              <w:rPr>
                <w:rFonts w:cstheme="minorHAnsi"/>
                <w:sz w:val="20"/>
                <w:szCs w:val="20"/>
              </w:rPr>
            </w:pPr>
            <w:r w:rsidRPr="0069688F">
              <w:rPr>
                <w:sz w:val="20"/>
              </w:rPr>
              <w:t>99</w:t>
            </w:r>
          </w:p>
        </w:tc>
        <w:tc>
          <w:tcPr>
            <w:tcW w:w="6660" w:type="dxa"/>
          </w:tcPr>
          <w:p w14:paraId="1DF88F04" w14:textId="223314AF" w:rsidR="00243C12" w:rsidRPr="009E7712" w:rsidRDefault="00243C12" w:rsidP="00243C12">
            <w:pPr>
              <w:pStyle w:val="TableParagraph"/>
              <w:spacing w:line="227" w:lineRule="exact"/>
              <w:rPr>
                <w:rFonts w:asciiTheme="minorHAnsi" w:hAnsiTheme="minorHAnsi" w:cstheme="minorHAnsi"/>
                <w:b/>
                <w:sz w:val="20"/>
                <w:szCs w:val="20"/>
              </w:rPr>
            </w:pPr>
            <w:proofErr w:type="spellStart"/>
            <w:r>
              <w:rPr>
                <w:sz w:val="20"/>
              </w:rPr>
              <w:t>user.c</w:t>
            </w:r>
            <w:proofErr w:type="spellEnd"/>
            <w:r>
              <w:rPr>
                <w:sz w:val="20"/>
              </w:rPr>
              <w:t xml:space="preserve"> Expected 'Spurious' exception returned the above.</w:t>
            </w:r>
          </w:p>
        </w:tc>
      </w:tr>
      <w:tr w:rsidR="00243C12" w:rsidRPr="009E7712" w14:paraId="03EC53F0" w14:textId="77777777" w:rsidTr="00D04409">
        <w:tc>
          <w:tcPr>
            <w:tcW w:w="2425" w:type="dxa"/>
          </w:tcPr>
          <w:p w14:paraId="27D6A7C8" w14:textId="3BCF4AEE" w:rsidR="00243C12" w:rsidRPr="0069688F" w:rsidRDefault="00243C12" w:rsidP="00243C12">
            <w:pPr>
              <w:rPr>
                <w:rFonts w:cstheme="minorHAnsi"/>
                <w:sz w:val="20"/>
                <w:szCs w:val="20"/>
              </w:rPr>
            </w:pPr>
            <w:proofErr w:type="spellStart"/>
            <w:r w:rsidRPr="0069688F">
              <w:rPr>
                <w:sz w:val="20"/>
              </w:rPr>
              <w:t>Log_Storage</w:t>
            </w:r>
            <w:proofErr w:type="spellEnd"/>
          </w:p>
        </w:tc>
        <w:tc>
          <w:tcPr>
            <w:tcW w:w="1080" w:type="dxa"/>
          </w:tcPr>
          <w:p w14:paraId="70EF7DF1" w14:textId="628002FE" w:rsidR="00243C12" w:rsidRPr="0069688F" w:rsidRDefault="00243C12" w:rsidP="00243C12">
            <w:pPr>
              <w:jc w:val="center"/>
              <w:rPr>
                <w:rFonts w:cstheme="minorHAnsi"/>
                <w:sz w:val="20"/>
                <w:szCs w:val="20"/>
              </w:rPr>
            </w:pPr>
            <w:r w:rsidRPr="0069688F">
              <w:rPr>
                <w:sz w:val="20"/>
              </w:rPr>
              <w:t>100</w:t>
            </w:r>
          </w:p>
        </w:tc>
        <w:tc>
          <w:tcPr>
            <w:tcW w:w="6660" w:type="dxa"/>
          </w:tcPr>
          <w:p w14:paraId="2EBF8209" w14:textId="6186FB5C" w:rsidR="00243C12" w:rsidRPr="009E7712" w:rsidRDefault="00243C12" w:rsidP="00243C12">
            <w:pPr>
              <w:pStyle w:val="TableParagraph"/>
              <w:spacing w:line="227" w:lineRule="exact"/>
              <w:rPr>
                <w:rFonts w:asciiTheme="minorHAnsi" w:hAnsiTheme="minorHAnsi" w:cstheme="minorHAnsi"/>
                <w:b/>
                <w:sz w:val="20"/>
                <w:szCs w:val="20"/>
              </w:rPr>
            </w:pPr>
            <w:proofErr w:type="spellStart"/>
            <w:r>
              <w:rPr>
                <w:sz w:val="20"/>
              </w:rPr>
              <w:t>rcd_task.c</w:t>
            </w:r>
            <w:proofErr w:type="spellEnd"/>
            <w:r>
              <w:rPr>
                <w:sz w:val="20"/>
              </w:rPr>
              <w:t xml:space="preserve"> Unable to obtain storage for Log records</w:t>
            </w:r>
          </w:p>
        </w:tc>
      </w:tr>
      <w:tr w:rsidR="00243C12" w:rsidRPr="009E7712" w14:paraId="12A4FA94" w14:textId="77777777" w:rsidTr="00D04409">
        <w:tc>
          <w:tcPr>
            <w:tcW w:w="2425" w:type="dxa"/>
          </w:tcPr>
          <w:p w14:paraId="1C5CC84D" w14:textId="6AD7FCA0" w:rsidR="00243C12" w:rsidRPr="0069688F" w:rsidRDefault="00243C12" w:rsidP="00243C12">
            <w:pPr>
              <w:rPr>
                <w:rFonts w:cstheme="minorHAnsi"/>
                <w:sz w:val="20"/>
                <w:szCs w:val="20"/>
              </w:rPr>
            </w:pPr>
            <w:proofErr w:type="spellStart"/>
            <w:r w:rsidRPr="0069688F">
              <w:rPr>
                <w:sz w:val="20"/>
              </w:rPr>
              <w:t>FlagTimeout</w:t>
            </w:r>
            <w:proofErr w:type="spellEnd"/>
          </w:p>
        </w:tc>
        <w:tc>
          <w:tcPr>
            <w:tcW w:w="1080" w:type="dxa"/>
          </w:tcPr>
          <w:p w14:paraId="2E7CE899" w14:textId="4F0BEFDE" w:rsidR="00243C12" w:rsidRPr="0069688F" w:rsidRDefault="00243C12" w:rsidP="00243C12">
            <w:pPr>
              <w:jc w:val="center"/>
              <w:rPr>
                <w:rFonts w:cstheme="minorHAnsi"/>
                <w:sz w:val="20"/>
                <w:szCs w:val="20"/>
              </w:rPr>
            </w:pPr>
            <w:r w:rsidRPr="0069688F">
              <w:rPr>
                <w:sz w:val="20"/>
              </w:rPr>
              <w:t>101</w:t>
            </w:r>
          </w:p>
        </w:tc>
        <w:tc>
          <w:tcPr>
            <w:tcW w:w="6660" w:type="dxa"/>
          </w:tcPr>
          <w:p w14:paraId="08F3F905" w14:textId="5E225ED0" w:rsidR="00243C12" w:rsidRPr="009E7712" w:rsidRDefault="00243C12" w:rsidP="00243C12">
            <w:pPr>
              <w:pStyle w:val="TableParagraph"/>
              <w:spacing w:line="227" w:lineRule="exact"/>
              <w:ind w:left="208"/>
              <w:rPr>
                <w:rFonts w:asciiTheme="minorHAnsi" w:hAnsiTheme="minorHAnsi" w:cstheme="minorHAnsi"/>
                <w:b/>
                <w:sz w:val="20"/>
                <w:szCs w:val="20"/>
              </w:rPr>
            </w:pPr>
            <w:proofErr w:type="spellStart"/>
            <w:r>
              <w:rPr>
                <w:sz w:val="20"/>
              </w:rPr>
              <w:t>user.c</w:t>
            </w:r>
            <w:proofErr w:type="spellEnd"/>
            <w:r>
              <w:rPr>
                <w:sz w:val="20"/>
              </w:rPr>
              <w:t xml:space="preserve"> Timeout trying to position mixer flag on cartridge insertion</w:t>
            </w:r>
          </w:p>
        </w:tc>
      </w:tr>
      <w:tr w:rsidR="00243C12" w:rsidRPr="009E7712" w14:paraId="3A9966F7" w14:textId="77777777" w:rsidTr="00D04409">
        <w:tc>
          <w:tcPr>
            <w:tcW w:w="2425" w:type="dxa"/>
          </w:tcPr>
          <w:p w14:paraId="5E2DB75C" w14:textId="62EDE224" w:rsidR="00243C12" w:rsidRPr="0069688F" w:rsidRDefault="00243C12" w:rsidP="00243C12">
            <w:pPr>
              <w:rPr>
                <w:rFonts w:cstheme="minorHAnsi"/>
                <w:sz w:val="20"/>
                <w:szCs w:val="20"/>
              </w:rPr>
            </w:pPr>
            <w:proofErr w:type="spellStart"/>
            <w:r w:rsidRPr="0069688F">
              <w:rPr>
                <w:sz w:val="20"/>
              </w:rPr>
              <w:t>NotOvrfl</w:t>
            </w:r>
            <w:proofErr w:type="spellEnd"/>
          </w:p>
        </w:tc>
        <w:tc>
          <w:tcPr>
            <w:tcW w:w="1080" w:type="dxa"/>
          </w:tcPr>
          <w:p w14:paraId="1AE03C16" w14:textId="1217E75E" w:rsidR="00243C12" w:rsidRPr="0069688F" w:rsidRDefault="00243C12" w:rsidP="00243C12">
            <w:pPr>
              <w:jc w:val="center"/>
              <w:rPr>
                <w:rFonts w:cstheme="minorHAnsi"/>
                <w:sz w:val="20"/>
                <w:szCs w:val="20"/>
              </w:rPr>
            </w:pPr>
            <w:r w:rsidRPr="0069688F">
              <w:rPr>
                <w:sz w:val="20"/>
              </w:rPr>
              <w:t>98</w:t>
            </w:r>
          </w:p>
        </w:tc>
        <w:tc>
          <w:tcPr>
            <w:tcW w:w="6660" w:type="dxa"/>
          </w:tcPr>
          <w:p w14:paraId="276DCE8B" w14:textId="70A37BC8" w:rsidR="00243C12" w:rsidRPr="009E7712" w:rsidRDefault="00243C12" w:rsidP="00243C12">
            <w:pPr>
              <w:pStyle w:val="TableParagraph"/>
              <w:spacing w:line="226" w:lineRule="exact"/>
              <w:ind w:left="208"/>
              <w:rPr>
                <w:rFonts w:asciiTheme="minorHAnsi" w:hAnsiTheme="minorHAnsi" w:cstheme="minorHAnsi"/>
                <w:b/>
                <w:sz w:val="20"/>
                <w:szCs w:val="20"/>
              </w:rPr>
            </w:pPr>
            <w:proofErr w:type="spellStart"/>
            <w:r>
              <w:rPr>
                <w:sz w:val="20"/>
              </w:rPr>
              <w:t>user.c</w:t>
            </w:r>
            <w:proofErr w:type="spellEnd"/>
            <w:r>
              <w:rPr>
                <w:sz w:val="20"/>
              </w:rPr>
              <w:t xml:space="preserve"> Expected 'integer overflow' exception returned the above.</w:t>
            </w:r>
          </w:p>
        </w:tc>
      </w:tr>
      <w:tr w:rsidR="00243C12" w:rsidRPr="009E7712" w14:paraId="5B5E2A43" w14:textId="77777777" w:rsidTr="00D04409">
        <w:tc>
          <w:tcPr>
            <w:tcW w:w="2425" w:type="dxa"/>
          </w:tcPr>
          <w:p w14:paraId="2A0FDB9D" w14:textId="7629B765" w:rsidR="00243C12" w:rsidRPr="0069688F" w:rsidRDefault="00243C12" w:rsidP="00243C12">
            <w:pPr>
              <w:rPr>
                <w:rFonts w:cstheme="minorHAnsi"/>
                <w:sz w:val="20"/>
                <w:szCs w:val="20"/>
              </w:rPr>
            </w:pPr>
            <w:proofErr w:type="spellStart"/>
            <w:r w:rsidRPr="0069688F">
              <w:rPr>
                <w:sz w:val="20"/>
              </w:rPr>
              <w:t>NotSpur</w:t>
            </w:r>
            <w:proofErr w:type="spellEnd"/>
          </w:p>
        </w:tc>
        <w:tc>
          <w:tcPr>
            <w:tcW w:w="1080" w:type="dxa"/>
          </w:tcPr>
          <w:p w14:paraId="3D68CD42" w14:textId="3B412388" w:rsidR="00243C12" w:rsidRPr="0069688F" w:rsidRDefault="00243C12" w:rsidP="00243C12">
            <w:pPr>
              <w:jc w:val="center"/>
              <w:rPr>
                <w:rFonts w:cstheme="minorHAnsi"/>
                <w:sz w:val="20"/>
                <w:szCs w:val="20"/>
              </w:rPr>
            </w:pPr>
            <w:r w:rsidRPr="0069688F">
              <w:rPr>
                <w:sz w:val="20"/>
              </w:rPr>
              <w:t>99</w:t>
            </w:r>
          </w:p>
        </w:tc>
        <w:tc>
          <w:tcPr>
            <w:tcW w:w="6660" w:type="dxa"/>
          </w:tcPr>
          <w:p w14:paraId="789731CB" w14:textId="1CDDE3F8" w:rsidR="00243C12" w:rsidRPr="009E7712" w:rsidRDefault="00243C12" w:rsidP="00243C12">
            <w:pPr>
              <w:pStyle w:val="TableParagraph"/>
              <w:spacing w:line="227" w:lineRule="exact"/>
              <w:rPr>
                <w:rFonts w:asciiTheme="minorHAnsi" w:hAnsiTheme="minorHAnsi" w:cstheme="minorHAnsi"/>
                <w:b/>
                <w:sz w:val="20"/>
                <w:szCs w:val="20"/>
              </w:rPr>
            </w:pPr>
            <w:proofErr w:type="spellStart"/>
            <w:r>
              <w:rPr>
                <w:sz w:val="20"/>
              </w:rPr>
              <w:t>user.c</w:t>
            </w:r>
            <w:proofErr w:type="spellEnd"/>
            <w:r>
              <w:rPr>
                <w:sz w:val="20"/>
              </w:rPr>
              <w:t xml:space="preserve"> Expected 'Spurious' exception returned the above.</w:t>
            </w:r>
          </w:p>
        </w:tc>
      </w:tr>
      <w:tr w:rsidR="00243C12" w:rsidRPr="009E7712" w14:paraId="7131FE09" w14:textId="77777777" w:rsidTr="00D04409">
        <w:tc>
          <w:tcPr>
            <w:tcW w:w="2425" w:type="dxa"/>
          </w:tcPr>
          <w:p w14:paraId="46882D5F" w14:textId="3D577A21" w:rsidR="00243C12" w:rsidRPr="0069688F" w:rsidRDefault="00243C12" w:rsidP="00243C12">
            <w:pPr>
              <w:rPr>
                <w:rFonts w:cstheme="minorHAnsi"/>
                <w:sz w:val="20"/>
                <w:szCs w:val="20"/>
              </w:rPr>
            </w:pPr>
            <w:proofErr w:type="spellStart"/>
            <w:r w:rsidRPr="0069688F">
              <w:rPr>
                <w:sz w:val="20"/>
              </w:rPr>
              <w:t>Log_Storage</w:t>
            </w:r>
            <w:proofErr w:type="spellEnd"/>
          </w:p>
        </w:tc>
        <w:tc>
          <w:tcPr>
            <w:tcW w:w="1080" w:type="dxa"/>
          </w:tcPr>
          <w:p w14:paraId="714177F7" w14:textId="5AF32F43" w:rsidR="00243C12" w:rsidRPr="0069688F" w:rsidRDefault="00243C12" w:rsidP="00243C12">
            <w:pPr>
              <w:jc w:val="center"/>
              <w:rPr>
                <w:rFonts w:cstheme="minorHAnsi"/>
                <w:sz w:val="20"/>
                <w:szCs w:val="20"/>
              </w:rPr>
            </w:pPr>
            <w:r w:rsidRPr="0069688F">
              <w:rPr>
                <w:sz w:val="20"/>
              </w:rPr>
              <w:t>100</w:t>
            </w:r>
          </w:p>
        </w:tc>
        <w:tc>
          <w:tcPr>
            <w:tcW w:w="6660" w:type="dxa"/>
          </w:tcPr>
          <w:p w14:paraId="77A4327E" w14:textId="5DDC3A7E" w:rsidR="00243C12" w:rsidRPr="009E7712" w:rsidRDefault="00243C12" w:rsidP="00243C12">
            <w:pPr>
              <w:pStyle w:val="TableParagraph"/>
              <w:spacing w:line="226" w:lineRule="exact"/>
              <w:ind w:left="207"/>
              <w:rPr>
                <w:rFonts w:asciiTheme="minorHAnsi" w:hAnsiTheme="minorHAnsi" w:cstheme="minorHAnsi"/>
                <w:b/>
                <w:sz w:val="20"/>
                <w:szCs w:val="20"/>
              </w:rPr>
            </w:pPr>
            <w:proofErr w:type="spellStart"/>
            <w:r>
              <w:rPr>
                <w:sz w:val="20"/>
              </w:rPr>
              <w:t>rcd_task.c</w:t>
            </w:r>
            <w:proofErr w:type="spellEnd"/>
            <w:r>
              <w:rPr>
                <w:sz w:val="20"/>
              </w:rPr>
              <w:t xml:space="preserve"> Unable to obtain storage for Log records</w:t>
            </w:r>
          </w:p>
        </w:tc>
      </w:tr>
      <w:tr w:rsidR="00243C12" w:rsidRPr="009E7712" w14:paraId="39F7EB43" w14:textId="77777777" w:rsidTr="00D04409">
        <w:tc>
          <w:tcPr>
            <w:tcW w:w="2425" w:type="dxa"/>
          </w:tcPr>
          <w:p w14:paraId="25EB9FA0" w14:textId="3A037364" w:rsidR="00243C12" w:rsidRPr="0069688F" w:rsidRDefault="00243C12" w:rsidP="00243C12">
            <w:pPr>
              <w:rPr>
                <w:rFonts w:cstheme="minorHAnsi"/>
                <w:sz w:val="20"/>
                <w:szCs w:val="20"/>
              </w:rPr>
            </w:pPr>
            <w:proofErr w:type="spellStart"/>
            <w:r w:rsidRPr="0069688F">
              <w:rPr>
                <w:sz w:val="20"/>
              </w:rPr>
              <w:t>FlagTimeout</w:t>
            </w:r>
            <w:proofErr w:type="spellEnd"/>
          </w:p>
        </w:tc>
        <w:tc>
          <w:tcPr>
            <w:tcW w:w="1080" w:type="dxa"/>
          </w:tcPr>
          <w:p w14:paraId="5B577672" w14:textId="7806D507" w:rsidR="00243C12" w:rsidRPr="0069688F" w:rsidRDefault="00243C12" w:rsidP="00243C12">
            <w:pPr>
              <w:jc w:val="center"/>
              <w:rPr>
                <w:rFonts w:cstheme="minorHAnsi"/>
                <w:sz w:val="20"/>
                <w:szCs w:val="20"/>
              </w:rPr>
            </w:pPr>
            <w:r w:rsidRPr="0069688F">
              <w:rPr>
                <w:sz w:val="20"/>
              </w:rPr>
              <w:t>101</w:t>
            </w:r>
          </w:p>
        </w:tc>
        <w:tc>
          <w:tcPr>
            <w:tcW w:w="6660" w:type="dxa"/>
          </w:tcPr>
          <w:p w14:paraId="4567CB88" w14:textId="03D1619D" w:rsidR="00243C12" w:rsidRPr="009E7712" w:rsidRDefault="00243C12" w:rsidP="00243C12">
            <w:pPr>
              <w:pStyle w:val="TableParagraph"/>
              <w:spacing w:line="227" w:lineRule="exact"/>
              <w:ind w:left="208"/>
              <w:rPr>
                <w:rFonts w:asciiTheme="minorHAnsi" w:hAnsiTheme="minorHAnsi" w:cstheme="minorHAnsi"/>
                <w:b/>
                <w:sz w:val="20"/>
                <w:szCs w:val="20"/>
              </w:rPr>
            </w:pPr>
            <w:proofErr w:type="spellStart"/>
            <w:r>
              <w:rPr>
                <w:sz w:val="20"/>
              </w:rPr>
              <w:t>user.c</w:t>
            </w:r>
            <w:proofErr w:type="spellEnd"/>
            <w:r>
              <w:rPr>
                <w:sz w:val="20"/>
              </w:rPr>
              <w:t xml:space="preserve"> Timeout trying to position mixer flag on cartridge insertion</w:t>
            </w:r>
          </w:p>
        </w:tc>
      </w:tr>
      <w:tr w:rsidR="00B3287C" w:rsidRPr="009E7712" w14:paraId="5B319334" w14:textId="77777777" w:rsidTr="00D04409">
        <w:tc>
          <w:tcPr>
            <w:tcW w:w="2425" w:type="dxa"/>
          </w:tcPr>
          <w:p w14:paraId="77092E6C" w14:textId="0F885E67" w:rsidR="00B3287C" w:rsidRPr="0069688F" w:rsidRDefault="00B3287C" w:rsidP="00B3287C">
            <w:pPr>
              <w:rPr>
                <w:rFonts w:cstheme="minorHAnsi"/>
                <w:sz w:val="20"/>
                <w:szCs w:val="20"/>
              </w:rPr>
            </w:pPr>
            <w:proofErr w:type="spellStart"/>
            <w:r w:rsidRPr="0069688F">
              <w:rPr>
                <w:sz w:val="20"/>
              </w:rPr>
              <w:t>BufferOverRun</w:t>
            </w:r>
            <w:proofErr w:type="spellEnd"/>
          </w:p>
        </w:tc>
        <w:tc>
          <w:tcPr>
            <w:tcW w:w="1080" w:type="dxa"/>
          </w:tcPr>
          <w:p w14:paraId="3646D135" w14:textId="21393E65" w:rsidR="00B3287C" w:rsidRPr="0069688F" w:rsidRDefault="00B3287C" w:rsidP="00B3287C">
            <w:pPr>
              <w:jc w:val="center"/>
              <w:rPr>
                <w:rFonts w:cstheme="minorHAnsi"/>
                <w:sz w:val="20"/>
                <w:szCs w:val="20"/>
              </w:rPr>
            </w:pPr>
            <w:r w:rsidRPr="0069688F">
              <w:rPr>
                <w:sz w:val="20"/>
              </w:rPr>
              <w:t>102</w:t>
            </w:r>
          </w:p>
        </w:tc>
        <w:tc>
          <w:tcPr>
            <w:tcW w:w="6660" w:type="dxa"/>
          </w:tcPr>
          <w:p w14:paraId="55D4AE5A" w14:textId="54247EA8" w:rsidR="00B3287C" w:rsidRPr="009E7712" w:rsidRDefault="00B3287C" w:rsidP="00B3287C">
            <w:pPr>
              <w:pStyle w:val="TableParagraph"/>
              <w:spacing w:line="227" w:lineRule="exact"/>
              <w:rPr>
                <w:rFonts w:asciiTheme="minorHAnsi" w:hAnsiTheme="minorHAnsi" w:cstheme="minorHAnsi"/>
                <w:b/>
                <w:sz w:val="20"/>
                <w:szCs w:val="20"/>
              </w:rPr>
            </w:pPr>
            <w:proofErr w:type="spellStart"/>
            <w:r>
              <w:rPr>
                <w:sz w:val="20"/>
              </w:rPr>
              <w:t>buffers.c</w:t>
            </w:r>
            <w:proofErr w:type="spellEnd"/>
            <w:r>
              <w:rPr>
                <w:sz w:val="20"/>
              </w:rPr>
              <w:t xml:space="preserve"> Attempted overrun storing more data in buffer than allowed</w:t>
            </w:r>
          </w:p>
        </w:tc>
      </w:tr>
      <w:tr w:rsidR="001B61E8" w:rsidRPr="009E7712" w14:paraId="7EDE0962" w14:textId="77777777" w:rsidTr="00D04409">
        <w:tc>
          <w:tcPr>
            <w:tcW w:w="2425" w:type="dxa"/>
          </w:tcPr>
          <w:p w14:paraId="17E909EF" w14:textId="2DDE08A9" w:rsidR="001B61E8" w:rsidRPr="0069688F" w:rsidRDefault="001B61E8" w:rsidP="001B61E8">
            <w:pPr>
              <w:rPr>
                <w:rFonts w:cstheme="minorHAnsi"/>
                <w:sz w:val="20"/>
                <w:szCs w:val="20"/>
              </w:rPr>
            </w:pPr>
            <w:proofErr w:type="spellStart"/>
            <w:r w:rsidRPr="0069688F">
              <w:rPr>
                <w:sz w:val="20"/>
              </w:rPr>
              <w:t>Index_Failure</w:t>
            </w:r>
            <w:proofErr w:type="spellEnd"/>
          </w:p>
        </w:tc>
        <w:tc>
          <w:tcPr>
            <w:tcW w:w="1080" w:type="dxa"/>
          </w:tcPr>
          <w:p w14:paraId="622ED9B5" w14:textId="088B3FBC" w:rsidR="001B61E8" w:rsidRPr="0069688F" w:rsidRDefault="001B61E8" w:rsidP="001B61E8">
            <w:pPr>
              <w:jc w:val="center"/>
              <w:rPr>
                <w:rFonts w:cstheme="minorHAnsi"/>
                <w:sz w:val="20"/>
                <w:szCs w:val="20"/>
              </w:rPr>
            </w:pPr>
            <w:r w:rsidRPr="0069688F">
              <w:rPr>
                <w:sz w:val="20"/>
              </w:rPr>
              <w:t>103</w:t>
            </w:r>
          </w:p>
        </w:tc>
        <w:tc>
          <w:tcPr>
            <w:tcW w:w="6660" w:type="dxa"/>
          </w:tcPr>
          <w:p w14:paraId="3A62E453" w14:textId="0C068DD9" w:rsidR="001B61E8" w:rsidRPr="009E7712" w:rsidRDefault="001B61E8" w:rsidP="001B61E8">
            <w:pPr>
              <w:pStyle w:val="TableParagraph"/>
              <w:spacing w:line="226" w:lineRule="exact"/>
              <w:ind w:left="206"/>
              <w:rPr>
                <w:rFonts w:asciiTheme="minorHAnsi" w:hAnsiTheme="minorHAnsi" w:cstheme="minorHAnsi"/>
                <w:b/>
                <w:sz w:val="20"/>
                <w:szCs w:val="20"/>
              </w:rPr>
            </w:pPr>
            <w:proofErr w:type="spellStart"/>
            <w:r>
              <w:rPr>
                <w:sz w:val="20"/>
              </w:rPr>
              <w:t>buffers.c</w:t>
            </w:r>
            <w:proofErr w:type="spellEnd"/>
            <w:r>
              <w:rPr>
                <w:sz w:val="20"/>
              </w:rPr>
              <w:t xml:space="preserve"> Attempted to retrieve non-</w:t>
            </w:r>
            <w:proofErr w:type="spellStart"/>
            <w:r>
              <w:rPr>
                <w:sz w:val="20"/>
              </w:rPr>
              <w:t>existant</w:t>
            </w:r>
            <w:proofErr w:type="spellEnd"/>
            <w:r>
              <w:rPr>
                <w:sz w:val="20"/>
              </w:rPr>
              <w:t xml:space="preserve"> buffer</w:t>
            </w:r>
          </w:p>
        </w:tc>
      </w:tr>
      <w:tr w:rsidR="001B61E8" w:rsidRPr="009E7712" w14:paraId="6FFB0C7B" w14:textId="77777777" w:rsidTr="00D04409">
        <w:tc>
          <w:tcPr>
            <w:tcW w:w="2425" w:type="dxa"/>
          </w:tcPr>
          <w:p w14:paraId="271AEE83" w14:textId="2DBFD698" w:rsidR="001B61E8" w:rsidRPr="0069688F" w:rsidRDefault="001B61E8" w:rsidP="001B61E8">
            <w:pPr>
              <w:rPr>
                <w:rFonts w:cstheme="minorHAnsi"/>
                <w:sz w:val="20"/>
                <w:szCs w:val="20"/>
              </w:rPr>
            </w:pPr>
            <w:proofErr w:type="spellStart"/>
            <w:r w:rsidRPr="0069688F">
              <w:rPr>
                <w:sz w:val="20"/>
              </w:rPr>
              <w:t>Heater_Timeout</w:t>
            </w:r>
            <w:proofErr w:type="spellEnd"/>
          </w:p>
        </w:tc>
        <w:tc>
          <w:tcPr>
            <w:tcW w:w="1080" w:type="dxa"/>
          </w:tcPr>
          <w:p w14:paraId="4F3CDF72" w14:textId="7430BA66" w:rsidR="001B61E8" w:rsidRPr="0069688F" w:rsidRDefault="001B61E8" w:rsidP="001B61E8">
            <w:pPr>
              <w:jc w:val="center"/>
              <w:rPr>
                <w:rFonts w:cstheme="minorHAnsi"/>
                <w:sz w:val="20"/>
                <w:szCs w:val="20"/>
              </w:rPr>
            </w:pPr>
            <w:r w:rsidRPr="0069688F">
              <w:rPr>
                <w:sz w:val="20"/>
              </w:rPr>
              <w:t>104</w:t>
            </w:r>
          </w:p>
        </w:tc>
        <w:tc>
          <w:tcPr>
            <w:tcW w:w="6660" w:type="dxa"/>
          </w:tcPr>
          <w:p w14:paraId="6D54F9AB" w14:textId="1F8B12F4" w:rsidR="001B61E8" w:rsidRPr="009E7712" w:rsidRDefault="001B61E8" w:rsidP="001B61E8">
            <w:pPr>
              <w:pStyle w:val="TableParagraph"/>
              <w:spacing w:line="227" w:lineRule="exact"/>
              <w:ind w:left="207"/>
              <w:rPr>
                <w:rFonts w:asciiTheme="minorHAnsi" w:hAnsiTheme="minorHAnsi" w:cstheme="minorHAnsi"/>
                <w:b/>
                <w:sz w:val="20"/>
                <w:szCs w:val="20"/>
              </w:rPr>
            </w:pPr>
            <w:proofErr w:type="spellStart"/>
            <w:r>
              <w:rPr>
                <w:sz w:val="20"/>
              </w:rPr>
              <w:t>htr_task.c</w:t>
            </w:r>
            <w:proofErr w:type="spellEnd"/>
            <w:r>
              <w:rPr>
                <w:sz w:val="20"/>
              </w:rPr>
              <w:t xml:space="preserve"> Time-out during heating cycle SCR-59</w:t>
            </w:r>
          </w:p>
        </w:tc>
      </w:tr>
      <w:tr w:rsidR="001B61E8" w:rsidRPr="009E7712" w14:paraId="11349104" w14:textId="77777777" w:rsidTr="00D04409">
        <w:tc>
          <w:tcPr>
            <w:tcW w:w="2425" w:type="dxa"/>
          </w:tcPr>
          <w:p w14:paraId="0D1AB22A" w14:textId="2A76077A" w:rsidR="001B61E8" w:rsidRPr="0069688F" w:rsidRDefault="001B61E8" w:rsidP="001B61E8">
            <w:pPr>
              <w:rPr>
                <w:rFonts w:cstheme="minorHAnsi"/>
                <w:sz w:val="20"/>
                <w:szCs w:val="20"/>
              </w:rPr>
            </w:pPr>
            <w:proofErr w:type="spellStart"/>
            <w:r w:rsidRPr="0069688F">
              <w:rPr>
                <w:sz w:val="20"/>
              </w:rPr>
              <w:t>UnsupportedCartrigeType</w:t>
            </w:r>
            <w:proofErr w:type="spellEnd"/>
          </w:p>
        </w:tc>
        <w:tc>
          <w:tcPr>
            <w:tcW w:w="1080" w:type="dxa"/>
          </w:tcPr>
          <w:p w14:paraId="5431A2E3" w14:textId="45C680C4" w:rsidR="001B61E8" w:rsidRPr="0069688F" w:rsidRDefault="001B61E8" w:rsidP="001B61E8">
            <w:pPr>
              <w:jc w:val="center"/>
              <w:rPr>
                <w:rFonts w:cstheme="minorHAnsi"/>
                <w:sz w:val="20"/>
                <w:szCs w:val="20"/>
              </w:rPr>
            </w:pPr>
            <w:r w:rsidRPr="0069688F">
              <w:rPr>
                <w:sz w:val="20"/>
              </w:rPr>
              <w:t>105</w:t>
            </w:r>
          </w:p>
        </w:tc>
        <w:tc>
          <w:tcPr>
            <w:tcW w:w="6660" w:type="dxa"/>
          </w:tcPr>
          <w:p w14:paraId="0F42D00F" w14:textId="14CAFA70" w:rsidR="001B61E8" w:rsidRPr="009E7712" w:rsidRDefault="001B61E8" w:rsidP="001B61E8">
            <w:pPr>
              <w:pStyle w:val="TableParagraph"/>
              <w:spacing w:line="227" w:lineRule="exact"/>
              <w:ind w:left="210"/>
              <w:rPr>
                <w:rFonts w:asciiTheme="minorHAnsi" w:hAnsiTheme="minorHAnsi" w:cstheme="minorHAnsi"/>
                <w:b/>
                <w:sz w:val="20"/>
                <w:szCs w:val="20"/>
              </w:rPr>
            </w:pPr>
            <w:proofErr w:type="spellStart"/>
            <w:r>
              <w:rPr>
                <w:sz w:val="20"/>
              </w:rPr>
              <w:t>alg_task.c</w:t>
            </w:r>
            <w:proofErr w:type="spellEnd"/>
            <w:r>
              <w:rPr>
                <w:sz w:val="20"/>
              </w:rPr>
              <w:t xml:space="preserve"> Cartridge Type not supported. SCR-97</w:t>
            </w:r>
          </w:p>
        </w:tc>
      </w:tr>
      <w:tr w:rsidR="001B61E8" w:rsidRPr="009E7712" w14:paraId="371EB68F" w14:textId="77777777" w:rsidTr="00D04409">
        <w:tc>
          <w:tcPr>
            <w:tcW w:w="2425" w:type="dxa"/>
          </w:tcPr>
          <w:p w14:paraId="28ABF775" w14:textId="083B7D48" w:rsidR="001B61E8" w:rsidRPr="0069688F" w:rsidRDefault="001B61E8" w:rsidP="001B61E8">
            <w:pPr>
              <w:rPr>
                <w:rFonts w:cstheme="minorHAnsi"/>
                <w:sz w:val="20"/>
                <w:szCs w:val="20"/>
              </w:rPr>
            </w:pPr>
            <w:proofErr w:type="spellStart"/>
            <w:r w:rsidRPr="0069688F">
              <w:rPr>
                <w:sz w:val="20"/>
              </w:rPr>
              <w:t>CharBitImage_NoStg</w:t>
            </w:r>
            <w:proofErr w:type="spellEnd"/>
          </w:p>
        </w:tc>
        <w:tc>
          <w:tcPr>
            <w:tcW w:w="1080" w:type="dxa"/>
          </w:tcPr>
          <w:p w14:paraId="68411566" w14:textId="11D28234" w:rsidR="001B61E8" w:rsidRPr="0069688F" w:rsidRDefault="001B61E8" w:rsidP="001B61E8">
            <w:pPr>
              <w:jc w:val="center"/>
              <w:rPr>
                <w:rFonts w:cstheme="minorHAnsi"/>
                <w:sz w:val="20"/>
                <w:szCs w:val="20"/>
              </w:rPr>
            </w:pPr>
            <w:r w:rsidRPr="0069688F">
              <w:rPr>
                <w:sz w:val="20"/>
              </w:rPr>
              <w:t>106</w:t>
            </w:r>
          </w:p>
        </w:tc>
        <w:tc>
          <w:tcPr>
            <w:tcW w:w="6660" w:type="dxa"/>
          </w:tcPr>
          <w:p w14:paraId="23DED85A" w14:textId="6260415F" w:rsidR="001B61E8" w:rsidRPr="009E7712" w:rsidRDefault="001B61E8" w:rsidP="001B61E8">
            <w:pPr>
              <w:pStyle w:val="TableParagraph"/>
              <w:spacing w:line="226" w:lineRule="exact"/>
              <w:ind w:left="206"/>
              <w:rPr>
                <w:rFonts w:asciiTheme="minorHAnsi" w:hAnsiTheme="minorHAnsi" w:cstheme="minorHAnsi"/>
                <w:b/>
                <w:sz w:val="20"/>
                <w:szCs w:val="20"/>
              </w:rPr>
            </w:pPr>
            <w:proofErr w:type="spellStart"/>
            <w:r>
              <w:rPr>
                <w:sz w:val="20"/>
              </w:rPr>
              <w:t>bitlogic.c</w:t>
            </w:r>
            <w:proofErr w:type="spellEnd"/>
            <w:r>
              <w:rPr>
                <w:sz w:val="20"/>
              </w:rPr>
              <w:t xml:space="preserve"> Unable to get storage for character bit image.</w:t>
            </w:r>
          </w:p>
        </w:tc>
      </w:tr>
      <w:tr w:rsidR="001B61E8" w:rsidRPr="009E7712" w14:paraId="2A26D578" w14:textId="77777777" w:rsidTr="00D04409">
        <w:tc>
          <w:tcPr>
            <w:tcW w:w="2425" w:type="dxa"/>
          </w:tcPr>
          <w:p w14:paraId="304E58D4" w14:textId="475D8301" w:rsidR="001B61E8" w:rsidRPr="0069688F" w:rsidRDefault="001B61E8" w:rsidP="001B61E8">
            <w:pPr>
              <w:rPr>
                <w:rFonts w:cstheme="minorHAnsi"/>
                <w:sz w:val="20"/>
                <w:szCs w:val="20"/>
              </w:rPr>
            </w:pPr>
            <w:proofErr w:type="spellStart"/>
            <w:r w:rsidRPr="0069688F">
              <w:rPr>
                <w:sz w:val="20"/>
              </w:rPr>
              <w:t>CharBitImage_NoBit</w:t>
            </w:r>
            <w:proofErr w:type="spellEnd"/>
          </w:p>
        </w:tc>
        <w:tc>
          <w:tcPr>
            <w:tcW w:w="1080" w:type="dxa"/>
          </w:tcPr>
          <w:p w14:paraId="48B27E6E" w14:textId="2A698927" w:rsidR="001B61E8" w:rsidRPr="0069688F" w:rsidRDefault="001B61E8" w:rsidP="001B61E8">
            <w:pPr>
              <w:jc w:val="center"/>
              <w:rPr>
                <w:rFonts w:cstheme="minorHAnsi"/>
                <w:sz w:val="20"/>
                <w:szCs w:val="20"/>
              </w:rPr>
            </w:pPr>
            <w:r w:rsidRPr="0069688F">
              <w:rPr>
                <w:sz w:val="20"/>
              </w:rPr>
              <w:t>107</w:t>
            </w:r>
          </w:p>
        </w:tc>
        <w:tc>
          <w:tcPr>
            <w:tcW w:w="6660" w:type="dxa"/>
          </w:tcPr>
          <w:p w14:paraId="02A90B65" w14:textId="22F5340B" w:rsidR="001B61E8" w:rsidRPr="009E7712" w:rsidRDefault="001B61E8" w:rsidP="001B61E8">
            <w:pPr>
              <w:pStyle w:val="TableParagraph"/>
              <w:spacing w:line="227" w:lineRule="exact"/>
              <w:ind w:left="207"/>
              <w:rPr>
                <w:rFonts w:asciiTheme="minorHAnsi" w:hAnsiTheme="minorHAnsi" w:cstheme="minorHAnsi"/>
                <w:b/>
                <w:sz w:val="20"/>
                <w:szCs w:val="20"/>
              </w:rPr>
            </w:pPr>
            <w:proofErr w:type="spellStart"/>
            <w:r>
              <w:rPr>
                <w:sz w:val="20"/>
              </w:rPr>
              <w:t>bitlogic.c</w:t>
            </w:r>
            <w:proofErr w:type="spellEnd"/>
            <w:r>
              <w:rPr>
                <w:sz w:val="20"/>
              </w:rPr>
              <w:t xml:space="preserve"> Unable to find a bit for Attach</w:t>
            </w:r>
          </w:p>
        </w:tc>
      </w:tr>
      <w:tr w:rsidR="001B61E8" w:rsidRPr="002F79C9" w14:paraId="45A0FDB6" w14:textId="77777777" w:rsidTr="00D04409">
        <w:tc>
          <w:tcPr>
            <w:tcW w:w="2425" w:type="dxa"/>
          </w:tcPr>
          <w:p w14:paraId="2ED823C8" w14:textId="572194DE" w:rsidR="001B61E8" w:rsidRPr="0069688F" w:rsidRDefault="001B61E8" w:rsidP="001B61E8">
            <w:pPr>
              <w:rPr>
                <w:sz w:val="24"/>
              </w:rPr>
            </w:pPr>
            <w:proofErr w:type="spellStart"/>
            <w:r w:rsidRPr="0069688F">
              <w:rPr>
                <w:sz w:val="20"/>
              </w:rPr>
              <w:t>FlatPressure</w:t>
            </w:r>
            <w:proofErr w:type="spellEnd"/>
          </w:p>
        </w:tc>
        <w:tc>
          <w:tcPr>
            <w:tcW w:w="1080" w:type="dxa"/>
          </w:tcPr>
          <w:p w14:paraId="34E16934" w14:textId="7614C320" w:rsidR="001B61E8" w:rsidRPr="0069688F" w:rsidRDefault="001B61E8" w:rsidP="001B61E8">
            <w:pPr>
              <w:jc w:val="center"/>
              <w:rPr>
                <w:sz w:val="24"/>
              </w:rPr>
            </w:pPr>
            <w:r w:rsidRPr="0069688F">
              <w:rPr>
                <w:sz w:val="20"/>
              </w:rPr>
              <w:t>108</w:t>
            </w:r>
          </w:p>
        </w:tc>
        <w:tc>
          <w:tcPr>
            <w:tcW w:w="6660" w:type="dxa"/>
          </w:tcPr>
          <w:p w14:paraId="468DB68C" w14:textId="1CC1687D" w:rsidR="001B61E8" w:rsidRPr="009869BB" w:rsidRDefault="001B61E8" w:rsidP="001B61E8">
            <w:pPr>
              <w:pStyle w:val="TableParagraph"/>
              <w:spacing w:line="227" w:lineRule="exact"/>
              <w:rPr>
                <w:b/>
                <w:sz w:val="24"/>
              </w:rPr>
            </w:pPr>
            <w:proofErr w:type="spellStart"/>
            <w:r>
              <w:rPr>
                <w:sz w:val="20"/>
              </w:rPr>
              <w:t>oem_task.c</w:t>
            </w:r>
            <w:proofErr w:type="spellEnd"/>
            <w:r>
              <w:rPr>
                <w:sz w:val="20"/>
              </w:rPr>
              <w:t xml:space="preserve"> Integrated Pneumatics: no pressure change seen in well fill</w:t>
            </w:r>
          </w:p>
        </w:tc>
      </w:tr>
      <w:tr w:rsidR="001B61E8" w:rsidRPr="002F79C9" w14:paraId="009C2315" w14:textId="77777777" w:rsidTr="00D04409">
        <w:tc>
          <w:tcPr>
            <w:tcW w:w="2425" w:type="dxa"/>
          </w:tcPr>
          <w:p w14:paraId="4C321BB0" w14:textId="1742809C" w:rsidR="001B61E8" w:rsidRPr="0069688F" w:rsidRDefault="001B61E8" w:rsidP="001B61E8">
            <w:pPr>
              <w:rPr>
                <w:sz w:val="24"/>
              </w:rPr>
            </w:pPr>
            <w:proofErr w:type="spellStart"/>
            <w:r w:rsidRPr="0069688F">
              <w:rPr>
                <w:sz w:val="20"/>
              </w:rPr>
              <w:t>BadTextEntry</w:t>
            </w:r>
            <w:proofErr w:type="spellEnd"/>
          </w:p>
        </w:tc>
        <w:tc>
          <w:tcPr>
            <w:tcW w:w="1080" w:type="dxa"/>
          </w:tcPr>
          <w:p w14:paraId="395D1058" w14:textId="3245F4A7" w:rsidR="001B61E8" w:rsidRPr="0069688F" w:rsidRDefault="001B61E8" w:rsidP="001B61E8">
            <w:pPr>
              <w:jc w:val="center"/>
              <w:rPr>
                <w:sz w:val="24"/>
              </w:rPr>
            </w:pPr>
            <w:r w:rsidRPr="0069688F">
              <w:rPr>
                <w:sz w:val="20"/>
              </w:rPr>
              <w:t>109</w:t>
            </w:r>
          </w:p>
        </w:tc>
        <w:tc>
          <w:tcPr>
            <w:tcW w:w="6660" w:type="dxa"/>
          </w:tcPr>
          <w:p w14:paraId="4248DEE7" w14:textId="3FE5CFE7" w:rsidR="001B61E8" w:rsidRPr="009869BB" w:rsidRDefault="001B61E8" w:rsidP="001B61E8">
            <w:pPr>
              <w:pStyle w:val="TableParagraph"/>
              <w:spacing w:line="227" w:lineRule="exact"/>
              <w:rPr>
                <w:b/>
                <w:sz w:val="24"/>
              </w:rPr>
            </w:pPr>
            <w:proofErr w:type="spellStart"/>
            <w:r>
              <w:rPr>
                <w:sz w:val="20"/>
              </w:rPr>
              <w:t>language.c</w:t>
            </w:r>
            <w:proofErr w:type="spellEnd"/>
            <w:r>
              <w:rPr>
                <w:sz w:val="20"/>
              </w:rPr>
              <w:t xml:space="preserve"> </w:t>
            </w:r>
            <w:proofErr w:type="spellStart"/>
            <w:r>
              <w:rPr>
                <w:sz w:val="20"/>
              </w:rPr>
              <w:t>GetTextEntry</w:t>
            </w:r>
            <w:proofErr w:type="spellEnd"/>
            <w:r>
              <w:rPr>
                <w:sz w:val="20"/>
              </w:rPr>
              <w:t>: invalid text index</w:t>
            </w:r>
          </w:p>
        </w:tc>
      </w:tr>
      <w:tr w:rsidR="001B61E8" w:rsidRPr="009E7712" w14:paraId="38D3DB44" w14:textId="77777777" w:rsidTr="00D04409">
        <w:tc>
          <w:tcPr>
            <w:tcW w:w="2425" w:type="dxa"/>
          </w:tcPr>
          <w:p w14:paraId="3231D54A" w14:textId="4A2A0A9E" w:rsidR="001B61E8" w:rsidRPr="0069688F" w:rsidRDefault="001B61E8" w:rsidP="001B61E8">
            <w:pPr>
              <w:rPr>
                <w:rFonts w:cstheme="minorHAnsi"/>
                <w:sz w:val="20"/>
                <w:szCs w:val="20"/>
              </w:rPr>
            </w:pPr>
            <w:proofErr w:type="spellStart"/>
            <w:r w:rsidRPr="0069688F">
              <w:rPr>
                <w:sz w:val="20"/>
              </w:rPr>
              <w:t>NoTimer</w:t>
            </w:r>
            <w:proofErr w:type="spellEnd"/>
          </w:p>
        </w:tc>
        <w:tc>
          <w:tcPr>
            <w:tcW w:w="1080" w:type="dxa"/>
          </w:tcPr>
          <w:p w14:paraId="3CD04E33" w14:textId="1F66C836" w:rsidR="001B61E8" w:rsidRPr="0069688F" w:rsidRDefault="001B61E8" w:rsidP="001B61E8">
            <w:pPr>
              <w:jc w:val="center"/>
              <w:rPr>
                <w:rFonts w:cstheme="minorHAnsi"/>
                <w:sz w:val="20"/>
                <w:szCs w:val="20"/>
              </w:rPr>
            </w:pPr>
            <w:r w:rsidRPr="0069688F">
              <w:rPr>
                <w:sz w:val="20"/>
              </w:rPr>
              <w:t>110</w:t>
            </w:r>
          </w:p>
        </w:tc>
        <w:tc>
          <w:tcPr>
            <w:tcW w:w="6660" w:type="dxa"/>
          </w:tcPr>
          <w:p w14:paraId="1E54DDF6" w14:textId="4C17CEFD" w:rsidR="001B61E8" w:rsidRPr="009E7712" w:rsidRDefault="001B61E8" w:rsidP="001B61E8">
            <w:pPr>
              <w:pStyle w:val="TableParagraph"/>
              <w:spacing w:line="226" w:lineRule="exact"/>
              <w:ind w:left="206"/>
              <w:rPr>
                <w:rFonts w:asciiTheme="minorHAnsi" w:hAnsiTheme="minorHAnsi" w:cstheme="minorHAnsi"/>
                <w:b/>
                <w:sz w:val="20"/>
                <w:szCs w:val="20"/>
              </w:rPr>
            </w:pPr>
            <w:r>
              <w:rPr>
                <w:sz w:val="20"/>
              </w:rPr>
              <w:t>No Timer allocated (</w:t>
            </w:r>
            <w:proofErr w:type="spellStart"/>
            <w:proofErr w:type="gramStart"/>
            <w:r>
              <w:rPr>
                <w:sz w:val="20"/>
              </w:rPr>
              <w:t>display.c</w:t>
            </w:r>
            <w:proofErr w:type="spellEnd"/>
            <w:r>
              <w:rPr>
                <w:sz w:val="20"/>
              </w:rPr>
              <w:t>,...</w:t>
            </w:r>
            <w:proofErr w:type="gramEnd"/>
          </w:p>
        </w:tc>
      </w:tr>
      <w:tr w:rsidR="001B61E8" w:rsidRPr="009E7712" w14:paraId="26DF0C0E" w14:textId="77777777" w:rsidTr="00D04409">
        <w:tc>
          <w:tcPr>
            <w:tcW w:w="2425" w:type="dxa"/>
          </w:tcPr>
          <w:p w14:paraId="328FA2AF" w14:textId="0BB49102" w:rsidR="001B61E8" w:rsidRPr="0069688F" w:rsidRDefault="001B61E8" w:rsidP="001B61E8">
            <w:pPr>
              <w:rPr>
                <w:rFonts w:cstheme="minorHAnsi"/>
                <w:sz w:val="20"/>
                <w:szCs w:val="20"/>
              </w:rPr>
            </w:pPr>
            <w:proofErr w:type="spellStart"/>
            <w:r w:rsidRPr="0069688F">
              <w:rPr>
                <w:sz w:val="20"/>
              </w:rPr>
              <w:t>StackCorrupt</w:t>
            </w:r>
            <w:proofErr w:type="spellEnd"/>
          </w:p>
        </w:tc>
        <w:tc>
          <w:tcPr>
            <w:tcW w:w="1080" w:type="dxa"/>
          </w:tcPr>
          <w:p w14:paraId="4B60EB64" w14:textId="0CDCA757" w:rsidR="001B61E8" w:rsidRPr="0069688F" w:rsidRDefault="001B61E8" w:rsidP="001B61E8">
            <w:pPr>
              <w:jc w:val="center"/>
              <w:rPr>
                <w:rFonts w:cstheme="minorHAnsi"/>
                <w:sz w:val="20"/>
                <w:szCs w:val="20"/>
              </w:rPr>
            </w:pPr>
            <w:r w:rsidRPr="0069688F">
              <w:rPr>
                <w:sz w:val="20"/>
              </w:rPr>
              <w:t>111</w:t>
            </w:r>
          </w:p>
        </w:tc>
        <w:tc>
          <w:tcPr>
            <w:tcW w:w="6660" w:type="dxa"/>
          </w:tcPr>
          <w:p w14:paraId="603330AB" w14:textId="5FFEB3EB" w:rsidR="001B61E8" w:rsidRPr="009E7712" w:rsidRDefault="001B61E8" w:rsidP="001B61E8">
            <w:pPr>
              <w:pStyle w:val="TableParagraph"/>
              <w:spacing w:line="227" w:lineRule="exact"/>
              <w:ind w:left="207"/>
              <w:rPr>
                <w:rFonts w:asciiTheme="minorHAnsi" w:hAnsiTheme="minorHAnsi" w:cstheme="minorHAnsi"/>
                <w:b/>
                <w:sz w:val="20"/>
                <w:szCs w:val="20"/>
              </w:rPr>
            </w:pPr>
            <w:r>
              <w:rPr>
                <w:sz w:val="20"/>
              </w:rPr>
              <w:t>Dispatcher found stack corrupted</w:t>
            </w:r>
          </w:p>
        </w:tc>
      </w:tr>
      <w:tr w:rsidR="001B61E8" w:rsidRPr="009E7712" w14:paraId="1E12136E" w14:textId="77777777" w:rsidTr="00D04409">
        <w:tc>
          <w:tcPr>
            <w:tcW w:w="2425" w:type="dxa"/>
          </w:tcPr>
          <w:p w14:paraId="55DE3932" w14:textId="17463DDB" w:rsidR="001B61E8" w:rsidRPr="0069688F" w:rsidRDefault="001B61E8" w:rsidP="001B61E8">
            <w:pPr>
              <w:rPr>
                <w:rFonts w:cstheme="minorHAnsi"/>
                <w:sz w:val="20"/>
                <w:szCs w:val="20"/>
              </w:rPr>
            </w:pPr>
            <w:proofErr w:type="spellStart"/>
            <w:r w:rsidRPr="0069688F">
              <w:rPr>
                <w:sz w:val="20"/>
              </w:rPr>
              <w:t>FanFailed</w:t>
            </w:r>
            <w:proofErr w:type="spellEnd"/>
          </w:p>
        </w:tc>
        <w:tc>
          <w:tcPr>
            <w:tcW w:w="1080" w:type="dxa"/>
          </w:tcPr>
          <w:p w14:paraId="49451146" w14:textId="63B4BC36" w:rsidR="001B61E8" w:rsidRPr="0069688F" w:rsidRDefault="001B61E8" w:rsidP="001B61E8">
            <w:pPr>
              <w:jc w:val="center"/>
              <w:rPr>
                <w:rFonts w:cstheme="minorHAnsi"/>
                <w:sz w:val="20"/>
                <w:szCs w:val="20"/>
              </w:rPr>
            </w:pPr>
            <w:r w:rsidRPr="0069688F">
              <w:rPr>
                <w:sz w:val="20"/>
              </w:rPr>
              <w:t>112</w:t>
            </w:r>
          </w:p>
        </w:tc>
        <w:tc>
          <w:tcPr>
            <w:tcW w:w="6660" w:type="dxa"/>
          </w:tcPr>
          <w:p w14:paraId="79B489A9" w14:textId="0BFC631B" w:rsidR="001B61E8" w:rsidRPr="009E7712" w:rsidRDefault="001B61E8" w:rsidP="001B61E8">
            <w:pPr>
              <w:pStyle w:val="TableParagraph"/>
              <w:spacing w:line="227" w:lineRule="exact"/>
              <w:ind w:left="210"/>
              <w:rPr>
                <w:rFonts w:asciiTheme="minorHAnsi" w:hAnsiTheme="minorHAnsi" w:cstheme="minorHAnsi"/>
                <w:b/>
                <w:sz w:val="20"/>
                <w:szCs w:val="20"/>
              </w:rPr>
            </w:pPr>
            <w:r>
              <w:rPr>
                <w:sz w:val="20"/>
              </w:rPr>
              <w:t>Not currently monitored.</w:t>
            </w:r>
          </w:p>
        </w:tc>
      </w:tr>
      <w:tr w:rsidR="001B61E8" w:rsidRPr="009E7712" w14:paraId="69DE86A0" w14:textId="77777777" w:rsidTr="00D04409">
        <w:tc>
          <w:tcPr>
            <w:tcW w:w="2425" w:type="dxa"/>
          </w:tcPr>
          <w:p w14:paraId="36802054" w14:textId="09C7892D" w:rsidR="001B61E8" w:rsidRPr="0069688F" w:rsidRDefault="001B61E8" w:rsidP="001B61E8">
            <w:pPr>
              <w:rPr>
                <w:rFonts w:cstheme="minorHAnsi"/>
                <w:sz w:val="20"/>
                <w:szCs w:val="20"/>
              </w:rPr>
            </w:pPr>
            <w:proofErr w:type="spellStart"/>
            <w:r w:rsidRPr="0069688F">
              <w:rPr>
                <w:sz w:val="20"/>
              </w:rPr>
              <w:t>NetNoBuffer</w:t>
            </w:r>
            <w:proofErr w:type="spellEnd"/>
          </w:p>
        </w:tc>
        <w:tc>
          <w:tcPr>
            <w:tcW w:w="1080" w:type="dxa"/>
          </w:tcPr>
          <w:p w14:paraId="6C650749" w14:textId="080E971F" w:rsidR="001B61E8" w:rsidRPr="0069688F" w:rsidRDefault="001B61E8" w:rsidP="001B61E8">
            <w:pPr>
              <w:jc w:val="center"/>
              <w:rPr>
                <w:rFonts w:cstheme="minorHAnsi"/>
                <w:sz w:val="20"/>
                <w:szCs w:val="20"/>
              </w:rPr>
            </w:pPr>
            <w:r w:rsidRPr="0069688F">
              <w:rPr>
                <w:sz w:val="20"/>
              </w:rPr>
              <w:t>113</w:t>
            </w:r>
          </w:p>
        </w:tc>
        <w:tc>
          <w:tcPr>
            <w:tcW w:w="6660" w:type="dxa"/>
          </w:tcPr>
          <w:p w14:paraId="7AD57460" w14:textId="4724D7EF" w:rsidR="001B61E8" w:rsidRPr="009E7712" w:rsidRDefault="001B61E8" w:rsidP="001B61E8">
            <w:pPr>
              <w:pStyle w:val="TableParagraph"/>
              <w:spacing w:line="226" w:lineRule="exact"/>
              <w:ind w:left="206"/>
              <w:rPr>
                <w:rFonts w:asciiTheme="minorHAnsi" w:hAnsiTheme="minorHAnsi" w:cstheme="minorHAnsi"/>
                <w:b/>
                <w:sz w:val="20"/>
                <w:szCs w:val="20"/>
              </w:rPr>
            </w:pPr>
            <w:proofErr w:type="spellStart"/>
            <w:r>
              <w:rPr>
                <w:sz w:val="20"/>
              </w:rPr>
              <w:t>net_task.c</w:t>
            </w:r>
            <w:proofErr w:type="spellEnd"/>
            <w:r>
              <w:rPr>
                <w:sz w:val="20"/>
              </w:rPr>
              <w:t xml:space="preserve"> No free buffer for </w:t>
            </w:r>
            <w:proofErr w:type="spellStart"/>
            <w:r>
              <w:rPr>
                <w:sz w:val="20"/>
              </w:rPr>
              <w:t>lineBufferType</w:t>
            </w:r>
            <w:proofErr w:type="spellEnd"/>
          </w:p>
        </w:tc>
      </w:tr>
      <w:tr w:rsidR="00AA30AB" w:rsidRPr="009E7712" w14:paraId="3F60E604" w14:textId="77777777" w:rsidTr="00D04409">
        <w:tc>
          <w:tcPr>
            <w:tcW w:w="2425" w:type="dxa"/>
          </w:tcPr>
          <w:p w14:paraId="18DF9CCB" w14:textId="4FC28065" w:rsidR="00AA30AB" w:rsidRPr="0069688F" w:rsidRDefault="00AA30AB" w:rsidP="00AA30AB">
            <w:pPr>
              <w:rPr>
                <w:rFonts w:cstheme="minorHAnsi"/>
                <w:sz w:val="20"/>
                <w:szCs w:val="20"/>
              </w:rPr>
            </w:pPr>
            <w:proofErr w:type="spellStart"/>
            <w:r w:rsidRPr="0069688F">
              <w:rPr>
                <w:sz w:val="20"/>
              </w:rPr>
              <w:t>NetBadBuffer</w:t>
            </w:r>
            <w:proofErr w:type="spellEnd"/>
          </w:p>
        </w:tc>
        <w:tc>
          <w:tcPr>
            <w:tcW w:w="1080" w:type="dxa"/>
          </w:tcPr>
          <w:p w14:paraId="558EC41A" w14:textId="5762771E" w:rsidR="00AA30AB" w:rsidRPr="0069688F" w:rsidRDefault="00AA30AB" w:rsidP="00AA30AB">
            <w:pPr>
              <w:jc w:val="center"/>
              <w:rPr>
                <w:rFonts w:cstheme="minorHAnsi"/>
                <w:sz w:val="20"/>
                <w:szCs w:val="20"/>
              </w:rPr>
            </w:pPr>
            <w:r w:rsidRPr="0069688F">
              <w:rPr>
                <w:sz w:val="20"/>
              </w:rPr>
              <w:t>114</w:t>
            </w:r>
          </w:p>
        </w:tc>
        <w:tc>
          <w:tcPr>
            <w:tcW w:w="6660" w:type="dxa"/>
          </w:tcPr>
          <w:p w14:paraId="610607AA" w14:textId="198598C9" w:rsidR="00AA30AB" w:rsidRPr="009E7712" w:rsidRDefault="00AA30AB" w:rsidP="00AA30AB">
            <w:pPr>
              <w:pStyle w:val="TableParagraph"/>
              <w:spacing w:line="227" w:lineRule="exact"/>
              <w:ind w:left="207"/>
              <w:rPr>
                <w:rFonts w:asciiTheme="minorHAnsi" w:hAnsiTheme="minorHAnsi" w:cstheme="minorHAnsi"/>
                <w:b/>
                <w:sz w:val="20"/>
                <w:szCs w:val="20"/>
              </w:rPr>
            </w:pPr>
            <w:proofErr w:type="spellStart"/>
            <w:r>
              <w:rPr>
                <w:sz w:val="20"/>
              </w:rPr>
              <w:t>net_task.c</w:t>
            </w:r>
            <w:proofErr w:type="spellEnd"/>
            <w:r>
              <w:rPr>
                <w:sz w:val="20"/>
              </w:rPr>
              <w:t xml:space="preserve"> Bad buffer parameter passed</w:t>
            </w:r>
          </w:p>
        </w:tc>
      </w:tr>
      <w:tr w:rsidR="00AA30AB" w:rsidRPr="002F79C9" w14:paraId="5FCCE223" w14:textId="77777777" w:rsidTr="00D04409">
        <w:tc>
          <w:tcPr>
            <w:tcW w:w="2425" w:type="dxa"/>
          </w:tcPr>
          <w:p w14:paraId="0364F874" w14:textId="68E7F0F1" w:rsidR="00AA30AB" w:rsidRPr="0069688F" w:rsidRDefault="00AA30AB" w:rsidP="00AA30AB">
            <w:pPr>
              <w:rPr>
                <w:sz w:val="24"/>
              </w:rPr>
            </w:pPr>
            <w:proofErr w:type="spellStart"/>
            <w:r w:rsidRPr="0069688F">
              <w:rPr>
                <w:sz w:val="20"/>
              </w:rPr>
              <w:t>UpdateFail</w:t>
            </w:r>
            <w:proofErr w:type="spellEnd"/>
          </w:p>
        </w:tc>
        <w:tc>
          <w:tcPr>
            <w:tcW w:w="1080" w:type="dxa"/>
          </w:tcPr>
          <w:p w14:paraId="539C3B2D" w14:textId="7066F91C" w:rsidR="00AA30AB" w:rsidRPr="0069688F" w:rsidRDefault="00AA30AB" w:rsidP="00AA30AB">
            <w:pPr>
              <w:jc w:val="center"/>
              <w:rPr>
                <w:sz w:val="24"/>
              </w:rPr>
            </w:pPr>
            <w:r w:rsidRPr="0069688F">
              <w:rPr>
                <w:sz w:val="20"/>
              </w:rPr>
              <w:t>115</w:t>
            </w:r>
          </w:p>
        </w:tc>
        <w:tc>
          <w:tcPr>
            <w:tcW w:w="6660" w:type="dxa"/>
          </w:tcPr>
          <w:p w14:paraId="2B9720AA" w14:textId="17962BC9" w:rsidR="00AA30AB" w:rsidRPr="009869BB" w:rsidRDefault="00AA30AB" w:rsidP="00AA30AB">
            <w:pPr>
              <w:pStyle w:val="TableParagraph"/>
              <w:spacing w:line="227" w:lineRule="exact"/>
              <w:ind w:left="209"/>
              <w:rPr>
                <w:b/>
                <w:sz w:val="24"/>
              </w:rPr>
            </w:pPr>
            <w:proofErr w:type="spellStart"/>
            <w:r>
              <w:rPr>
                <w:sz w:val="20"/>
              </w:rPr>
              <w:t>cmd_task.c</w:t>
            </w:r>
            <w:proofErr w:type="spellEnd"/>
            <w:r>
              <w:rPr>
                <w:sz w:val="20"/>
              </w:rPr>
              <w:t xml:space="preserve"> new update command while in update mode.</w:t>
            </w:r>
          </w:p>
        </w:tc>
      </w:tr>
      <w:tr w:rsidR="0074015F" w:rsidRPr="002F79C9" w14:paraId="5BE5B8A1" w14:textId="77777777" w:rsidTr="00D04409">
        <w:tc>
          <w:tcPr>
            <w:tcW w:w="2425" w:type="dxa"/>
          </w:tcPr>
          <w:p w14:paraId="520C4463" w14:textId="268A02DE" w:rsidR="0074015F" w:rsidRPr="0069688F" w:rsidRDefault="0074015F" w:rsidP="0074015F">
            <w:pPr>
              <w:rPr>
                <w:sz w:val="24"/>
              </w:rPr>
            </w:pPr>
            <w:proofErr w:type="spellStart"/>
            <w:r w:rsidRPr="0069688F">
              <w:rPr>
                <w:sz w:val="20"/>
              </w:rPr>
              <w:t>CMDRecovery</w:t>
            </w:r>
            <w:proofErr w:type="spellEnd"/>
          </w:p>
        </w:tc>
        <w:tc>
          <w:tcPr>
            <w:tcW w:w="1080" w:type="dxa"/>
          </w:tcPr>
          <w:p w14:paraId="3BA8647B" w14:textId="729AF996" w:rsidR="0074015F" w:rsidRPr="0069688F" w:rsidRDefault="0074015F" w:rsidP="0074015F">
            <w:pPr>
              <w:jc w:val="center"/>
              <w:rPr>
                <w:sz w:val="24"/>
              </w:rPr>
            </w:pPr>
            <w:r w:rsidRPr="0069688F">
              <w:rPr>
                <w:sz w:val="20"/>
              </w:rPr>
              <w:t>116</w:t>
            </w:r>
          </w:p>
        </w:tc>
        <w:tc>
          <w:tcPr>
            <w:tcW w:w="6660" w:type="dxa"/>
          </w:tcPr>
          <w:p w14:paraId="46238658" w14:textId="655EEBCB" w:rsidR="0074015F" w:rsidRPr="009869BB" w:rsidRDefault="0074015F" w:rsidP="0074015F">
            <w:pPr>
              <w:pStyle w:val="TableParagraph"/>
              <w:spacing w:line="227" w:lineRule="exact"/>
              <w:rPr>
                <w:b/>
                <w:sz w:val="24"/>
              </w:rPr>
            </w:pPr>
            <w:proofErr w:type="spellStart"/>
            <w:r>
              <w:rPr>
                <w:sz w:val="20"/>
              </w:rPr>
              <w:t>cmd_task.c</w:t>
            </w:r>
            <w:proofErr w:type="spellEnd"/>
            <w:r>
              <w:rPr>
                <w:sz w:val="20"/>
              </w:rPr>
              <w:t xml:space="preserve"> Recovery invoked in command task</w:t>
            </w:r>
          </w:p>
        </w:tc>
      </w:tr>
      <w:tr w:rsidR="0074015F" w:rsidRPr="002F79C9" w14:paraId="6DF7F4F8" w14:textId="77777777" w:rsidTr="00D04409">
        <w:tc>
          <w:tcPr>
            <w:tcW w:w="2425" w:type="dxa"/>
          </w:tcPr>
          <w:p w14:paraId="33C06117" w14:textId="0588A7D0" w:rsidR="0074015F" w:rsidRPr="0069688F" w:rsidRDefault="0074015F" w:rsidP="0074015F">
            <w:pPr>
              <w:rPr>
                <w:sz w:val="20"/>
              </w:rPr>
            </w:pPr>
            <w:proofErr w:type="spellStart"/>
            <w:r w:rsidRPr="0069688F">
              <w:rPr>
                <w:sz w:val="20"/>
              </w:rPr>
              <w:t>HtrNotCalibrated</w:t>
            </w:r>
            <w:proofErr w:type="spellEnd"/>
          </w:p>
        </w:tc>
        <w:tc>
          <w:tcPr>
            <w:tcW w:w="1080" w:type="dxa"/>
          </w:tcPr>
          <w:p w14:paraId="76598273" w14:textId="669A7A9A" w:rsidR="0074015F" w:rsidRPr="0069688F" w:rsidRDefault="0074015F" w:rsidP="0074015F">
            <w:pPr>
              <w:jc w:val="center"/>
              <w:rPr>
                <w:sz w:val="20"/>
              </w:rPr>
            </w:pPr>
            <w:r w:rsidRPr="0069688F">
              <w:rPr>
                <w:sz w:val="20"/>
              </w:rPr>
              <w:t>117</w:t>
            </w:r>
          </w:p>
        </w:tc>
        <w:tc>
          <w:tcPr>
            <w:tcW w:w="6660" w:type="dxa"/>
          </w:tcPr>
          <w:p w14:paraId="62EE6079" w14:textId="625A8F10" w:rsidR="0074015F" w:rsidRDefault="0074015F" w:rsidP="0074015F">
            <w:pPr>
              <w:pStyle w:val="TableParagraph"/>
              <w:spacing w:line="227" w:lineRule="exact"/>
              <w:ind w:left="106"/>
              <w:rPr>
                <w:sz w:val="20"/>
              </w:rPr>
            </w:pPr>
            <w:proofErr w:type="spellStart"/>
            <w:r>
              <w:rPr>
                <w:sz w:val="20"/>
              </w:rPr>
              <w:t>Oem_task.c</w:t>
            </w:r>
            <w:proofErr w:type="spellEnd"/>
            <w:r>
              <w:rPr>
                <w:sz w:val="20"/>
              </w:rPr>
              <w:t>. Assay attempted without temperature calibration of unit.</w:t>
            </w:r>
          </w:p>
        </w:tc>
      </w:tr>
      <w:tr w:rsidR="0074015F" w:rsidRPr="002F79C9" w14:paraId="0378A532" w14:textId="77777777" w:rsidTr="00D04409">
        <w:tc>
          <w:tcPr>
            <w:tcW w:w="2425" w:type="dxa"/>
          </w:tcPr>
          <w:p w14:paraId="30455403" w14:textId="6DEA5C08" w:rsidR="0074015F" w:rsidRPr="00A4077D" w:rsidRDefault="0074015F" w:rsidP="0074015F">
            <w:pPr>
              <w:rPr>
                <w:b/>
                <w:bCs/>
                <w:sz w:val="20"/>
              </w:rPr>
            </w:pPr>
            <w:r w:rsidRPr="00A4077D">
              <w:rPr>
                <w:b/>
                <w:bCs/>
                <w:sz w:val="24"/>
              </w:rPr>
              <w:lastRenderedPageBreak/>
              <w:t>String Value</w:t>
            </w:r>
          </w:p>
        </w:tc>
        <w:tc>
          <w:tcPr>
            <w:tcW w:w="1080" w:type="dxa"/>
          </w:tcPr>
          <w:p w14:paraId="6EB4B1D5" w14:textId="52D995BE" w:rsidR="0074015F" w:rsidRDefault="0074015F" w:rsidP="0074015F">
            <w:pPr>
              <w:jc w:val="center"/>
              <w:rPr>
                <w:sz w:val="20"/>
              </w:rPr>
            </w:pPr>
            <w:r>
              <w:rPr>
                <w:b/>
                <w:sz w:val="24"/>
              </w:rPr>
              <w:t>Alarm</w:t>
            </w:r>
            <w:r w:rsidRPr="009869BB">
              <w:rPr>
                <w:b/>
                <w:sz w:val="24"/>
              </w:rPr>
              <w:t xml:space="preserve"> Number</w:t>
            </w:r>
          </w:p>
        </w:tc>
        <w:tc>
          <w:tcPr>
            <w:tcW w:w="6660" w:type="dxa"/>
          </w:tcPr>
          <w:p w14:paraId="251721CE" w14:textId="0052772A" w:rsidR="0074015F" w:rsidRDefault="0074015F" w:rsidP="0074015F">
            <w:pPr>
              <w:pStyle w:val="TableParagraph"/>
              <w:spacing w:line="227" w:lineRule="exact"/>
              <w:rPr>
                <w:sz w:val="20"/>
              </w:rPr>
            </w:pPr>
            <w:r w:rsidRPr="009869BB">
              <w:rPr>
                <w:b/>
                <w:sz w:val="24"/>
              </w:rPr>
              <w:t>Description</w:t>
            </w:r>
          </w:p>
        </w:tc>
      </w:tr>
      <w:tr w:rsidR="00D04409" w14:paraId="1C48F484" w14:textId="77777777" w:rsidTr="00D04409">
        <w:trPr>
          <w:trHeight w:val="230"/>
        </w:trPr>
        <w:tc>
          <w:tcPr>
            <w:tcW w:w="2425" w:type="dxa"/>
          </w:tcPr>
          <w:p w14:paraId="27F07331" w14:textId="77777777" w:rsidR="00D04409" w:rsidRDefault="00D04409" w:rsidP="006E444F">
            <w:pPr>
              <w:pStyle w:val="TableParagraph"/>
              <w:rPr>
                <w:sz w:val="20"/>
              </w:rPr>
            </w:pPr>
            <w:proofErr w:type="spellStart"/>
            <w:r>
              <w:rPr>
                <w:sz w:val="20"/>
              </w:rPr>
              <w:t>EmitterMalfunction</w:t>
            </w:r>
            <w:proofErr w:type="spellEnd"/>
          </w:p>
        </w:tc>
        <w:tc>
          <w:tcPr>
            <w:tcW w:w="1080" w:type="dxa"/>
          </w:tcPr>
          <w:p w14:paraId="4E7FD725" w14:textId="77777777" w:rsidR="00D04409" w:rsidRDefault="00D04409" w:rsidP="006E444F">
            <w:pPr>
              <w:pStyle w:val="TableParagraph"/>
              <w:ind w:left="108"/>
              <w:rPr>
                <w:sz w:val="20"/>
              </w:rPr>
            </w:pPr>
            <w:r>
              <w:rPr>
                <w:sz w:val="20"/>
              </w:rPr>
              <w:t>118</w:t>
            </w:r>
          </w:p>
        </w:tc>
        <w:tc>
          <w:tcPr>
            <w:tcW w:w="6660" w:type="dxa"/>
          </w:tcPr>
          <w:p w14:paraId="196D9710" w14:textId="77777777" w:rsidR="00D04409" w:rsidRDefault="00D04409" w:rsidP="006E444F">
            <w:pPr>
              <w:pStyle w:val="TableParagraph"/>
              <w:ind w:left="108"/>
              <w:rPr>
                <w:sz w:val="20"/>
              </w:rPr>
            </w:pPr>
            <w:proofErr w:type="spellStart"/>
            <w:r>
              <w:rPr>
                <w:sz w:val="20"/>
              </w:rPr>
              <w:t>user.c</w:t>
            </w:r>
            <w:proofErr w:type="spellEnd"/>
            <w:r>
              <w:rPr>
                <w:sz w:val="20"/>
              </w:rPr>
              <w:t xml:space="preserve"> </w:t>
            </w:r>
            <w:proofErr w:type="spellStart"/>
            <w:r>
              <w:rPr>
                <w:sz w:val="20"/>
              </w:rPr>
              <w:t>eqc</w:t>
            </w:r>
            <w:proofErr w:type="spellEnd"/>
            <w:r>
              <w:rPr>
                <w:sz w:val="20"/>
              </w:rPr>
              <w:t xml:space="preserve"> failed saturation or corrosion test. SCR0357</w:t>
            </w:r>
          </w:p>
        </w:tc>
      </w:tr>
      <w:tr w:rsidR="00D04409" w14:paraId="44500B38" w14:textId="77777777" w:rsidTr="00D04409">
        <w:trPr>
          <w:trHeight w:val="341"/>
        </w:trPr>
        <w:tc>
          <w:tcPr>
            <w:tcW w:w="2425" w:type="dxa"/>
          </w:tcPr>
          <w:p w14:paraId="35D92C2B" w14:textId="77777777" w:rsidR="00D04409" w:rsidRDefault="00D04409" w:rsidP="006E444F">
            <w:pPr>
              <w:pStyle w:val="TableParagraph"/>
              <w:spacing w:line="227" w:lineRule="exact"/>
              <w:rPr>
                <w:sz w:val="20"/>
              </w:rPr>
            </w:pPr>
            <w:proofErr w:type="spellStart"/>
            <w:r>
              <w:rPr>
                <w:sz w:val="20"/>
              </w:rPr>
              <w:t>FlashProgrammingVoltage</w:t>
            </w:r>
            <w:proofErr w:type="spellEnd"/>
          </w:p>
        </w:tc>
        <w:tc>
          <w:tcPr>
            <w:tcW w:w="1080" w:type="dxa"/>
          </w:tcPr>
          <w:p w14:paraId="67803AA5" w14:textId="77777777" w:rsidR="00D04409" w:rsidRDefault="00D04409" w:rsidP="006E444F">
            <w:pPr>
              <w:pStyle w:val="TableParagraph"/>
              <w:spacing w:line="227" w:lineRule="exact"/>
              <w:ind w:left="108"/>
              <w:rPr>
                <w:sz w:val="20"/>
              </w:rPr>
            </w:pPr>
            <w:r>
              <w:rPr>
                <w:sz w:val="20"/>
              </w:rPr>
              <w:t>119</w:t>
            </w:r>
          </w:p>
        </w:tc>
        <w:tc>
          <w:tcPr>
            <w:tcW w:w="6660" w:type="dxa"/>
          </w:tcPr>
          <w:p w14:paraId="3D56C1A7" w14:textId="07B2CAB9" w:rsidR="00D04409" w:rsidRDefault="00D04409" w:rsidP="006E444F">
            <w:pPr>
              <w:pStyle w:val="TableParagraph"/>
              <w:spacing w:line="230" w:lineRule="exact"/>
              <w:ind w:right="378"/>
              <w:rPr>
                <w:sz w:val="20"/>
              </w:rPr>
            </w:pPr>
            <w:proofErr w:type="spellStart"/>
            <w:r>
              <w:rPr>
                <w:sz w:val="20"/>
              </w:rPr>
              <w:t>flash.c</w:t>
            </w:r>
            <w:proofErr w:type="spellEnd"/>
            <w:r>
              <w:rPr>
                <w:sz w:val="20"/>
              </w:rPr>
              <w:t xml:space="preserve"> low programming voltage detected in write or erase flash memory </w:t>
            </w:r>
          </w:p>
        </w:tc>
      </w:tr>
      <w:tr w:rsidR="00D04409" w14:paraId="72DB885B" w14:textId="77777777" w:rsidTr="00D04409">
        <w:trPr>
          <w:trHeight w:val="229"/>
        </w:trPr>
        <w:tc>
          <w:tcPr>
            <w:tcW w:w="2425" w:type="dxa"/>
          </w:tcPr>
          <w:p w14:paraId="4DCB3E3B" w14:textId="77777777" w:rsidR="00D04409" w:rsidRDefault="00D04409" w:rsidP="006E444F">
            <w:pPr>
              <w:pStyle w:val="TableParagraph"/>
              <w:spacing w:line="209" w:lineRule="exact"/>
              <w:rPr>
                <w:sz w:val="20"/>
              </w:rPr>
            </w:pPr>
            <w:proofErr w:type="spellStart"/>
            <w:r>
              <w:rPr>
                <w:sz w:val="20"/>
              </w:rPr>
              <w:t>LibraryConvergence</w:t>
            </w:r>
            <w:proofErr w:type="spellEnd"/>
          </w:p>
        </w:tc>
        <w:tc>
          <w:tcPr>
            <w:tcW w:w="1080" w:type="dxa"/>
          </w:tcPr>
          <w:p w14:paraId="091F43F0" w14:textId="77777777" w:rsidR="00D04409" w:rsidRDefault="00D04409" w:rsidP="006E444F">
            <w:pPr>
              <w:pStyle w:val="TableParagraph"/>
              <w:spacing w:line="209" w:lineRule="exact"/>
              <w:rPr>
                <w:sz w:val="20"/>
              </w:rPr>
            </w:pPr>
            <w:r>
              <w:rPr>
                <w:sz w:val="20"/>
              </w:rPr>
              <w:t>120</w:t>
            </w:r>
          </w:p>
        </w:tc>
        <w:tc>
          <w:tcPr>
            <w:tcW w:w="6660" w:type="dxa"/>
          </w:tcPr>
          <w:p w14:paraId="0F7E1440" w14:textId="77777777" w:rsidR="00D04409" w:rsidRDefault="00D04409" w:rsidP="006E444F">
            <w:pPr>
              <w:pStyle w:val="TableParagraph"/>
              <w:spacing w:line="209" w:lineRule="exact"/>
              <w:rPr>
                <w:sz w:val="20"/>
              </w:rPr>
            </w:pPr>
            <w:proofErr w:type="spellStart"/>
            <w:r>
              <w:rPr>
                <w:sz w:val="20"/>
              </w:rPr>
              <w:t>alg_task.c</w:t>
            </w:r>
            <w:proofErr w:type="spellEnd"/>
            <w:r>
              <w:rPr>
                <w:sz w:val="20"/>
              </w:rPr>
              <w:t xml:space="preserve"> non-linear solver failed to converge.</w:t>
            </w:r>
          </w:p>
        </w:tc>
      </w:tr>
      <w:tr w:rsidR="00D04409" w14:paraId="1B2271F3" w14:textId="77777777" w:rsidTr="00D04409">
        <w:trPr>
          <w:trHeight w:val="231"/>
        </w:trPr>
        <w:tc>
          <w:tcPr>
            <w:tcW w:w="2425" w:type="dxa"/>
          </w:tcPr>
          <w:p w14:paraId="6B0AF23C" w14:textId="77777777" w:rsidR="00D04409" w:rsidRDefault="00D04409" w:rsidP="006E444F">
            <w:pPr>
              <w:pStyle w:val="TableParagraph"/>
              <w:spacing w:line="211" w:lineRule="exact"/>
              <w:rPr>
                <w:sz w:val="20"/>
              </w:rPr>
            </w:pPr>
            <w:proofErr w:type="spellStart"/>
            <w:r>
              <w:rPr>
                <w:sz w:val="20"/>
              </w:rPr>
              <w:t>FlashTypeError</w:t>
            </w:r>
            <w:proofErr w:type="spellEnd"/>
          </w:p>
        </w:tc>
        <w:tc>
          <w:tcPr>
            <w:tcW w:w="1080" w:type="dxa"/>
          </w:tcPr>
          <w:p w14:paraId="1DFBC649" w14:textId="77777777" w:rsidR="00D04409" w:rsidRDefault="00D04409" w:rsidP="006E444F">
            <w:pPr>
              <w:pStyle w:val="TableParagraph"/>
              <w:spacing w:line="211" w:lineRule="exact"/>
              <w:ind w:left="108"/>
              <w:rPr>
                <w:sz w:val="20"/>
              </w:rPr>
            </w:pPr>
            <w:r>
              <w:rPr>
                <w:sz w:val="20"/>
              </w:rPr>
              <w:t>121</w:t>
            </w:r>
          </w:p>
        </w:tc>
        <w:tc>
          <w:tcPr>
            <w:tcW w:w="6660" w:type="dxa"/>
          </w:tcPr>
          <w:p w14:paraId="5EF293F1" w14:textId="77777777" w:rsidR="00D04409" w:rsidRDefault="00D04409" w:rsidP="006E444F">
            <w:pPr>
              <w:pStyle w:val="TableParagraph"/>
              <w:spacing w:line="211" w:lineRule="exact"/>
              <w:rPr>
                <w:sz w:val="20"/>
              </w:rPr>
            </w:pPr>
            <w:proofErr w:type="spellStart"/>
            <w:r>
              <w:rPr>
                <w:sz w:val="20"/>
              </w:rPr>
              <w:t>flash.c</w:t>
            </w:r>
            <w:proofErr w:type="spellEnd"/>
            <w:r>
              <w:rPr>
                <w:sz w:val="20"/>
              </w:rPr>
              <w:t xml:space="preserve"> unknown flash type at </w:t>
            </w:r>
            <w:proofErr w:type="spellStart"/>
            <w:r>
              <w:rPr>
                <w:sz w:val="20"/>
              </w:rPr>
              <w:t>FlashOperation</w:t>
            </w:r>
            <w:proofErr w:type="spellEnd"/>
          </w:p>
        </w:tc>
      </w:tr>
    </w:tbl>
    <w:p w14:paraId="2BB2E02A" w14:textId="77777777" w:rsidR="00497771" w:rsidRDefault="00497771">
      <w:pPr>
        <w:rPr>
          <w:rFonts w:cstheme="minorHAnsi"/>
          <w:sz w:val="20"/>
          <w:szCs w:val="20"/>
        </w:rPr>
        <w:sectPr w:rsidR="00497771" w:rsidSect="001F4BED">
          <w:pgSz w:w="12240" w:h="15840"/>
          <w:pgMar w:top="1350" w:right="1440" w:bottom="1440" w:left="1440" w:header="720" w:footer="720" w:gutter="0"/>
          <w:cols w:space="720"/>
          <w:docGrid w:linePitch="360"/>
        </w:sectPr>
      </w:pPr>
    </w:p>
    <w:p w14:paraId="2CB613F5" w14:textId="49D719A5" w:rsidR="00E249F6" w:rsidRDefault="00E6750F" w:rsidP="00E6750F">
      <w:pPr>
        <w:pStyle w:val="Heading1"/>
        <w:rPr>
          <w:b/>
          <w:bCs/>
          <w:color w:val="auto"/>
        </w:rPr>
      </w:pPr>
      <w:bookmarkStart w:id="45" w:name="_Toc58258147"/>
      <w:r w:rsidRPr="00E6750F">
        <w:rPr>
          <w:b/>
          <w:bCs/>
          <w:color w:val="auto"/>
        </w:rPr>
        <w:lastRenderedPageBreak/>
        <w:t>Synapse Link Installation</w:t>
      </w:r>
      <w:bookmarkEnd w:id="45"/>
    </w:p>
    <w:p w14:paraId="7A808E43" w14:textId="3F70747A" w:rsidR="00497771" w:rsidRPr="00497771" w:rsidRDefault="00497771" w:rsidP="00497771">
      <w:pPr>
        <w:rPr>
          <w:sz w:val="24"/>
          <w:szCs w:val="24"/>
        </w:rPr>
      </w:pPr>
      <w:r w:rsidRPr="00497771">
        <w:rPr>
          <w:sz w:val="24"/>
          <w:szCs w:val="24"/>
        </w:rPr>
        <w:t xml:space="preserve">Please find the instructions </w:t>
      </w:r>
      <w:r w:rsidR="00235C71" w:rsidRPr="00497771">
        <w:rPr>
          <w:sz w:val="24"/>
          <w:szCs w:val="24"/>
        </w:rPr>
        <w:t>to</w:t>
      </w:r>
      <w:r w:rsidRPr="00497771">
        <w:rPr>
          <w:sz w:val="24"/>
          <w:szCs w:val="24"/>
        </w:rPr>
        <w:t xml:space="preserve"> install Synapse Link.</w:t>
      </w:r>
    </w:p>
    <w:p w14:paraId="454CF54B" w14:textId="14D58711" w:rsidR="00497771" w:rsidRPr="00497771" w:rsidRDefault="00497771" w:rsidP="00497771">
      <w:pPr>
        <w:rPr>
          <w:sz w:val="24"/>
          <w:szCs w:val="24"/>
        </w:rPr>
      </w:pPr>
      <w:r w:rsidRPr="00497771">
        <w:rPr>
          <w:sz w:val="24"/>
          <w:szCs w:val="24"/>
        </w:rPr>
        <w:t>Copy this installation package folder in the machine.</w:t>
      </w:r>
      <w:r w:rsidR="00027742">
        <w:rPr>
          <w:sz w:val="24"/>
          <w:szCs w:val="24"/>
        </w:rPr>
        <w:t xml:space="preserve">  </w:t>
      </w:r>
      <w:r w:rsidRPr="00497771">
        <w:rPr>
          <w:sz w:val="24"/>
          <w:szCs w:val="24"/>
        </w:rPr>
        <w:t xml:space="preserve">Before start (Just in case is not make sure that the machine </w:t>
      </w:r>
      <w:r w:rsidR="00235C71" w:rsidRPr="00497771">
        <w:rPr>
          <w:sz w:val="24"/>
          <w:szCs w:val="24"/>
        </w:rPr>
        <w:t>did not</w:t>
      </w:r>
      <w:r w:rsidRPr="00497771">
        <w:rPr>
          <w:sz w:val="24"/>
          <w:szCs w:val="24"/>
        </w:rPr>
        <w:t xml:space="preserve"> have before </w:t>
      </w:r>
      <w:r w:rsidR="00D11D2A">
        <w:rPr>
          <w:sz w:val="24"/>
          <w:szCs w:val="24"/>
        </w:rPr>
        <w:t>S</w:t>
      </w:r>
      <w:r w:rsidRPr="00497771">
        <w:rPr>
          <w:sz w:val="24"/>
          <w:szCs w:val="24"/>
        </w:rPr>
        <w:t xml:space="preserve">ynapse products) if so, it could have installation problems. Go to: </w:t>
      </w:r>
      <w:r w:rsidRPr="00497771">
        <w:rPr>
          <w:sz w:val="24"/>
          <w:szCs w:val="24"/>
        </w:rPr>
        <w:tab/>
        <w:t xml:space="preserve">Pack Installer -&gt; Press Setup </w:t>
      </w:r>
      <w:r w:rsidRPr="00497771">
        <w:rPr>
          <w:sz w:val="24"/>
          <w:szCs w:val="24"/>
        </w:rPr>
        <w:t> Select Full and press Uninstall Start (Full)</w:t>
      </w:r>
    </w:p>
    <w:p w14:paraId="346B1F21" w14:textId="612E412F" w:rsidR="00497771" w:rsidRPr="00497771" w:rsidRDefault="005368F9" w:rsidP="00520FC7">
      <w:pPr>
        <w:jc w:val="center"/>
        <w:rPr>
          <w:sz w:val="24"/>
          <w:szCs w:val="24"/>
        </w:rPr>
      </w:pPr>
      <w:r w:rsidRPr="00714B1C">
        <w:rPr>
          <w:noProof/>
          <w:lang w:eastAsia="es-ES"/>
        </w:rPr>
        <w:drawing>
          <wp:inline distT="0" distB="0" distL="0" distR="0" wp14:anchorId="6A3C8A17" wp14:editId="2B9F2212">
            <wp:extent cx="4953000" cy="3286125"/>
            <wp:effectExtent l="38100" t="38100" r="95250" b="1047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3286125"/>
                    </a:xfrm>
                    <a:prstGeom prst="rect">
                      <a:avLst/>
                    </a:prstGeom>
                    <a:effectLst>
                      <a:outerShdw blurRad="50800" dist="38100" dir="2700000" algn="tl" rotWithShape="0">
                        <a:prstClr val="black">
                          <a:alpha val="40000"/>
                        </a:prstClr>
                      </a:outerShdw>
                    </a:effectLst>
                  </pic:spPr>
                </pic:pic>
              </a:graphicData>
            </a:graphic>
          </wp:inline>
        </w:drawing>
      </w:r>
    </w:p>
    <w:p w14:paraId="0C960983" w14:textId="2C7D43E5" w:rsidR="00497771" w:rsidRPr="00497771" w:rsidRDefault="00497771" w:rsidP="00497771">
      <w:pPr>
        <w:rPr>
          <w:sz w:val="24"/>
          <w:szCs w:val="24"/>
        </w:rPr>
      </w:pPr>
      <w:r w:rsidRPr="00497771">
        <w:rPr>
          <w:sz w:val="24"/>
          <w:szCs w:val="24"/>
        </w:rPr>
        <w:t xml:space="preserve">Once the machine is clean, start the installation (use the .exe file, not the </w:t>
      </w:r>
      <w:proofErr w:type="spellStart"/>
      <w:r w:rsidRPr="00497771">
        <w:rPr>
          <w:sz w:val="24"/>
          <w:szCs w:val="24"/>
        </w:rPr>
        <w:t>msi</w:t>
      </w:r>
      <w:proofErr w:type="spellEnd"/>
      <w:r w:rsidRPr="00497771">
        <w:rPr>
          <w:sz w:val="24"/>
          <w:szCs w:val="24"/>
        </w:rPr>
        <w:t>)</w:t>
      </w:r>
    </w:p>
    <w:p w14:paraId="72F795DE" w14:textId="71BAEADA" w:rsidR="00497771" w:rsidRPr="00497771" w:rsidRDefault="00745C23" w:rsidP="00520FC7">
      <w:pPr>
        <w:jc w:val="center"/>
        <w:rPr>
          <w:sz w:val="24"/>
          <w:szCs w:val="24"/>
        </w:rPr>
      </w:pPr>
      <w:r w:rsidRPr="00714B1C">
        <w:rPr>
          <w:noProof/>
          <w:lang w:eastAsia="es-ES"/>
        </w:rPr>
        <w:drawing>
          <wp:inline distT="0" distB="0" distL="0" distR="0" wp14:anchorId="2AD0ADA0" wp14:editId="1CB3DFB8">
            <wp:extent cx="5400040" cy="2052320"/>
            <wp:effectExtent l="38100" t="38100" r="86360" b="1003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52320"/>
                    </a:xfrm>
                    <a:prstGeom prst="rect">
                      <a:avLst/>
                    </a:prstGeom>
                    <a:effectLst>
                      <a:outerShdw blurRad="50800" dist="38100" dir="2700000" algn="tl" rotWithShape="0">
                        <a:prstClr val="black">
                          <a:alpha val="40000"/>
                        </a:prstClr>
                      </a:outerShdw>
                    </a:effectLst>
                  </pic:spPr>
                </pic:pic>
              </a:graphicData>
            </a:graphic>
          </wp:inline>
        </w:drawing>
      </w:r>
    </w:p>
    <w:p w14:paraId="6773A4B1" w14:textId="6AE6EF4C" w:rsidR="00497771" w:rsidRPr="00497771" w:rsidRDefault="00497771" w:rsidP="00497771">
      <w:pPr>
        <w:rPr>
          <w:sz w:val="24"/>
          <w:szCs w:val="24"/>
        </w:rPr>
      </w:pPr>
      <w:r w:rsidRPr="00497771">
        <w:rPr>
          <w:sz w:val="24"/>
          <w:szCs w:val="24"/>
        </w:rPr>
        <w:t xml:space="preserve">This option will detect if there is something that needs to be installed before start… follow the instructions if it is needed. </w:t>
      </w:r>
    </w:p>
    <w:p w14:paraId="5A821063" w14:textId="77777777" w:rsidR="00497771" w:rsidRPr="00497771" w:rsidRDefault="00497771" w:rsidP="00497771">
      <w:pPr>
        <w:rPr>
          <w:sz w:val="24"/>
          <w:szCs w:val="24"/>
        </w:rPr>
      </w:pPr>
      <w:r w:rsidRPr="00497771">
        <w:rPr>
          <w:sz w:val="24"/>
          <w:szCs w:val="24"/>
        </w:rPr>
        <w:lastRenderedPageBreak/>
        <w:t xml:space="preserve">Once the prerequisites are installed, go again to the second folder and press Setup. If the Synapse Communications </w:t>
      </w:r>
      <w:r w:rsidRPr="00B83541">
        <w:rPr>
          <w:sz w:val="24"/>
          <w:szCs w:val="24"/>
          <w:highlight w:val="yellow"/>
        </w:rPr>
        <w:t>(version 2.5.58.0 or higher</w:t>
      </w:r>
      <w:r w:rsidRPr="00497771">
        <w:rPr>
          <w:sz w:val="24"/>
          <w:szCs w:val="24"/>
        </w:rPr>
        <w:t xml:space="preserve">) is not installed in the current machine, ask for it to Synapse. </w:t>
      </w:r>
    </w:p>
    <w:p w14:paraId="4ABB89FE" w14:textId="055E73FD" w:rsidR="00497771" w:rsidRPr="00497771" w:rsidRDefault="00FE62DA" w:rsidP="00520FC7">
      <w:pPr>
        <w:jc w:val="center"/>
        <w:rPr>
          <w:sz w:val="24"/>
          <w:szCs w:val="24"/>
        </w:rPr>
      </w:pPr>
      <w:r w:rsidRPr="00714B1C">
        <w:rPr>
          <w:noProof/>
          <w:lang w:eastAsia="es-ES"/>
        </w:rPr>
        <w:drawing>
          <wp:inline distT="0" distB="0" distL="0" distR="0" wp14:anchorId="13945E52" wp14:editId="6D646D62">
            <wp:extent cx="5400040" cy="1838325"/>
            <wp:effectExtent l="38100" t="38100" r="8636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38325"/>
                    </a:xfrm>
                    <a:prstGeom prst="rect">
                      <a:avLst/>
                    </a:prstGeom>
                    <a:effectLst>
                      <a:outerShdw blurRad="50800" dist="38100" dir="2700000" algn="tl" rotWithShape="0">
                        <a:prstClr val="black">
                          <a:alpha val="40000"/>
                        </a:prstClr>
                      </a:outerShdw>
                    </a:effectLst>
                  </pic:spPr>
                </pic:pic>
              </a:graphicData>
            </a:graphic>
          </wp:inline>
        </w:drawing>
      </w:r>
    </w:p>
    <w:p w14:paraId="66813CBF" w14:textId="304FC3C6" w:rsidR="00497771" w:rsidRPr="00497771" w:rsidRDefault="00027742" w:rsidP="00497771">
      <w:pPr>
        <w:rPr>
          <w:sz w:val="24"/>
          <w:szCs w:val="24"/>
        </w:rPr>
      </w:pPr>
      <w:r>
        <w:rPr>
          <w:sz w:val="24"/>
          <w:szCs w:val="24"/>
        </w:rPr>
        <w:t>A p</w:t>
      </w:r>
      <w:r w:rsidR="00497771" w:rsidRPr="00497771">
        <w:rPr>
          <w:sz w:val="24"/>
          <w:szCs w:val="24"/>
        </w:rPr>
        <w:t xml:space="preserve">op up will be shown, if there is a warning or an error, it needs to be fixed before </w:t>
      </w:r>
      <w:r w:rsidR="00FE62DA" w:rsidRPr="00497771">
        <w:rPr>
          <w:sz w:val="24"/>
          <w:szCs w:val="24"/>
        </w:rPr>
        <w:t>continuing</w:t>
      </w:r>
      <w:r w:rsidR="00497771" w:rsidRPr="00497771">
        <w:rPr>
          <w:sz w:val="24"/>
          <w:szCs w:val="24"/>
        </w:rPr>
        <w:t xml:space="preserve">, if not, </w:t>
      </w:r>
      <w:r w:rsidR="00D11D2A">
        <w:rPr>
          <w:sz w:val="24"/>
          <w:szCs w:val="24"/>
        </w:rPr>
        <w:t>S</w:t>
      </w:r>
      <w:r w:rsidR="00497771" w:rsidRPr="00497771">
        <w:rPr>
          <w:sz w:val="24"/>
          <w:szCs w:val="24"/>
        </w:rPr>
        <w:t xml:space="preserve">ynapse will </w:t>
      </w:r>
      <w:r w:rsidR="00D11D2A">
        <w:rPr>
          <w:sz w:val="24"/>
          <w:szCs w:val="24"/>
        </w:rPr>
        <w:t>not</w:t>
      </w:r>
      <w:r w:rsidR="00497771" w:rsidRPr="00497771">
        <w:rPr>
          <w:sz w:val="24"/>
          <w:szCs w:val="24"/>
        </w:rPr>
        <w:t xml:space="preserve"> instal</w:t>
      </w:r>
      <w:r w:rsidR="00D11D2A">
        <w:rPr>
          <w:sz w:val="24"/>
          <w:szCs w:val="24"/>
        </w:rPr>
        <w:t>l</w:t>
      </w:r>
      <w:r w:rsidR="00497771" w:rsidRPr="00497771">
        <w:rPr>
          <w:sz w:val="24"/>
          <w:szCs w:val="24"/>
        </w:rPr>
        <w:t>.</w:t>
      </w:r>
    </w:p>
    <w:p w14:paraId="07044634" w14:textId="31BCCE40" w:rsidR="00ED2738" w:rsidRDefault="00ED2738" w:rsidP="00520FC7">
      <w:pPr>
        <w:jc w:val="center"/>
        <w:rPr>
          <w:sz w:val="24"/>
          <w:szCs w:val="24"/>
        </w:rPr>
      </w:pPr>
      <w:r w:rsidRPr="00714B1C">
        <w:rPr>
          <w:noProof/>
          <w:lang w:eastAsia="es-ES"/>
        </w:rPr>
        <w:drawing>
          <wp:inline distT="0" distB="0" distL="0" distR="0" wp14:anchorId="0479225E" wp14:editId="6F63DC80">
            <wp:extent cx="4905375" cy="3248025"/>
            <wp:effectExtent l="38100" t="38100" r="104775" b="1047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3248025"/>
                    </a:xfrm>
                    <a:prstGeom prst="rect">
                      <a:avLst/>
                    </a:prstGeom>
                    <a:effectLst>
                      <a:outerShdw blurRad="50800" dist="38100" dir="2700000" algn="tl" rotWithShape="0">
                        <a:prstClr val="black">
                          <a:alpha val="40000"/>
                        </a:prstClr>
                      </a:outerShdw>
                    </a:effectLst>
                  </pic:spPr>
                </pic:pic>
              </a:graphicData>
            </a:graphic>
          </wp:inline>
        </w:drawing>
      </w:r>
    </w:p>
    <w:p w14:paraId="33414DC2" w14:textId="77777777" w:rsidR="00ED2738" w:rsidRDefault="00ED2738">
      <w:pPr>
        <w:rPr>
          <w:sz w:val="24"/>
          <w:szCs w:val="24"/>
        </w:rPr>
      </w:pPr>
      <w:r>
        <w:rPr>
          <w:sz w:val="24"/>
          <w:szCs w:val="24"/>
        </w:rPr>
        <w:br w:type="page"/>
      </w:r>
    </w:p>
    <w:p w14:paraId="4A05F210" w14:textId="2A7B228A" w:rsidR="00497771" w:rsidRPr="00497771" w:rsidRDefault="00497771" w:rsidP="00497771">
      <w:pPr>
        <w:rPr>
          <w:sz w:val="24"/>
          <w:szCs w:val="24"/>
        </w:rPr>
      </w:pPr>
      <w:r w:rsidRPr="00497771">
        <w:rPr>
          <w:sz w:val="24"/>
          <w:szCs w:val="24"/>
        </w:rPr>
        <w:lastRenderedPageBreak/>
        <w:t xml:space="preserve">If needed: If the pop up </w:t>
      </w:r>
      <w:r w:rsidR="00520FC7" w:rsidRPr="00497771">
        <w:rPr>
          <w:sz w:val="24"/>
          <w:szCs w:val="24"/>
        </w:rPr>
        <w:t>asks</w:t>
      </w:r>
      <w:r w:rsidRPr="00497771">
        <w:rPr>
          <w:sz w:val="24"/>
          <w:szCs w:val="24"/>
        </w:rPr>
        <w:t xml:space="preserve"> for it, go to windows </w:t>
      </w:r>
      <w:r w:rsidRPr="00497771">
        <w:rPr>
          <w:sz w:val="24"/>
          <w:szCs w:val="24"/>
        </w:rPr>
        <w:t xml:space="preserve"> Control Panel </w:t>
      </w:r>
      <w:r w:rsidRPr="00497771">
        <w:rPr>
          <w:sz w:val="24"/>
          <w:szCs w:val="24"/>
        </w:rPr>
        <w:t xml:space="preserve"> Programs and Features </w:t>
      </w:r>
      <w:r w:rsidRPr="00497771">
        <w:rPr>
          <w:sz w:val="24"/>
          <w:szCs w:val="24"/>
        </w:rPr>
        <w:t xml:space="preserve"> Turn Windows features on or off </w:t>
      </w:r>
      <w:r w:rsidRPr="00497771">
        <w:rPr>
          <w:sz w:val="24"/>
          <w:szCs w:val="24"/>
        </w:rPr>
        <w:t> active the option Microsoft message Queue</w:t>
      </w:r>
      <w:r w:rsidR="00596E97">
        <w:rPr>
          <w:sz w:val="24"/>
          <w:szCs w:val="24"/>
        </w:rPr>
        <w:t>.</w:t>
      </w:r>
    </w:p>
    <w:p w14:paraId="612419FD" w14:textId="7DEED828" w:rsidR="00497771" w:rsidRPr="00497771" w:rsidRDefault="006429E9" w:rsidP="00520FC7">
      <w:pPr>
        <w:jc w:val="center"/>
        <w:rPr>
          <w:sz w:val="24"/>
          <w:szCs w:val="24"/>
        </w:rPr>
      </w:pPr>
      <w:r w:rsidRPr="00714B1C">
        <w:rPr>
          <w:noProof/>
          <w:lang w:eastAsia="es-ES"/>
        </w:rPr>
        <w:drawing>
          <wp:inline distT="0" distB="0" distL="0" distR="0" wp14:anchorId="4EE7754F" wp14:editId="7507F9D4">
            <wp:extent cx="5400040" cy="2985135"/>
            <wp:effectExtent l="38100" t="38100" r="86360" b="1009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85135"/>
                    </a:xfrm>
                    <a:prstGeom prst="rect">
                      <a:avLst/>
                    </a:prstGeom>
                    <a:effectLst>
                      <a:outerShdw blurRad="50800" dist="38100" dir="2700000" algn="tl" rotWithShape="0">
                        <a:prstClr val="black">
                          <a:alpha val="40000"/>
                        </a:prstClr>
                      </a:outerShdw>
                    </a:effectLst>
                  </pic:spPr>
                </pic:pic>
              </a:graphicData>
            </a:graphic>
          </wp:inline>
        </w:drawing>
      </w:r>
    </w:p>
    <w:p w14:paraId="1D1618D9" w14:textId="4924391C" w:rsidR="00497771" w:rsidRPr="00497771" w:rsidRDefault="00497771" w:rsidP="00497771">
      <w:pPr>
        <w:rPr>
          <w:sz w:val="24"/>
          <w:szCs w:val="24"/>
        </w:rPr>
      </w:pPr>
      <w:r w:rsidRPr="00497771">
        <w:rPr>
          <w:sz w:val="24"/>
          <w:szCs w:val="24"/>
        </w:rPr>
        <w:t xml:space="preserve">When this is </w:t>
      </w:r>
      <w:r w:rsidR="00A1302F" w:rsidRPr="00497771">
        <w:rPr>
          <w:sz w:val="24"/>
          <w:szCs w:val="24"/>
        </w:rPr>
        <w:t>ready,</w:t>
      </w:r>
      <w:r w:rsidRPr="00497771">
        <w:rPr>
          <w:sz w:val="24"/>
          <w:szCs w:val="24"/>
        </w:rPr>
        <w:t xml:space="preserve"> start installing Synapse </w:t>
      </w:r>
      <w:r w:rsidR="00225A72">
        <w:rPr>
          <w:sz w:val="24"/>
          <w:szCs w:val="24"/>
        </w:rPr>
        <w:t>Li</w:t>
      </w:r>
      <w:r w:rsidR="00225A72" w:rsidRPr="00497771">
        <w:rPr>
          <w:sz w:val="24"/>
          <w:szCs w:val="24"/>
        </w:rPr>
        <w:t>nk:</w:t>
      </w:r>
      <w:r w:rsidR="00027742">
        <w:rPr>
          <w:sz w:val="24"/>
          <w:szCs w:val="24"/>
        </w:rPr>
        <w:t xml:space="preserve">  </w:t>
      </w:r>
      <w:r w:rsidRPr="00497771">
        <w:rPr>
          <w:sz w:val="24"/>
          <w:szCs w:val="24"/>
        </w:rPr>
        <w:t xml:space="preserve">Go to folder </w:t>
      </w:r>
      <w:r w:rsidR="00A1302F">
        <w:rPr>
          <w:sz w:val="24"/>
          <w:szCs w:val="24"/>
        </w:rPr>
        <w:t>&gt;&gt;&gt;&gt;</w:t>
      </w:r>
      <w:r w:rsidRPr="00497771">
        <w:rPr>
          <w:sz w:val="24"/>
          <w:szCs w:val="24"/>
        </w:rPr>
        <w:t xml:space="preserve"> Synapse Link </w:t>
      </w:r>
      <w:r w:rsidR="00A1302F">
        <w:rPr>
          <w:sz w:val="24"/>
          <w:szCs w:val="24"/>
        </w:rPr>
        <w:t>&gt;&gt;&gt;&gt;</w:t>
      </w:r>
      <w:r w:rsidRPr="00497771">
        <w:rPr>
          <w:sz w:val="24"/>
          <w:szCs w:val="24"/>
        </w:rPr>
        <w:t xml:space="preserve"> </w:t>
      </w:r>
      <w:proofErr w:type="gramStart"/>
      <w:r w:rsidRPr="00497771">
        <w:rPr>
          <w:sz w:val="24"/>
          <w:szCs w:val="24"/>
        </w:rPr>
        <w:t>2.Package</w:t>
      </w:r>
      <w:proofErr w:type="gramEnd"/>
      <w:r w:rsidRPr="00497771">
        <w:rPr>
          <w:sz w:val="24"/>
          <w:szCs w:val="24"/>
        </w:rPr>
        <w:t xml:space="preserve"> Installer </w:t>
      </w:r>
      <w:r w:rsidR="00D11D2A">
        <w:rPr>
          <w:sz w:val="24"/>
          <w:szCs w:val="24"/>
        </w:rPr>
        <w:t>and</w:t>
      </w:r>
      <w:r w:rsidRPr="00497771">
        <w:rPr>
          <w:sz w:val="24"/>
          <w:szCs w:val="24"/>
        </w:rPr>
        <w:t xml:space="preserve"> </w:t>
      </w:r>
      <w:r w:rsidR="00D11D2A">
        <w:rPr>
          <w:sz w:val="24"/>
          <w:szCs w:val="24"/>
        </w:rPr>
        <w:t>select</w:t>
      </w:r>
      <w:r w:rsidRPr="00497771">
        <w:rPr>
          <w:sz w:val="24"/>
          <w:szCs w:val="24"/>
        </w:rPr>
        <w:t xml:space="preserve"> Install</w:t>
      </w:r>
      <w:r w:rsidR="00027742">
        <w:rPr>
          <w:sz w:val="24"/>
          <w:szCs w:val="24"/>
        </w:rPr>
        <w:t>.</w:t>
      </w:r>
    </w:p>
    <w:p w14:paraId="73C4097B" w14:textId="5F8EB11F" w:rsidR="00D04D2B" w:rsidRDefault="00225A72" w:rsidP="00520FC7">
      <w:pPr>
        <w:jc w:val="center"/>
        <w:rPr>
          <w:sz w:val="24"/>
          <w:szCs w:val="24"/>
        </w:rPr>
      </w:pPr>
      <w:r w:rsidRPr="00714B1C">
        <w:rPr>
          <w:noProof/>
          <w:lang w:eastAsia="es-ES"/>
        </w:rPr>
        <w:drawing>
          <wp:inline distT="0" distB="0" distL="0" distR="0" wp14:anchorId="7C3C148F" wp14:editId="02DAE496">
            <wp:extent cx="5400040" cy="3381375"/>
            <wp:effectExtent l="38100" t="38100" r="86360" b="1047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381375"/>
                    </a:xfrm>
                    <a:prstGeom prst="rect">
                      <a:avLst/>
                    </a:prstGeom>
                    <a:effectLst>
                      <a:outerShdw blurRad="50800" dist="38100" dir="2700000" algn="tl" rotWithShape="0">
                        <a:prstClr val="black">
                          <a:alpha val="40000"/>
                        </a:prstClr>
                      </a:outerShdw>
                    </a:effectLst>
                  </pic:spPr>
                </pic:pic>
              </a:graphicData>
            </a:graphic>
          </wp:inline>
        </w:drawing>
      </w:r>
    </w:p>
    <w:p w14:paraId="002DCF54" w14:textId="77777777" w:rsidR="00D04D2B" w:rsidRDefault="00D04D2B">
      <w:pPr>
        <w:rPr>
          <w:sz w:val="24"/>
          <w:szCs w:val="24"/>
        </w:rPr>
      </w:pPr>
      <w:r>
        <w:rPr>
          <w:sz w:val="24"/>
          <w:szCs w:val="24"/>
        </w:rPr>
        <w:br w:type="page"/>
      </w:r>
    </w:p>
    <w:p w14:paraId="53B16648" w14:textId="23CBE8C4" w:rsidR="009D20CB" w:rsidRPr="00497771" w:rsidRDefault="00497771" w:rsidP="009D20CB">
      <w:pPr>
        <w:rPr>
          <w:sz w:val="24"/>
          <w:szCs w:val="24"/>
        </w:rPr>
      </w:pPr>
      <w:r w:rsidRPr="00497771">
        <w:rPr>
          <w:sz w:val="24"/>
          <w:szCs w:val="24"/>
        </w:rPr>
        <w:lastRenderedPageBreak/>
        <w:t>When it</w:t>
      </w:r>
      <w:r w:rsidR="00D11D2A">
        <w:rPr>
          <w:sz w:val="24"/>
          <w:szCs w:val="24"/>
        </w:rPr>
        <w:t xml:space="preserve"> i</w:t>
      </w:r>
      <w:r w:rsidRPr="00497771">
        <w:rPr>
          <w:sz w:val="24"/>
          <w:szCs w:val="24"/>
        </w:rPr>
        <w:t>s installed</w:t>
      </w:r>
      <w:r w:rsidR="00D11D2A">
        <w:rPr>
          <w:sz w:val="24"/>
          <w:szCs w:val="24"/>
        </w:rPr>
        <w:t>,</w:t>
      </w:r>
      <w:r w:rsidRPr="00497771">
        <w:rPr>
          <w:sz w:val="24"/>
          <w:szCs w:val="24"/>
        </w:rPr>
        <w:t xml:space="preserve"> </w:t>
      </w:r>
      <w:r w:rsidR="00D11D2A">
        <w:rPr>
          <w:sz w:val="24"/>
          <w:szCs w:val="24"/>
        </w:rPr>
        <w:t>g</w:t>
      </w:r>
      <w:r w:rsidRPr="00497771">
        <w:rPr>
          <w:sz w:val="24"/>
          <w:szCs w:val="24"/>
        </w:rPr>
        <w:t>o to Synapse Link Administrator</w:t>
      </w:r>
      <w:r w:rsidR="00027742">
        <w:rPr>
          <w:sz w:val="24"/>
          <w:szCs w:val="24"/>
        </w:rPr>
        <w:t xml:space="preserve">.  </w:t>
      </w:r>
      <w:r w:rsidR="009D20CB" w:rsidRPr="00497771">
        <w:rPr>
          <w:sz w:val="24"/>
          <w:szCs w:val="24"/>
        </w:rPr>
        <w:t xml:space="preserve">Create a module specific for each driver that uses </w:t>
      </w:r>
      <w:r w:rsidR="00D11D2A">
        <w:rPr>
          <w:sz w:val="24"/>
          <w:szCs w:val="24"/>
        </w:rPr>
        <w:t>S</w:t>
      </w:r>
      <w:r w:rsidR="009D20CB" w:rsidRPr="00497771">
        <w:rPr>
          <w:sz w:val="24"/>
          <w:szCs w:val="24"/>
        </w:rPr>
        <w:t xml:space="preserve">ynapse </w:t>
      </w:r>
      <w:r w:rsidR="00D11D2A">
        <w:rPr>
          <w:sz w:val="24"/>
          <w:szCs w:val="24"/>
        </w:rPr>
        <w:t>L</w:t>
      </w:r>
      <w:r w:rsidR="009D20CB" w:rsidRPr="00497771">
        <w:rPr>
          <w:sz w:val="24"/>
          <w:szCs w:val="24"/>
        </w:rPr>
        <w:t xml:space="preserve">ink and configure single Input-Output for </w:t>
      </w:r>
      <w:r w:rsidR="00D11D2A" w:rsidRPr="0034351E">
        <w:rPr>
          <w:sz w:val="24"/>
          <w:szCs w:val="24"/>
        </w:rPr>
        <w:t>VerifyNow</w:t>
      </w:r>
      <w:r w:rsidR="009D20CB" w:rsidRPr="00497771">
        <w:rPr>
          <w:sz w:val="24"/>
          <w:szCs w:val="24"/>
        </w:rPr>
        <w:t xml:space="preserve">. </w:t>
      </w:r>
    </w:p>
    <w:p w14:paraId="57ADB6CA" w14:textId="12FA9202" w:rsidR="009D20CB" w:rsidRPr="00497771" w:rsidRDefault="009D20CB" w:rsidP="009D20CB">
      <w:pPr>
        <w:rPr>
          <w:sz w:val="24"/>
          <w:szCs w:val="24"/>
        </w:rPr>
      </w:pPr>
      <w:r w:rsidRPr="00497771">
        <w:rPr>
          <w:sz w:val="24"/>
          <w:szCs w:val="24"/>
        </w:rPr>
        <w:t xml:space="preserve">In the case of </w:t>
      </w:r>
      <w:r w:rsidR="00D11D2A" w:rsidRPr="0034351E">
        <w:rPr>
          <w:sz w:val="24"/>
          <w:szCs w:val="24"/>
        </w:rPr>
        <w:t>VerifyNow</w:t>
      </w:r>
      <w:r w:rsidRPr="00497771">
        <w:rPr>
          <w:sz w:val="24"/>
          <w:szCs w:val="24"/>
        </w:rPr>
        <w:t>, the following Synapse drivers are needed</w:t>
      </w:r>
      <w:r w:rsidR="0034351E">
        <w:rPr>
          <w:sz w:val="24"/>
          <w:szCs w:val="24"/>
        </w:rPr>
        <w:t>:</w:t>
      </w:r>
    </w:p>
    <w:p w14:paraId="3E4A4D08" w14:textId="29A8BAE6" w:rsidR="009D20CB" w:rsidRPr="0034351E" w:rsidRDefault="009D20CB" w:rsidP="002244F4">
      <w:pPr>
        <w:pStyle w:val="ListParagraph"/>
        <w:numPr>
          <w:ilvl w:val="0"/>
          <w:numId w:val="28"/>
        </w:numPr>
        <w:rPr>
          <w:sz w:val="24"/>
          <w:szCs w:val="24"/>
        </w:rPr>
      </w:pPr>
      <w:r w:rsidRPr="0034351E">
        <w:rPr>
          <w:sz w:val="24"/>
          <w:szCs w:val="24"/>
        </w:rPr>
        <w:t xml:space="preserve">IL / </w:t>
      </w:r>
      <w:proofErr w:type="spellStart"/>
      <w:r w:rsidRPr="0034351E">
        <w:rPr>
          <w:sz w:val="24"/>
          <w:szCs w:val="24"/>
        </w:rPr>
        <w:t>GEMWebPlus</w:t>
      </w:r>
      <w:proofErr w:type="spellEnd"/>
      <w:r w:rsidRPr="0034351E">
        <w:rPr>
          <w:sz w:val="24"/>
          <w:szCs w:val="24"/>
        </w:rPr>
        <w:t xml:space="preserve"> Mode/ ASTM / provider (at the output)</w:t>
      </w:r>
    </w:p>
    <w:p w14:paraId="74652A71" w14:textId="35EBA633" w:rsidR="00550F1E" w:rsidRPr="0034351E" w:rsidRDefault="00550F1E" w:rsidP="002244F4">
      <w:pPr>
        <w:pStyle w:val="ListParagraph"/>
        <w:numPr>
          <w:ilvl w:val="0"/>
          <w:numId w:val="28"/>
        </w:numPr>
        <w:rPr>
          <w:sz w:val="24"/>
          <w:szCs w:val="24"/>
        </w:rPr>
      </w:pPr>
      <w:r w:rsidRPr="0034351E">
        <w:rPr>
          <w:sz w:val="24"/>
          <w:szCs w:val="24"/>
        </w:rPr>
        <w:t>IL / VerifyNow / XML / client (at the input)</w:t>
      </w:r>
    </w:p>
    <w:p w14:paraId="75728950" w14:textId="39A17765" w:rsidR="00497771" w:rsidRPr="00497771" w:rsidRDefault="009D20CB" w:rsidP="00520FC7">
      <w:pPr>
        <w:jc w:val="center"/>
        <w:rPr>
          <w:sz w:val="24"/>
          <w:szCs w:val="24"/>
        </w:rPr>
      </w:pPr>
      <w:r w:rsidRPr="00714B1C">
        <w:rPr>
          <w:noProof/>
          <w:lang w:eastAsia="es-ES"/>
        </w:rPr>
        <w:drawing>
          <wp:inline distT="0" distB="0" distL="0" distR="0" wp14:anchorId="026E28D9" wp14:editId="24C300AF">
            <wp:extent cx="5400040" cy="4097655"/>
            <wp:effectExtent l="38100" t="38100" r="86360" b="933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097655"/>
                    </a:xfrm>
                    <a:prstGeom prst="rect">
                      <a:avLst/>
                    </a:prstGeom>
                    <a:effectLst>
                      <a:outerShdw blurRad="50800" dist="38100" dir="2700000" algn="tl" rotWithShape="0">
                        <a:prstClr val="black">
                          <a:alpha val="40000"/>
                        </a:prstClr>
                      </a:outerShdw>
                    </a:effectLst>
                  </pic:spPr>
                </pic:pic>
              </a:graphicData>
            </a:graphic>
          </wp:inline>
        </w:drawing>
      </w:r>
    </w:p>
    <w:p w14:paraId="71052F42" w14:textId="013259FE" w:rsidR="00497771" w:rsidRPr="00497771" w:rsidRDefault="00497771" w:rsidP="00497771">
      <w:pPr>
        <w:rPr>
          <w:sz w:val="24"/>
          <w:szCs w:val="24"/>
        </w:rPr>
      </w:pPr>
      <w:r w:rsidRPr="00497771">
        <w:rPr>
          <w:sz w:val="24"/>
          <w:szCs w:val="24"/>
        </w:rPr>
        <w:t xml:space="preserve">Configure Output selecting the driver from IL / </w:t>
      </w:r>
      <w:proofErr w:type="spellStart"/>
      <w:r w:rsidRPr="00497771">
        <w:rPr>
          <w:sz w:val="24"/>
          <w:szCs w:val="24"/>
        </w:rPr>
        <w:t>GEMWebPlus</w:t>
      </w:r>
      <w:proofErr w:type="spellEnd"/>
      <w:r w:rsidRPr="00497771">
        <w:rPr>
          <w:sz w:val="24"/>
          <w:szCs w:val="24"/>
        </w:rPr>
        <w:t xml:space="preserve"> Mode / ASTM Mode </w:t>
      </w:r>
      <w:r w:rsidR="00550F1E" w:rsidRPr="00497771">
        <w:rPr>
          <w:sz w:val="24"/>
          <w:szCs w:val="24"/>
        </w:rPr>
        <w:t>/ provider</w:t>
      </w:r>
    </w:p>
    <w:p w14:paraId="6EF2F29B" w14:textId="4F5CB897" w:rsidR="00497771" w:rsidRPr="00497771" w:rsidRDefault="009534F6" w:rsidP="00520FC7">
      <w:pPr>
        <w:jc w:val="center"/>
        <w:rPr>
          <w:sz w:val="24"/>
          <w:szCs w:val="24"/>
        </w:rPr>
      </w:pPr>
      <w:r w:rsidRPr="00714B1C">
        <w:rPr>
          <w:noProof/>
          <w:lang w:eastAsia="es-ES"/>
        </w:rPr>
        <w:lastRenderedPageBreak/>
        <w:drawing>
          <wp:inline distT="0" distB="0" distL="0" distR="0" wp14:anchorId="33226979" wp14:editId="4948AF5A">
            <wp:extent cx="5400040" cy="3789045"/>
            <wp:effectExtent l="38100" t="38100" r="86360" b="971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789045"/>
                    </a:xfrm>
                    <a:prstGeom prst="rect">
                      <a:avLst/>
                    </a:prstGeom>
                    <a:effectLst>
                      <a:outerShdw blurRad="50800" dist="38100" dir="2700000" algn="tl" rotWithShape="0">
                        <a:prstClr val="black">
                          <a:alpha val="40000"/>
                        </a:prstClr>
                      </a:outerShdw>
                    </a:effectLst>
                  </pic:spPr>
                </pic:pic>
              </a:graphicData>
            </a:graphic>
          </wp:inline>
        </w:drawing>
      </w:r>
    </w:p>
    <w:p w14:paraId="7952196B" w14:textId="4EB170AF" w:rsidR="00497771" w:rsidRPr="00497771" w:rsidRDefault="00497771" w:rsidP="00497771">
      <w:pPr>
        <w:rPr>
          <w:sz w:val="24"/>
          <w:szCs w:val="24"/>
        </w:rPr>
      </w:pPr>
      <w:r w:rsidRPr="00497771">
        <w:rPr>
          <w:sz w:val="24"/>
          <w:szCs w:val="24"/>
        </w:rPr>
        <w:t>At the output-driver tab, select the IP &amp; port that are set also at GWP.</w:t>
      </w:r>
    </w:p>
    <w:p w14:paraId="5DA61A7A" w14:textId="77777777" w:rsidR="00497771" w:rsidRPr="00497771" w:rsidRDefault="00497771" w:rsidP="00497771">
      <w:pPr>
        <w:rPr>
          <w:sz w:val="24"/>
          <w:szCs w:val="24"/>
        </w:rPr>
      </w:pPr>
      <w:r w:rsidRPr="00497771">
        <w:rPr>
          <w:sz w:val="24"/>
          <w:szCs w:val="24"/>
        </w:rPr>
        <w:t xml:space="preserve">Synapse Link output--- is connected to ----&gt; GWP </w:t>
      </w:r>
    </w:p>
    <w:p w14:paraId="01260889" w14:textId="43D1C8CD" w:rsidR="00B85BAB" w:rsidRDefault="00B85BAB" w:rsidP="00520FC7">
      <w:pPr>
        <w:jc w:val="center"/>
        <w:rPr>
          <w:sz w:val="24"/>
          <w:szCs w:val="24"/>
        </w:rPr>
      </w:pPr>
      <w:r w:rsidRPr="00714B1C">
        <w:rPr>
          <w:noProof/>
          <w:lang w:eastAsia="es-ES"/>
        </w:rPr>
        <w:drawing>
          <wp:inline distT="0" distB="0" distL="0" distR="0" wp14:anchorId="4E703385" wp14:editId="048B73F5">
            <wp:extent cx="5041900" cy="3418579"/>
            <wp:effectExtent l="38100" t="38100" r="101600" b="869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6950" cy="3422003"/>
                    </a:xfrm>
                    <a:prstGeom prst="rect">
                      <a:avLst/>
                    </a:prstGeom>
                    <a:effectLst>
                      <a:outerShdw blurRad="50800" dist="38100" dir="2700000" algn="tl" rotWithShape="0">
                        <a:prstClr val="black">
                          <a:alpha val="40000"/>
                        </a:prstClr>
                      </a:outerShdw>
                    </a:effectLst>
                  </pic:spPr>
                </pic:pic>
              </a:graphicData>
            </a:graphic>
          </wp:inline>
        </w:drawing>
      </w:r>
      <w:r>
        <w:rPr>
          <w:sz w:val="24"/>
          <w:szCs w:val="24"/>
        </w:rPr>
        <w:br w:type="page"/>
      </w:r>
    </w:p>
    <w:p w14:paraId="6F8B0A20" w14:textId="7184311E" w:rsidR="00497771" w:rsidRPr="00497771" w:rsidRDefault="00497771" w:rsidP="00497771">
      <w:pPr>
        <w:rPr>
          <w:sz w:val="24"/>
          <w:szCs w:val="24"/>
        </w:rPr>
      </w:pPr>
      <w:r w:rsidRPr="00497771">
        <w:rPr>
          <w:sz w:val="24"/>
          <w:szCs w:val="24"/>
        </w:rPr>
        <w:lastRenderedPageBreak/>
        <w:t xml:space="preserve">Configure the driver in </w:t>
      </w:r>
      <w:r w:rsidR="00D11D2A">
        <w:rPr>
          <w:sz w:val="24"/>
          <w:szCs w:val="24"/>
        </w:rPr>
        <w:t>GWP</w:t>
      </w:r>
      <w:r w:rsidRPr="00497771">
        <w:rPr>
          <w:sz w:val="24"/>
          <w:szCs w:val="24"/>
        </w:rPr>
        <w:t xml:space="preserve"> according to the same set in the output tab of the Synapse</w:t>
      </w:r>
      <w:r w:rsidR="00D11D2A">
        <w:rPr>
          <w:sz w:val="24"/>
          <w:szCs w:val="24"/>
        </w:rPr>
        <w:t xml:space="preserve"> L</w:t>
      </w:r>
      <w:r w:rsidRPr="00497771">
        <w:rPr>
          <w:sz w:val="24"/>
          <w:szCs w:val="24"/>
        </w:rPr>
        <w:t>ink module</w:t>
      </w:r>
    </w:p>
    <w:p w14:paraId="44106FB3" w14:textId="60CDE930" w:rsidR="00497771" w:rsidRPr="00497771" w:rsidRDefault="00CE6F9E" w:rsidP="00520FC7">
      <w:pPr>
        <w:jc w:val="center"/>
        <w:rPr>
          <w:sz w:val="24"/>
          <w:szCs w:val="24"/>
        </w:rPr>
      </w:pPr>
      <w:r w:rsidRPr="00714B1C">
        <w:rPr>
          <w:noProof/>
          <w:lang w:eastAsia="es-ES"/>
        </w:rPr>
        <w:drawing>
          <wp:inline distT="0" distB="0" distL="0" distR="0" wp14:anchorId="5677B85E" wp14:editId="320484A2">
            <wp:extent cx="5400040" cy="2812415"/>
            <wp:effectExtent l="38100" t="38100" r="86360" b="1022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12415"/>
                    </a:xfrm>
                    <a:prstGeom prst="rect">
                      <a:avLst/>
                    </a:prstGeom>
                    <a:effectLst>
                      <a:outerShdw blurRad="50800" dist="38100" dir="2700000" algn="tl" rotWithShape="0">
                        <a:prstClr val="black">
                          <a:alpha val="40000"/>
                        </a:prstClr>
                      </a:outerShdw>
                    </a:effectLst>
                  </pic:spPr>
                </pic:pic>
              </a:graphicData>
            </a:graphic>
          </wp:inline>
        </w:drawing>
      </w:r>
    </w:p>
    <w:p w14:paraId="487CD5CF" w14:textId="794C8074" w:rsidR="00497771" w:rsidRPr="00497771" w:rsidRDefault="00497771" w:rsidP="00497771">
      <w:pPr>
        <w:rPr>
          <w:sz w:val="24"/>
          <w:szCs w:val="24"/>
        </w:rPr>
      </w:pPr>
      <w:r w:rsidRPr="00497771">
        <w:rPr>
          <w:sz w:val="24"/>
          <w:szCs w:val="24"/>
        </w:rPr>
        <w:t xml:space="preserve">Configure Input selecting the driver from IL / VerifyNow / XML </w:t>
      </w:r>
      <w:r w:rsidR="00CE6F9E" w:rsidRPr="00497771">
        <w:rPr>
          <w:sz w:val="24"/>
          <w:szCs w:val="24"/>
        </w:rPr>
        <w:t>/ client</w:t>
      </w:r>
    </w:p>
    <w:p w14:paraId="78234CFF" w14:textId="0EBF139A" w:rsidR="00497771" w:rsidRPr="00497771" w:rsidRDefault="00497771" w:rsidP="00497771">
      <w:pPr>
        <w:rPr>
          <w:sz w:val="24"/>
          <w:szCs w:val="24"/>
        </w:rPr>
      </w:pPr>
      <w:r w:rsidRPr="00497771">
        <w:rPr>
          <w:sz w:val="24"/>
          <w:szCs w:val="24"/>
        </w:rPr>
        <w:t>Simulator/V</w:t>
      </w:r>
      <w:r w:rsidR="00D11D2A">
        <w:rPr>
          <w:sz w:val="24"/>
          <w:szCs w:val="24"/>
        </w:rPr>
        <w:t>erifyNow</w:t>
      </w:r>
      <w:r w:rsidRPr="00497771">
        <w:rPr>
          <w:sz w:val="24"/>
          <w:szCs w:val="24"/>
        </w:rPr>
        <w:t xml:space="preserve"> instrument --- is connected to -</w:t>
      </w:r>
      <w:r w:rsidRPr="00497771">
        <w:rPr>
          <w:sz w:val="24"/>
          <w:szCs w:val="24"/>
        </w:rPr>
        <w:t> Synapse Link Input</w:t>
      </w:r>
    </w:p>
    <w:p w14:paraId="7D4DDAEE" w14:textId="77D49793" w:rsidR="00497771" w:rsidRPr="00497771" w:rsidRDefault="0048173B" w:rsidP="00520FC7">
      <w:pPr>
        <w:jc w:val="center"/>
        <w:rPr>
          <w:sz w:val="24"/>
          <w:szCs w:val="24"/>
        </w:rPr>
      </w:pPr>
      <w:r w:rsidRPr="00714B1C">
        <w:rPr>
          <w:noProof/>
          <w:lang w:eastAsia="es-ES"/>
        </w:rPr>
        <w:drawing>
          <wp:inline distT="0" distB="0" distL="0" distR="0" wp14:anchorId="31C7CD40" wp14:editId="3298F261">
            <wp:extent cx="5024407" cy="3869337"/>
            <wp:effectExtent l="38100" t="38100" r="100330" b="933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196" cy="3873025"/>
                    </a:xfrm>
                    <a:prstGeom prst="rect">
                      <a:avLst/>
                    </a:prstGeom>
                    <a:effectLst>
                      <a:outerShdw blurRad="50800" dist="38100" dir="2700000" algn="tl" rotWithShape="0">
                        <a:prstClr val="black">
                          <a:alpha val="40000"/>
                        </a:prstClr>
                      </a:outerShdw>
                    </a:effectLst>
                  </pic:spPr>
                </pic:pic>
              </a:graphicData>
            </a:graphic>
          </wp:inline>
        </w:drawing>
      </w:r>
    </w:p>
    <w:p w14:paraId="431A7176" w14:textId="17C30625" w:rsidR="00497771" w:rsidRPr="00497771" w:rsidRDefault="00497771" w:rsidP="00497771">
      <w:pPr>
        <w:rPr>
          <w:sz w:val="24"/>
          <w:szCs w:val="24"/>
        </w:rPr>
      </w:pPr>
      <w:r w:rsidRPr="00497771">
        <w:rPr>
          <w:sz w:val="24"/>
          <w:szCs w:val="24"/>
        </w:rPr>
        <w:lastRenderedPageBreak/>
        <w:t xml:space="preserve">At the input-driver tab, use the IL / VerifyNow / XML </w:t>
      </w:r>
      <w:r w:rsidR="00431EF5" w:rsidRPr="00497771">
        <w:rPr>
          <w:sz w:val="24"/>
          <w:szCs w:val="24"/>
        </w:rPr>
        <w:t xml:space="preserve">/ </w:t>
      </w:r>
      <w:r w:rsidR="00DD7F29" w:rsidRPr="00497771">
        <w:rPr>
          <w:sz w:val="24"/>
          <w:szCs w:val="24"/>
        </w:rPr>
        <w:t>client and</w:t>
      </w:r>
      <w:r w:rsidRPr="00497771">
        <w:rPr>
          <w:sz w:val="24"/>
          <w:szCs w:val="24"/>
        </w:rPr>
        <w:t xml:space="preserve"> set the port &amp; IP of the </w:t>
      </w:r>
      <w:r w:rsidR="009A3D95">
        <w:rPr>
          <w:sz w:val="24"/>
          <w:szCs w:val="24"/>
        </w:rPr>
        <w:t>L</w:t>
      </w:r>
      <w:r w:rsidRPr="00497771">
        <w:rPr>
          <w:sz w:val="24"/>
          <w:szCs w:val="24"/>
        </w:rPr>
        <w:t xml:space="preserve">antronix device (use the </w:t>
      </w:r>
      <w:proofErr w:type="spellStart"/>
      <w:r w:rsidRPr="00497771">
        <w:rPr>
          <w:sz w:val="24"/>
          <w:szCs w:val="24"/>
        </w:rPr>
        <w:t>LANtronix</w:t>
      </w:r>
      <w:proofErr w:type="spellEnd"/>
      <w:r w:rsidRPr="00497771">
        <w:rPr>
          <w:sz w:val="24"/>
          <w:szCs w:val="24"/>
        </w:rPr>
        <w:t xml:space="preserve"> or </w:t>
      </w:r>
      <w:r w:rsidR="002A6E18" w:rsidRPr="00497771">
        <w:rPr>
          <w:sz w:val="24"/>
          <w:szCs w:val="24"/>
        </w:rPr>
        <w:t>another</w:t>
      </w:r>
      <w:r w:rsidRPr="00497771">
        <w:rPr>
          <w:sz w:val="24"/>
          <w:szCs w:val="24"/>
        </w:rPr>
        <w:t xml:space="preserve"> converter configuration)</w:t>
      </w:r>
    </w:p>
    <w:p w14:paraId="687F872B" w14:textId="6C7AFFB5" w:rsidR="00497771" w:rsidRPr="00497771" w:rsidRDefault="00431EF5" w:rsidP="00520FC7">
      <w:pPr>
        <w:jc w:val="center"/>
        <w:rPr>
          <w:sz w:val="24"/>
          <w:szCs w:val="24"/>
        </w:rPr>
      </w:pPr>
      <w:r w:rsidRPr="00714B1C">
        <w:rPr>
          <w:noProof/>
          <w:lang w:eastAsia="es-ES"/>
        </w:rPr>
        <w:drawing>
          <wp:inline distT="0" distB="0" distL="0" distR="0" wp14:anchorId="45B0C667" wp14:editId="71B33B09">
            <wp:extent cx="5400040" cy="3679825"/>
            <wp:effectExtent l="38100" t="38100" r="86360" b="920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79825"/>
                    </a:xfrm>
                    <a:prstGeom prst="rect">
                      <a:avLst/>
                    </a:prstGeom>
                    <a:effectLst>
                      <a:outerShdw blurRad="50800" dist="38100" dir="2700000" algn="tl" rotWithShape="0">
                        <a:prstClr val="black">
                          <a:alpha val="40000"/>
                        </a:prstClr>
                      </a:outerShdw>
                    </a:effectLst>
                  </pic:spPr>
                </pic:pic>
              </a:graphicData>
            </a:graphic>
          </wp:inline>
        </w:drawing>
      </w:r>
    </w:p>
    <w:p w14:paraId="6DFAC8DF" w14:textId="790893BE" w:rsidR="00497771" w:rsidRPr="00497771" w:rsidRDefault="00497771" w:rsidP="00497771">
      <w:pPr>
        <w:rPr>
          <w:sz w:val="24"/>
          <w:szCs w:val="24"/>
        </w:rPr>
      </w:pPr>
      <w:r w:rsidRPr="001C7BD8">
        <w:rPr>
          <w:sz w:val="24"/>
          <w:szCs w:val="24"/>
        </w:rPr>
        <w:t>In this case</w:t>
      </w:r>
      <w:r w:rsidR="00D11D2A">
        <w:rPr>
          <w:sz w:val="24"/>
          <w:szCs w:val="24"/>
        </w:rPr>
        <w:t>,</w:t>
      </w:r>
      <w:r w:rsidRPr="001C7BD8">
        <w:rPr>
          <w:sz w:val="24"/>
          <w:szCs w:val="24"/>
        </w:rPr>
        <w:t xml:space="preserve"> 10001 and 10.0.101.205 are port and IP of the LANTRONIX CONVERTER serial installed with the instrument</w:t>
      </w:r>
    </w:p>
    <w:p w14:paraId="48F904C1" w14:textId="66E4F7F0" w:rsidR="00497771" w:rsidRPr="00497771" w:rsidRDefault="00497771" w:rsidP="00497771">
      <w:pPr>
        <w:rPr>
          <w:sz w:val="24"/>
          <w:szCs w:val="24"/>
        </w:rPr>
      </w:pPr>
      <w:r w:rsidRPr="00497771">
        <w:rPr>
          <w:sz w:val="24"/>
          <w:szCs w:val="24"/>
        </w:rPr>
        <w:t>After this configuration</w:t>
      </w:r>
      <w:r w:rsidR="00D11D2A">
        <w:rPr>
          <w:sz w:val="24"/>
          <w:szCs w:val="24"/>
        </w:rPr>
        <w:t>,</w:t>
      </w:r>
      <w:r w:rsidRPr="00497771">
        <w:rPr>
          <w:sz w:val="24"/>
          <w:szCs w:val="24"/>
        </w:rPr>
        <w:t xml:space="preserve"> SAVE IT and make sure that the start core service is running.</w:t>
      </w:r>
    </w:p>
    <w:p w14:paraId="14382FC4" w14:textId="5B5B77EE" w:rsidR="00497771" w:rsidRDefault="002A6E18" w:rsidP="00520FC7">
      <w:pPr>
        <w:jc w:val="center"/>
        <w:rPr>
          <w:sz w:val="24"/>
          <w:szCs w:val="24"/>
        </w:rPr>
      </w:pPr>
      <w:r w:rsidRPr="00714B1C">
        <w:rPr>
          <w:noProof/>
          <w:lang w:eastAsia="es-ES"/>
        </w:rPr>
        <w:lastRenderedPageBreak/>
        <w:drawing>
          <wp:inline distT="0" distB="0" distL="0" distR="0" wp14:anchorId="5F14DEB1" wp14:editId="3EEC8FE3">
            <wp:extent cx="4655657" cy="3278003"/>
            <wp:effectExtent l="38100" t="38100" r="88265" b="939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5657" cy="3278003"/>
                    </a:xfrm>
                    <a:prstGeom prst="rect">
                      <a:avLst/>
                    </a:prstGeom>
                    <a:effectLst>
                      <a:outerShdw blurRad="50800" dist="38100" dir="2700000" algn="tl" rotWithShape="0">
                        <a:prstClr val="black">
                          <a:alpha val="40000"/>
                        </a:prstClr>
                      </a:outerShdw>
                    </a:effectLst>
                  </pic:spPr>
                </pic:pic>
              </a:graphicData>
            </a:graphic>
          </wp:inline>
        </w:drawing>
      </w:r>
    </w:p>
    <w:p w14:paraId="4A8D28E7" w14:textId="77777777" w:rsidR="00497771" w:rsidRPr="00497771" w:rsidRDefault="00497771" w:rsidP="00497771">
      <w:pPr>
        <w:rPr>
          <w:sz w:val="24"/>
          <w:szCs w:val="24"/>
        </w:rPr>
      </w:pPr>
      <w:r w:rsidRPr="001C7BD8">
        <w:rPr>
          <w:sz w:val="24"/>
          <w:szCs w:val="24"/>
        </w:rPr>
        <w:t>Finally, add a License if needed.</w:t>
      </w:r>
    </w:p>
    <w:p w14:paraId="2466F053" w14:textId="5584E8D4" w:rsidR="00497771" w:rsidRPr="00497771" w:rsidRDefault="00497771" w:rsidP="00497771">
      <w:pPr>
        <w:rPr>
          <w:sz w:val="24"/>
          <w:szCs w:val="24"/>
        </w:rPr>
      </w:pPr>
      <w:r w:rsidRPr="00497771">
        <w:rPr>
          <w:sz w:val="24"/>
          <w:szCs w:val="24"/>
        </w:rPr>
        <w:t xml:space="preserve">NOTE: </w:t>
      </w:r>
      <w:r w:rsidR="00D11D2A">
        <w:rPr>
          <w:sz w:val="24"/>
          <w:szCs w:val="24"/>
        </w:rPr>
        <w:t>This configuration has been set up in the server</w:t>
      </w:r>
      <w:r w:rsidRPr="00497771">
        <w:rPr>
          <w:sz w:val="24"/>
          <w:szCs w:val="24"/>
        </w:rPr>
        <w:t xml:space="preserve"> 10.0.101.178, </w:t>
      </w:r>
      <w:r w:rsidR="00D11D2A">
        <w:rPr>
          <w:sz w:val="24"/>
          <w:szCs w:val="24"/>
        </w:rPr>
        <w:t>inside the VSPHERE</w:t>
      </w:r>
      <w:r w:rsidRPr="00497771">
        <w:rPr>
          <w:sz w:val="24"/>
          <w:szCs w:val="24"/>
        </w:rPr>
        <w:t xml:space="preserve"> 10.0.101.21</w:t>
      </w:r>
    </w:p>
    <w:p w14:paraId="1C1E61CB" w14:textId="2DF94340" w:rsidR="00497771" w:rsidRPr="00497771" w:rsidRDefault="00082DC8" w:rsidP="00520FC7">
      <w:pPr>
        <w:jc w:val="center"/>
        <w:rPr>
          <w:sz w:val="24"/>
          <w:szCs w:val="24"/>
        </w:rPr>
      </w:pPr>
      <w:r w:rsidRPr="00714B1C">
        <w:rPr>
          <w:noProof/>
          <w:lang w:eastAsia="es-ES"/>
        </w:rPr>
        <w:drawing>
          <wp:inline distT="0" distB="0" distL="0" distR="0" wp14:anchorId="4E95C0D2" wp14:editId="29501C34">
            <wp:extent cx="3732389" cy="2236712"/>
            <wp:effectExtent l="38100" t="38100" r="97155" b="876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984"/>
                    <a:stretch/>
                  </pic:blipFill>
                  <pic:spPr bwMode="auto">
                    <a:xfrm>
                      <a:off x="0" y="0"/>
                      <a:ext cx="3747225" cy="224560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04A11C" w14:textId="6A4C44A2" w:rsidR="00ED61DE" w:rsidRDefault="00497771" w:rsidP="00497771">
      <w:pPr>
        <w:rPr>
          <w:ins w:id="46" w:author="Tom Miller" w:date="2020-12-07T17:53:00Z"/>
          <w:sz w:val="24"/>
          <w:szCs w:val="24"/>
        </w:rPr>
        <w:sectPr w:rsidR="00ED61DE" w:rsidSect="001F4BED">
          <w:pgSz w:w="12240" w:h="15840"/>
          <w:pgMar w:top="1350" w:right="1440" w:bottom="1440" w:left="1440" w:header="720" w:footer="720" w:gutter="0"/>
          <w:cols w:space="720"/>
          <w:docGrid w:linePitch="360"/>
        </w:sectPr>
      </w:pPr>
      <w:r w:rsidRPr="00497771">
        <w:rPr>
          <w:sz w:val="24"/>
          <w:szCs w:val="24"/>
        </w:rPr>
        <w:t>IMPORTANT NOTE</w:t>
      </w:r>
      <w:r w:rsidR="00DE42A3">
        <w:rPr>
          <w:sz w:val="24"/>
          <w:szCs w:val="24"/>
        </w:rPr>
        <w:t xml:space="preserve">:  </w:t>
      </w:r>
      <w:r w:rsidRPr="00497771">
        <w:rPr>
          <w:sz w:val="24"/>
          <w:szCs w:val="24"/>
        </w:rPr>
        <w:t>Due to the VerifyNow proprietary protocol there is NO option to connect a V</w:t>
      </w:r>
      <w:r w:rsidR="00D11D2A">
        <w:rPr>
          <w:sz w:val="24"/>
          <w:szCs w:val="24"/>
        </w:rPr>
        <w:t>erifyNow</w:t>
      </w:r>
      <w:r w:rsidRPr="00497771">
        <w:rPr>
          <w:sz w:val="24"/>
          <w:szCs w:val="24"/>
        </w:rPr>
        <w:t xml:space="preserve"> Simulator with Synapse link</w:t>
      </w:r>
    </w:p>
    <w:p w14:paraId="5BFFAC9A" w14:textId="6A1756DB" w:rsidR="00E6750F" w:rsidRDefault="0042485D" w:rsidP="00F13768">
      <w:pPr>
        <w:pStyle w:val="Heading1"/>
        <w:rPr>
          <w:b/>
          <w:bCs/>
          <w:color w:val="auto"/>
        </w:rPr>
      </w:pPr>
      <w:bookmarkStart w:id="47" w:name="_Toc58258148"/>
      <w:r>
        <w:rPr>
          <w:b/>
          <w:bCs/>
          <w:color w:val="auto"/>
        </w:rPr>
        <w:lastRenderedPageBreak/>
        <w:t xml:space="preserve">GEMweb Plus </w:t>
      </w:r>
      <w:r w:rsidR="003A75CE">
        <w:rPr>
          <w:b/>
          <w:bCs/>
          <w:color w:val="auto"/>
        </w:rPr>
        <w:t>500 Connectivity Guide – VerifyNow</w:t>
      </w:r>
      <w:bookmarkEnd w:id="47"/>
    </w:p>
    <w:p w14:paraId="64D4D1FA" w14:textId="7D1C1290" w:rsidR="00B51954" w:rsidRPr="00B51954" w:rsidRDefault="00B51954" w:rsidP="00B51954">
      <w:pPr>
        <w:pStyle w:val="Body1"/>
        <w:rPr>
          <w:b/>
          <w:bCs/>
        </w:rPr>
      </w:pPr>
      <w:r w:rsidRPr="00B51954">
        <w:rPr>
          <w:b/>
          <w:bCs/>
        </w:rPr>
        <w:t>Purpose</w:t>
      </w:r>
    </w:p>
    <w:p w14:paraId="53884A79" w14:textId="51A96C10" w:rsidR="00B51954" w:rsidRDefault="00B51954" w:rsidP="00B51954">
      <w:pPr>
        <w:pStyle w:val="Body1"/>
      </w:pPr>
      <w:r>
        <w:t>This appendix section offers an installation guide for understanding how to connect a VerifyNow instrument to GWP.</w:t>
      </w:r>
    </w:p>
    <w:p w14:paraId="2E9DD7F4" w14:textId="3F6CE706" w:rsidR="00B51954" w:rsidRPr="00C8508A" w:rsidRDefault="00B51954" w:rsidP="00B51954">
      <w:pPr>
        <w:pStyle w:val="Body1"/>
        <w:rPr>
          <w:b/>
          <w:bCs/>
        </w:rPr>
      </w:pPr>
      <w:r w:rsidRPr="00C8508A">
        <w:rPr>
          <w:b/>
          <w:bCs/>
        </w:rPr>
        <w:t>Pre-installation procedure</w:t>
      </w:r>
    </w:p>
    <w:p w14:paraId="787276DE" w14:textId="77777777" w:rsidR="00B51954" w:rsidRDefault="00B51954" w:rsidP="00B51954">
      <w:pPr>
        <w:pStyle w:val="Body1"/>
      </w:pPr>
      <w:r>
        <w:t xml:space="preserve">The following applications and frameworks must be installed first:  </w:t>
      </w:r>
    </w:p>
    <w:tbl>
      <w:tblPr>
        <w:tblStyle w:val="GridTable1Light-Accent11"/>
        <w:tblW w:w="5000" w:type="pct"/>
        <w:tblLook w:val="04A0" w:firstRow="1" w:lastRow="0" w:firstColumn="1" w:lastColumn="0" w:noHBand="0" w:noVBand="1"/>
      </w:tblPr>
      <w:tblGrid>
        <w:gridCol w:w="4148"/>
        <w:gridCol w:w="5202"/>
      </w:tblGrid>
      <w:tr w:rsidR="00AC580A" w:rsidRPr="001D6548" w14:paraId="73F7B20F" w14:textId="77777777" w:rsidTr="008D387C">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18" w:type="pct"/>
            <w:tcBorders>
              <w:bottom w:val="single" w:sz="8" w:space="0" w:color="8EAADB" w:themeColor="accent1" w:themeTint="99"/>
            </w:tcBorders>
            <w:vAlign w:val="center"/>
          </w:tcPr>
          <w:p w14:paraId="4736E246" w14:textId="667A50E3" w:rsidR="00AC580A" w:rsidRPr="001D6548" w:rsidRDefault="004362BA" w:rsidP="008D387C">
            <w:pPr>
              <w:pStyle w:val="HeaderTitle"/>
              <w:spacing w:before="0" w:after="0"/>
              <w:ind w:firstLine="195"/>
              <w:rPr>
                <w:rFonts w:eastAsiaTheme="minorEastAsia" w:cstheme="minorBidi"/>
                <w:b w:val="0"/>
                <w:bCs w:val="0"/>
                <w:smallCaps w:val="0"/>
                <w:color w:val="auto"/>
                <w:spacing w:val="0"/>
                <w:kern w:val="0"/>
                <w:sz w:val="24"/>
                <w:szCs w:val="24"/>
              </w:rPr>
            </w:pPr>
            <w:proofErr w:type="spellStart"/>
            <w:r>
              <w:rPr>
                <w:rFonts w:eastAsiaTheme="minorEastAsia" w:cstheme="minorBidi"/>
                <w:b w:val="0"/>
                <w:bCs w:val="0"/>
                <w:smallCaps w:val="0"/>
                <w:color w:val="auto"/>
                <w:spacing w:val="0"/>
                <w:kern w:val="0"/>
                <w:sz w:val="24"/>
                <w:szCs w:val="24"/>
              </w:rPr>
              <w:t>Lice</w:t>
            </w:r>
            <w:r w:rsidR="007C08F2">
              <w:rPr>
                <w:rFonts w:eastAsiaTheme="minorEastAsia" w:cstheme="minorBidi"/>
                <w:b w:val="0"/>
                <w:bCs w:val="0"/>
                <w:smallCaps w:val="0"/>
                <w:color w:val="auto"/>
                <w:spacing w:val="0"/>
                <w:kern w:val="0"/>
                <w:sz w:val="24"/>
                <w:szCs w:val="24"/>
              </w:rPr>
              <w:t>nses</w:t>
            </w:r>
            <w:proofErr w:type="spellEnd"/>
          </w:p>
        </w:tc>
        <w:tc>
          <w:tcPr>
            <w:tcW w:w="2782" w:type="pct"/>
            <w:tcBorders>
              <w:bottom w:val="single" w:sz="8" w:space="0" w:color="8EAADB" w:themeColor="accent1" w:themeTint="99"/>
            </w:tcBorders>
            <w:vAlign w:val="center"/>
          </w:tcPr>
          <w:p w14:paraId="1F9360DD" w14:textId="77777777" w:rsidR="00AC580A" w:rsidRPr="001D6548" w:rsidRDefault="00AC580A"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1D6548">
              <w:rPr>
                <w:b w:val="0"/>
                <w:sz w:val="24"/>
                <w:szCs w:val="24"/>
              </w:rPr>
              <w:t>Active</w:t>
            </w:r>
          </w:p>
        </w:tc>
      </w:tr>
      <w:tr w:rsidR="00AC580A" w:rsidRPr="001D6548" w14:paraId="51D40CF6"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2218" w:type="pct"/>
            <w:tcBorders>
              <w:top w:val="single" w:sz="8" w:space="0" w:color="8EAADB" w:themeColor="accent1" w:themeTint="99"/>
            </w:tcBorders>
            <w:vAlign w:val="center"/>
          </w:tcPr>
          <w:p w14:paraId="0076D700" w14:textId="77777777" w:rsidR="00AC580A" w:rsidRPr="001D6548" w:rsidRDefault="00AC580A" w:rsidP="008D387C">
            <w:pPr>
              <w:pStyle w:val="HeaderTitle"/>
              <w:spacing w:before="0" w:after="0"/>
              <w:ind w:left="180"/>
              <w:rPr>
                <w:rFonts w:eastAsiaTheme="minorEastAsia" w:cstheme="minorBidi"/>
                <w:b w:val="0"/>
                <w:bCs w:val="0"/>
                <w:smallCaps w:val="0"/>
                <w:color w:val="auto"/>
                <w:spacing w:val="0"/>
                <w:kern w:val="0"/>
                <w:sz w:val="24"/>
                <w:szCs w:val="24"/>
              </w:rPr>
            </w:pPr>
            <w:r w:rsidRPr="001D6548">
              <w:rPr>
                <w:rFonts w:eastAsiaTheme="minorEastAsia" w:cstheme="minorBidi"/>
                <w:b w:val="0"/>
                <w:bCs w:val="0"/>
                <w:smallCaps w:val="0"/>
                <w:color w:val="auto"/>
                <w:spacing w:val="0"/>
                <w:kern w:val="0"/>
                <w:sz w:val="24"/>
                <w:szCs w:val="24"/>
              </w:rPr>
              <w:t xml:space="preserve">GEM Web Plus 500 </w:t>
            </w:r>
            <w:proofErr w:type="spellStart"/>
            <w:r w:rsidRPr="001D6548">
              <w:rPr>
                <w:rFonts w:eastAsiaTheme="minorEastAsia" w:cstheme="minorBidi"/>
                <w:b w:val="0"/>
                <w:bCs w:val="0"/>
                <w:smallCaps w:val="0"/>
                <w:color w:val="auto"/>
                <w:spacing w:val="0"/>
                <w:kern w:val="0"/>
                <w:sz w:val="24"/>
                <w:szCs w:val="24"/>
              </w:rPr>
              <w:t>or</w:t>
            </w:r>
            <w:proofErr w:type="spellEnd"/>
            <w:r w:rsidRPr="001D6548">
              <w:rPr>
                <w:rFonts w:eastAsiaTheme="minorEastAsia" w:cstheme="minorBidi"/>
                <w:b w:val="0"/>
                <w:bCs w:val="0"/>
                <w:smallCaps w:val="0"/>
                <w:color w:val="auto"/>
                <w:spacing w:val="0"/>
                <w:kern w:val="0"/>
                <w:sz w:val="24"/>
                <w:szCs w:val="24"/>
              </w:rPr>
              <w:t xml:space="preserve"> </w:t>
            </w:r>
            <w:proofErr w:type="spellStart"/>
            <w:r w:rsidRPr="001D6548">
              <w:rPr>
                <w:rFonts w:eastAsiaTheme="minorEastAsia" w:cstheme="minorBidi"/>
                <w:b w:val="0"/>
                <w:bCs w:val="0"/>
                <w:smallCaps w:val="0"/>
                <w:color w:val="auto"/>
                <w:spacing w:val="0"/>
                <w:kern w:val="0"/>
                <w:sz w:val="24"/>
                <w:szCs w:val="24"/>
              </w:rPr>
              <w:t>Higher</w:t>
            </w:r>
            <w:proofErr w:type="spellEnd"/>
            <w:r>
              <w:rPr>
                <w:rFonts w:eastAsiaTheme="minorEastAsia" w:cstheme="minorBidi"/>
                <w:b w:val="0"/>
                <w:bCs w:val="0"/>
                <w:smallCaps w:val="0"/>
                <w:color w:val="auto"/>
                <w:spacing w:val="0"/>
                <w:kern w:val="0"/>
                <w:sz w:val="24"/>
                <w:szCs w:val="24"/>
              </w:rPr>
              <w:t xml:space="preserve"> </w:t>
            </w:r>
            <w:proofErr w:type="spellStart"/>
            <w:r>
              <w:rPr>
                <w:rFonts w:eastAsiaTheme="minorEastAsia" w:cstheme="minorBidi"/>
                <w:b w:val="0"/>
                <w:bCs w:val="0"/>
                <w:smallCaps w:val="0"/>
                <w:color w:val="auto"/>
                <w:spacing w:val="0"/>
                <w:kern w:val="0"/>
                <w:sz w:val="24"/>
                <w:szCs w:val="24"/>
              </w:rPr>
              <w:t>activated</w:t>
            </w:r>
            <w:proofErr w:type="spellEnd"/>
            <w:r>
              <w:rPr>
                <w:rFonts w:eastAsiaTheme="minorEastAsia" w:cstheme="minorBidi"/>
                <w:b w:val="0"/>
                <w:bCs w:val="0"/>
                <w:smallCaps w:val="0"/>
                <w:color w:val="auto"/>
                <w:spacing w:val="0"/>
                <w:kern w:val="0"/>
                <w:sz w:val="24"/>
                <w:szCs w:val="24"/>
              </w:rPr>
              <w:t xml:space="preserve"> </w:t>
            </w:r>
            <w:proofErr w:type="spellStart"/>
            <w:r>
              <w:rPr>
                <w:rFonts w:eastAsiaTheme="minorEastAsia" w:cstheme="minorBidi"/>
                <w:b w:val="0"/>
                <w:bCs w:val="0"/>
                <w:smallCaps w:val="0"/>
                <w:color w:val="auto"/>
                <w:spacing w:val="0"/>
                <w:kern w:val="0"/>
                <w:sz w:val="24"/>
                <w:szCs w:val="24"/>
              </w:rPr>
              <w:t>with</w:t>
            </w:r>
            <w:proofErr w:type="spellEnd"/>
            <w:r>
              <w:rPr>
                <w:rFonts w:eastAsiaTheme="minorEastAsia" w:cstheme="minorBidi"/>
                <w:b w:val="0"/>
                <w:bCs w:val="0"/>
                <w:smallCaps w:val="0"/>
                <w:color w:val="auto"/>
                <w:spacing w:val="0"/>
                <w:kern w:val="0"/>
                <w:sz w:val="24"/>
                <w:szCs w:val="24"/>
              </w:rPr>
              <w:t xml:space="preserve"> 10 </w:t>
            </w:r>
            <w:proofErr w:type="spellStart"/>
            <w:r>
              <w:rPr>
                <w:rFonts w:eastAsiaTheme="minorEastAsia" w:cstheme="minorBidi"/>
                <w:b w:val="0"/>
                <w:bCs w:val="0"/>
                <w:smallCaps w:val="0"/>
                <w:color w:val="auto"/>
                <w:spacing w:val="0"/>
                <w:kern w:val="0"/>
                <w:sz w:val="24"/>
                <w:szCs w:val="24"/>
              </w:rPr>
              <w:t>or</w:t>
            </w:r>
            <w:proofErr w:type="spellEnd"/>
            <w:r>
              <w:rPr>
                <w:rFonts w:eastAsiaTheme="minorEastAsia" w:cstheme="minorBidi"/>
                <w:b w:val="0"/>
                <w:bCs w:val="0"/>
                <w:smallCaps w:val="0"/>
                <w:color w:val="auto"/>
                <w:spacing w:val="0"/>
                <w:kern w:val="0"/>
                <w:sz w:val="24"/>
                <w:szCs w:val="24"/>
              </w:rPr>
              <w:t xml:space="preserve"> 32 </w:t>
            </w:r>
            <w:proofErr w:type="spellStart"/>
            <w:r>
              <w:rPr>
                <w:rFonts w:eastAsiaTheme="minorEastAsia" w:cstheme="minorBidi"/>
                <w:b w:val="0"/>
                <w:bCs w:val="0"/>
                <w:smallCaps w:val="0"/>
                <w:color w:val="auto"/>
                <w:spacing w:val="0"/>
                <w:kern w:val="0"/>
                <w:sz w:val="24"/>
                <w:szCs w:val="24"/>
              </w:rPr>
              <w:t>analyzers</w:t>
            </w:r>
            <w:proofErr w:type="spellEnd"/>
            <w:r>
              <w:rPr>
                <w:rFonts w:eastAsiaTheme="minorEastAsia" w:cstheme="minorBidi"/>
                <w:b w:val="0"/>
                <w:bCs w:val="0"/>
                <w:smallCaps w:val="0"/>
                <w:color w:val="auto"/>
                <w:spacing w:val="0"/>
                <w:kern w:val="0"/>
                <w:sz w:val="24"/>
                <w:szCs w:val="24"/>
              </w:rPr>
              <w:t xml:space="preserve"> </w:t>
            </w:r>
            <w:proofErr w:type="spellStart"/>
            <w:r>
              <w:rPr>
                <w:rFonts w:eastAsiaTheme="minorEastAsia" w:cstheme="minorBidi"/>
                <w:b w:val="0"/>
                <w:bCs w:val="0"/>
                <w:smallCaps w:val="0"/>
                <w:color w:val="auto"/>
                <w:spacing w:val="0"/>
                <w:kern w:val="0"/>
                <w:sz w:val="24"/>
                <w:szCs w:val="24"/>
              </w:rPr>
              <w:t>license</w:t>
            </w:r>
            <w:proofErr w:type="spellEnd"/>
          </w:p>
        </w:tc>
        <w:tc>
          <w:tcPr>
            <w:tcW w:w="2782" w:type="pct"/>
            <w:tcBorders>
              <w:top w:val="single" w:sz="8" w:space="0" w:color="8EAADB" w:themeColor="accent1" w:themeTint="99"/>
            </w:tcBorders>
            <w:vAlign w:val="center"/>
          </w:tcPr>
          <w:p w14:paraId="6A22BDB1" w14:textId="77777777" w:rsidR="00AC580A" w:rsidRPr="00726A10" w:rsidRDefault="00AC580A" w:rsidP="008D387C">
            <w:pPr>
              <w:jc w:val="center"/>
              <w:cnfStyle w:val="000000000000" w:firstRow="0" w:lastRow="0" w:firstColumn="0" w:lastColumn="0" w:oddVBand="0" w:evenVBand="0" w:oddHBand="0" w:evenHBand="0" w:firstRowFirstColumn="0" w:firstRowLastColumn="0" w:lastRowFirstColumn="0" w:lastRowLastColumn="0"/>
              <w:rPr>
                <w:b/>
                <w:sz w:val="32"/>
                <w:szCs w:val="32"/>
              </w:rPr>
            </w:pPr>
            <w:r w:rsidRPr="00726A10">
              <w:rPr>
                <w:b/>
                <w:sz w:val="32"/>
                <w:szCs w:val="32"/>
              </w:rPr>
              <w:sym w:font="Wingdings" w:char="F0FC"/>
            </w:r>
          </w:p>
        </w:tc>
      </w:tr>
      <w:tr w:rsidR="00AC580A" w:rsidRPr="001D6548" w14:paraId="5F6ACCEA"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2218" w:type="pct"/>
            <w:vAlign w:val="center"/>
          </w:tcPr>
          <w:p w14:paraId="4F02209E" w14:textId="77777777" w:rsidR="00AC580A" w:rsidRPr="001D6548" w:rsidRDefault="00AC580A" w:rsidP="008D387C">
            <w:pPr>
              <w:pStyle w:val="HeaderTitle"/>
              <w:spacing w:before="0" w:after="0"/>
              <w:ind w:left="-108" w:firstLine="313"/>
              <w:rPr>
                <w:rFonts w:eastAsiaTheme="minorEastAsia" w:cstheme="minorBidi"/>
                <w:b w:val="0"/>
                <w:bCs w:val="0"/>
                <w:smallCaps w:val="0"/>
                <w:color w:val="auto"/>
                <w:spacing w:val="0"/>
                <w:kern w:val="0"/>
                <w:sz w:val="24"/>
                <w:szCs w:val="24"/>
              </w:rPr>
            </w:pPr>
            <w:r w:rsidRPr="001D6548">
              <w:rPr>
                <w:rFonts w:eastAsiaTheme="minorEastAsia" w:cstheme="minorBidi"/>
                <w:b w:val="0"/>
                <w:bCs w:val="0"/>
                <w:smallCaps w:val="0"/>
                <w:color w:val="auto"/>
                <w:spacing w:val="0"/>
                <w:kern w:val="0"/>
                <w:sz w:val="24"/>
                <w:szCs w:val="24"/>
              </w:rPr>
              <w:t xml:space="preserve">OCM </w:t>
            </w:r>
            <w:proofErr w:type="spellStart"/>
            <w:r w:rsidRPr="001D6548">
              <w:rPr>
                <w:rFonts w:eastAsiaTheme="minorEastAsia" w:cstheme="minorBidi"/>
                <w:b w:val="0"/>
                <w:bCs w:val="0"/>
                <w:smallCaps w:val="0"/>
                <w:color w:val="auto"/>
                <w:spacing w:val="0"/>
                <w:kern w:val="0"/>
                <w:sz w:val="24"/>
                <w:szCs w:val="24"/>
              </w:rPr>
              <w:t>License</w:t>
            </w:r>
            <w:proofErr w:type="spellEnd"/>
            <w:r w:rsidRPr="001D6548">
              <w:rPr>
                <w:rFonts w:eastAsiaTheme="minorEastAsia" w:cstheme="minorBidi"/>
                <w:b w:val="0"/>
                <w:bCs w:val="0"/>
                <w:smallCaps w:val="0"/>
                <w:color w:val="auto"/>
                <w:spacing w:val="0"/>
                <w:kern w:val="0"/>
                <w:sz w:val="24"/>
                <w:szCs w:val="24"/>
              </w:rPr>
              <w:t xml:space="preserve"> </w:t>
            </w:r>
            <w:proofErr w:type="spellStart"/>
            <w:r w:rsidRPr="001D6548">
              <w:rPr>
                <w:rFonts w:eastAsiaTheme="minorEastAsia" w:cstheme="minorBidi"/>
                <w:b w:val="0"/>
                <w:bCs w:val="0"/>
                <w:smallCaps w:val="0"/>
                <w:color w:val="auto"/>
                <w:spacing w:val="0"/>
                <w:kern w:val="0"/>
                <w:sz w:val="24"/>
                <w:szCs w:val="24"/>
              </w:rPr>
              <w:t>installed</w:t>
            </w:r>
            <w:proofErr w:type="spellEnd"/>
          </w:p>
        </w:tc>
        <w:tc>
          <w:tcPr>
            <w:tcW w:w="2782" w:type="pct"/>
            <w:vAlign w:val="center"/>
          </w:tcPr>
          <w:p w14:paraId="1FAA32C7" w14:textId="77777777" w:rsidR="00AC580A" w:rsidRPr="00726A10" w:rsidRDefault="00AC580A" w:rsidP="008D387C">
            <w:pPr>
              <w:jc w:val="center"/>
              <w:cnfStyle w:val="000000000000" w:firstRow="0" w:lastRow="0" w:firstColumn="0" w:lastColumn="0" w:oddVBand="0" w:evenVBand="0" w:oddHBand="0" w:evenHBand="0" w:firstRowFirstColumn="0" w:firstRowLastColumn="0" w:lastRowFirstColumn="0" w:lastRowLastColumn="0"/>
              <w:rPr>
                <w:b/>
                <w:sz w:val="24"/>
              </w:rPr>
            </w:pPr>
            <w:proofErr w:type="spellStart"/>
            <w:r w:rsidRPr="00726A10">
              <w:rPr>
                <w:b/>
                <w:sz w:val="32"/>
                <w:szCs w:val="32"/>
              </w:rPr>
              <w:t>Not</w:t>
            </w:r>
            <w:proofErr w:type="spellEnd"/>
            <w:r w:rsidRPr="00726A10">
              <w:rPr>
                <w:b/>
                <w:sz w:val="32"/>
                <w:szCs w:val="32"/>
              </w:rPr>
              <w:t xml:space="preserve"> </w:t>
            </w:r>
            <w:proofErr w:type="spellStart"/>
            <w:r w:rsidRPr="00726A10">
              <w:rPr>
                <w:b/>
                <w:sz w:val="32"/>
                <w:szCs w:val="32"/>
              </w:rPr>
              <w:t>required</w:t>
            </w:r>
            <w:proofErr w:type="spellEnd"/>
          </w:p>
        </w:tc>
      </w:tr>
      <w:tr w:rsidR="00AC580A" w:rsidRPr="001D6548" w14:paraId="2AE97153"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2218" w:type="pct"/>
            <w:vAlign w:val="center"/>
          </w:tcPr>
          <w:p w14:paraId="1F4417EF" w14:textId="77777777" w:rsidR="00AC580A" w:rsidRPr="001D6548" w:rsidRDefault="00AC580A" w:rsidP="008D387C">
            <w:pPr>
              <w:pStyle w:val="HeaderTitle"/>
              <w:spacing w:before="0" w:after="0"/>
              <w:ind w:left="-108" w:firstLine="313"/>
              <w:rPr>
                <w:rFonts w:eastAsiaTheme="minorEastAsia" w:cstheme="minorBidi"/>
                <w:b w:val="0"/>
                <w:bCs w:val="0"/>
                <w:smallCaps w:val="0"/>
                <w:color w:val="auto"/>
                <w:spacing w:val="0"/>
                <w:kern w:val="0"/>
                <w:sz w:val="24"/>
                <w:szCs w:val="24"/>
              </w:rPr>
            </w:pPr>
            <w:proofErr w:type="spellStart"/>
            <w:r w:rsidRPr="001D6548">
              <w:rPr>
                <w:rFonts w:eastAsiaTheme="minorEastAsia" w:cstheme="minorBidi"/>
                <w:b w:val="0"/>
                <w:bCs w:val="0"/>
                <w:smallCaps w:val="0"/>
                <w:color w:val="auto"/>
                <w:spacing w:val="0"/>
                <w:kern w:val="0"/>
                <w:sz w:val="24"/>
                <w:szCs w:val="24"/>
              </w:rPr>
              <w:t>Specific</w:t>
            </w:r>
            <w:proofErr w:type="spellEnd"/>
            <w:r w:rsidRPr="001D6548">
              <w:rPr>
                <w:rFonts w:eastAsiaTheme="minorEastAsia" w:cstheme="minorBidi"/>
                <w:b w:val="0"/>
                <w:bCs w:val="0"/>
                <w:smallCaps w:val="0"/>
                <w:color w:val="auto"/>
                <w:spacing w:val="0"/>
                <w:kern w:val="0"/>
                <w:sz w:val="24"/>
                <w:szCs w:val="24"/>
              </w:rPr>
              <w:t xml:space="preserve"> </w:t>
            </w:r>
            <w:proofErr w:type="gramStart"/>
            <w:r w:rsidRPr="001D6548">
              <w:rPr>
                <w:rFonts w:eastAsiaTheme="minorEastAsia" w:cstheme="minorBidi"/>
                <w:b w:val="0"/>
                <w:bCs w:val="0"/>
                <w:smallCaps w:val="0"/>
                <w:color w:val="auto"/>
                <w:spacing w:val="0"/>
                <w:kern w:val="0"/>
                <w:sz w:val="24"/>
                <w:szCs w:val="24"/>
              </w:rPr>
              <w:t>driver</w:t>
            </w:r>
            <w:proofErr w:type="gramEnd"/>
            <w:r w:rsidRPr="001D6548">
              <w:rPr>
                <w:rFonts w:eastAsiaTheme="minorEastAsia" w:cstheme="minorBidi"/>
                <w:b w:val="0"/>
                <w:bCs w:val="0"/>
                <w:smallCaps w:val="0"/>
                <w:color w:val="auto"/>
                <w:spacing w:val="0"/>
                <w:kern w:val="0"/>
                <w:sz w:val="24"/>
                <w:szCs w:val="24"/>
              </w:rPr>
              <w:t xml:space="preserve"> </w:t>
            </w:r>
            <w:proofErr w:type="spellStart"/>
            <w:r w:rsidRPr="001D6548">
              <w:rPr>
                <w:rFonts w:eastAsiaTheme="minorEastAsia" w:cstheme="minorBidi"/>
                <w:b w:val="0"/>
                <w:bCs w:val="0"/>
                <w:smallCaps w:val="0"/>
                <w:color w:val="auto"/>
                <w:spacing w:val="0"/>
                <w:kern w:val="0"/>
                <w:sz w:val="24"/>
                <w:szCs w:val="24"/>
              </w:rPr>
              <w:t>License</w:t>
            </w:r>
            <w:proofErr w:type="spellEnd"/>
            <w:r w:rsidRPr="001D6548">
              <w:rPr>
                <w:rFonts w:eastAsiaTheme="minorEastAsia" w:cstheme="minorBidi"/>
                <w:b w:val="0"/>
                <w:bCs w:val="0"/>
                <w:smallCaps w:val="0"/>
                <w:color w:val="auto"/>
                <w:spacing w:val="0"/>
                <w:kern w:val="0"/>
                <w:sz w:val="24"/>
                <w:szCs w:val="24"/>
              </w:rPr>
              <w:t xml:space="preserve"> </w:t>
            </w:r>
            <w:proofErr w:type="spellStart"/>
            <w:r w:rsidRPr="001D6548">
              <w:rPr>
                <w:rFonts w:eastAsiaTheme="minorEastAsia" w:cstheme="minorBidi"/>
                <w:b w:val="0"/>
                <w:bCs w:val="0"/>
                <w:smallCaps w:val="0"/>
                <w:color w:val="auto"/>
                <w:spacing w:val="0"/>
                <w:kern w:val="0"/>
                <w:sz w:val="24"/>
                <w:szCs w:val="24"/>
              </w:rPr>
              <w:t>installed</w:t>
            </w:r>
            <w:proofErr w:type="spellEnd"/>
          </w:p>
        </w:tc>
        <w:tc>
          <w:tcPr>
            <w:tcW w:w="2782" w:type="pct"/>
            <w:vAlign w:val="center"/>
          </w:tcPr>
          <w:p w14:paraId="1256E705" w14:textId="77777777" w:rsidR="00AC580A" w:rsidRPr="00726A10" w:rsidRDefault="00AC580A" w:rsidP="008D387C">
            <w:pPr>
              <w:jc w:val="center"/>
              <w:cnfStyle w:val="000000000000" w:firstRow="0" w:lastRow="0" w:firstColumn="0" w:lastColumn="0" w:oddVBand="0" w:evenVBand="0" w:oddHBand="0" w:evenHBand="0" w:firstRowFirstColumn="0" w:firstRowLastColumn="0" w:lastRowFirstColumn="0" w:lastRowLastColumn="0"/>
              <w:rPr>
                <w:sz w:val="40"/>
                <w:szCs w:val="40"/>
              </w:rPr>
            </w:pPr>
            <w:proofErr w:type="spellStart"/>
            <w:r w:rsidRPr="00726A10">
              <w:rPr>
                <w:b/>
                <w:sz w:val="32"/>
                <w:szCs w:val="32"/>
              </w:rPr>
              <w:t>Not</w:t>
            </w:r>
            <w:proofErr w:type="spellEnd"/>
            <w:r w:rsidRPr="00726A10">
              <w:rPr>
                <w:b/>
                <w:sz w:val="32"/>
                <w:szCs w:val="32"/>
              </w:rPr>
              <w:t xml:space="preserve"> </w:t>
            </w:r>
            <w:proofErr w:type="spellStart"/>
            <w:r w:rsidRPr="00726A10">
              <w:rPr>
                <w:b/>
                <w:sz w:val="32"/>
                <w:szCs w:val="32"/>
              </w:rPr>
              <w:t>required</w:t>
            </w:r>
            <w:proofErr w:type="spellEnd"/>
          </w:p>
        </w:tc>
      </w:tr>
    </w:tbl>
    <w:p w14:paraId="135AAAB2" w14:textId="77777777" w:rsidR="00B51954" w:rsidRDefault="00B51954" w:rsidP="00B51954">
      <w:pPr>
        <w:pStyle w:val="Body1"/>
      </w:pPr>
      <w:r>
        <w:t xml:space="preserve">Connectivity of VerifyNow to the network requires use of the Lantronix adapter. </w:t>
      </w:r>
    </w:p>
    <w:p w14:paraId="18533360" w14:textId="463D5D04" w:rsidR="00B51954" w:rsidRDefault="00B51954" w:rsidP="00B51954">
      <w:pPr>
        <w:pStyle w:val="Body1"/>
      </w:pPr>
      <w:r>
        <w:t>Synapse link is required to connect to GEMweb Plus. The analyzer connects to Synapse and Synapse connects to GEMweb Plus.</w:t>
      </w:r>
    </w:p>
    <w:p w14:paraId="3B262A4F" w14:textId="525C344A" w:rsidR="000519C1" w:rsidRDefault="000519C1" w:rsidP="00B51954">
      <w:pPr>
        <w:pStyle w:val="Body1"/>
      </w:pPr>
      <w:r>
        <w:t>See preceding section of this Appendix for instructions.</w:t>
      </w:r>
    </w:p>
    <w:p w14:paraId="4AE6B301" w14:textId="77777777" w:rsidR="00B51954" w:rsidRDefault="00B51954" w:rsidP="00B51954">
      <w:pPr>
        <w:pStyle w:val="Body1"/>
      </w:pPr>
      <w:r>
        <w:t>Synapse configuration instructions are included in this document in the last chapter. However, for the most updated installation and configuration instructions, please refer to Werfen Clinical Software</w:t>
      </w:r>
    </w:p>
    <w:p w14:paraId="19F128F6" w14:textId="77777777" w:rsidR="00B51954" w:rsidRDefault="00B51954" w:rsidP="00B51954">
      <w:pPr>
        <w:pStyle w:val="Body1"/>
      </w:pPr>
      <w:r>
        <w:t>NOTE:</w:t>
      </w:r>
    </w:p>
    <w:p w14:paraId="1C6C0D5E" w14:textId="04358C8B" w:rsidR="003A75CE" w:rsidRDefault="00B51954" w:rsidP="00B51954">
      <w:pPr>
        <w:pStyle w:val="Body1"/>
      </w:pPr>
      <w:r>
        <w:t>QC samples from the VerifyNow cannot be displayed in the Quality Management section of GEMweb Plus, due to missing information in the QC test result data received from the device.</w:t>
      </w:r>
    </w:p>
    <w:p w14:paraId="6C1CDFB3" w14:textId="77777777" w:rsidR="003C1E3B" w:rsidRPr="003C1E3B" w:rsidRDefault="003C1E3B" w:rsidP="003C1E3B">
      <w:pPr>
        <w:pStyle w:val="Heading2"/>
        <w:rPr>
          <w:b/>
          <w:bCs/>
          <w:i/>
        </w:rPr>
      </w:pPr>
      <w:bookmarkStart w:id="48" w:name="_Toc524081693"/>
      <w:bookmarkStart w:id="49" w:name="_Toc48124365"/>
      <w:bookmarkStart w:id="50" w:name="_Toc58258149"/>
      <w:r w:rsidRPr="003C1E3B">
        <w:rPr>
          <w:b/>
          <w:bCs/>
          <w:color w:val="auto"/>
        </w:rPr>
        <w:t>VerifyNow Installation Procedure</w:t>
      </w:r>
      <w:bookmarkEnd w:id="48"/>
      <w:bookmarkEnd w:id="49"/>
      <w:bookmarkEnd w:id="50"/>
      <w:r w:rsidRPr="003C1E3B">
        <w:rPr>
          <w:b/>
          <w:bCs/>
        </w:rPr>
        <w:tab/>
      </w:r>
    </w:p>
    <w:p w14:paraId="2ABED448" w14:textId="77777777" w:rsidR="003C1E3B" w:rsidRPr="00E56A28" w:rsidRDefault="003C1E3B" w:rsidP="003C1E3B">
      <w:pPr>
        <w:pStyle w:val="Body1"/>
      </w:pPr>
      <w:bookmarkStart w:id="51" w:name="_Toc48124366"/>
      <w:r w:rsidRPr="00E56A28">
        <w:t>Driver requirements</w:t>
      </w:r>
      <w:bookmarkEnd w:id="51"/>
    </w:p>
    <w:p w14:paraId="326CC75F" w14:textId="61FD3413" w:rsidR="003C1E3B" w:rsidRPr="003C1E3B" w:rsidRDefault="003C1E3B" w:rsidP="003C1E3B">
      <w:pPr>
        <w:rPr>
          <w:sz w:val="24"/>
          <w:szCs w:val="24"/>
        </w:rPr>
      </w:pPr>
      <w:r w:rsidRPr="003C1E3B">
        <w:rPr>
          <w:sz w:val="24"/>
          <w:szCs w:val="24"/>
        </w:rPr>
        <w:t>The driver is preinstalled in GEMweb Plus V5.5.0 and above.</w:t>
      </w:r>
      <w:r w:rsidR="008437B3">
        <w:rPr>
          <w:sz w:val="24"/>
          <w:szCs w:val="24"/>
        </w:rPr>
        <w:t xml:space="preserve"> </w:t>
      </w:r>
      <w:r w:rsidRPr="003C1E3B">
        <w:rPr>
          <w:sz w:val="24"/>
          <w:szCs w:val="24"/>
        </w:rPr>
        <w:t>Set here the Instrument and driver version used.</w:t>
      </w:r>
    </w:p>
    <w:tbl>
      <w:tblPr>
        <w:tblStyle w:val="TableGrid"/>
        <w:tblW w:w="0" w:type="auto"/>
        <w:tblInd w:w="720" w:type="dxa"/>
        <w:tblLook w:val="04A0" w:firstRow="1" w:lastRow="0" w:firstColumn="1" w:lastColumn="0" w:noHBand="0" w:noVBand="1"/>
      </w:tblPr>
      <w:tblGrid>
        <w:gridCol w:w="2678"/>
        <w:gridCol w:w="3040"/>
        <w:gridCol w:w="2912"/>
      </w:tblGrid>
      <w:tr w:rsidR="008437B3" w:rsidRPr="00975E12" w14:paraId="07FE16ED" w14:textId="77777777" w:rsidTr="0024338E">
        <w:tc>
          <w:tcPr>
            <w:tcW w:w="2678" w:type="dxa"/>
          </w:tcPr>
          <w:p w14:paraId="7E079B1A" w14:textId="77777777" w:rsidR="008437B3" w:rsidRPr="00975E12" w:rsidRDefault="008437B3" w:rsidP="008D387C">
            <w:r w:rsidRPr="00975E12">
              <w:t>Instrument version</w:t>
            </w:r>
          </w:p>
        </w:tc>
        <w:tc>
          <w:tcPr>
            <w:tcW w:w="3040" w:type="dxa"/>
          </w:tcPr>
          <w:p w14:paraId="04D62DE8" w14:textId="77777777" w:rsidR="008437B3" w:rsidRPr="00975E12" w:rsidRDefault="008437B3" w:rsidP="008D387C">
            <w:r w:rsidRPr="00975E12">
              <w:t>Driver Name</w:t>
            </w:r>
          </w:p>
        </w:tc>
        <w:tc>
          <w:tcPr>
            <w:tcW w:w="2912" w:type="dxa"/>
          </w:tcPr>
          <w:p w14:paraId="27ABE1B1" w14:textId="77777777" w:rsidR="008437B3" w:rsidRPr="00975E12" w:rsidRDefault="008437B3" w:rsidP="008D387C">
            <w:r w:rsidRPr="00975E12">
              <w:t>Driver Version</w:t>
            </w:r>
          </w:p>
        </w:tc>
      </w:tr>
      <w:tr w:rsidR="008437B3" w:rsidRPr="00975E12" w14:paraId="54DDC176" w14:textId="77777777" w:rsidTr="0024338E">
        <w:tc>
          <w:tcPr>
            <w:tcW w:w="2678" w:type="dxa"/>
          </w:tcPr>
          <w:p w14:paraId="39C22A7C" w14:textId="77777777" w:rsidR="008437B3" w:rsidRPr="00975E12" w:rsidRDefault="008437B3" w:rsidP="008D387C">
            <w:r w:rsidRPr="00975E12">
              <w:t>VerifyNow</w:t>
            </w:r>
          </w:p>
        </w:tc>
        <w:tc>
          <w:tcPr>
            <w:tcW w:w="3040" w:type="dxa"/>
          </w:tcPr>
          <w:p w14:paraId="68E4AD36" w14:textId="77777777" w:rsidR="008437B3" w:rsidRPr="00975E12" w:rsidRDefault="008437B3" w:rsidP="008D387C">
            <w:pPr>
              <w:tabs>
                <w:tab w:val="left" w:pos="705"/>
              </w:tabs>
            </w:pPr>
            <w:r w:rsidRPr="00975E12">
              <w:t>VerifyNow SYNAPSE</w:t>
            </w:r>
            <w:r w:rsidRPr="00975E12">
              <w:tab/>
            </w:r>
          </w:p>
        </w:tc>
        <w:tc>
          <w:tcPr>
            <w:tcW w:w="2912" w:type="dxa"/>
          </w:tcPr>
          <w:p w14:paraId="27D5EC7A" w14:textId="77777777" w:rsidR="008437B3" w:rsidRPr="00975E12" w:rsidRDefault="008437B3" w:rsidP="008D387C">
            <w:r w:rsidRPr="00975E12">
              <w:t>1.15</w:t>
            </w:r>
          </w:p>
        </w:tc>
      </w:tr>
    </w:tbl>
    <w:p w14:paraId="155D701D" w14:textId="58F4AF82" w:rsidR="00B074C5" w:rsidRDefault="0024338E" w:rsidP="00B51954">
      <w:pPr>
        <w:pStyle w:val="Body1"/>
        <w:rPr>
          <w:b/>
          <w:bCs/>
        </w:rPr>
      </w:pPr>
      <w:bookmarkStart w:id="52" w:name="_Toc48124367"/>
      <w:r w:rsidRPr="0024338E">
        <w:rPr>
          <w:b/>
          <w:bCs/>
        </w:rPr>
        <w:t>Configuration of the VerifyNow Network Adapter</w:t>
      </w:r>
      <w:bookmarkEnd w:id="52"/>
    </w:p>
    <w:p w14:paraId="0127B2F4" w14:textId="77777777" w:rsidR="001138CF" w:rsidRDefault="0024338E" w:rsidP="00B51954">
      <w:pPr>
        <w:pStyle w:val="Body1"/>
        <w:sectPr w:rsidR="001138CF" w:rsidSect="001F4BED">
          <w:pgSz w:w="12240" w:h="15840"/>
          <w:pgMar w:top="1350" w:right="1440" w:bottom="1440" w:left="1440" w:header="720" w:footer="720" w:gutter="0"/>
          <w:cols w:space="720"/>
          <w:docGrid w:linePitch="360"/>
        </w:sectPr>
      </w:pPr>
      <w:r>
        <w:t xml:space="preserve">Refer to </w:t>
      </w:r>
      <w:r w:rsidRPr="0024338E">
        <w:rPr>
          <w:b/>
          <w:bCs/>
        </w:rPr>
        <w:t>Section</w:t>
      </w:r>
      <w:r w:rsidR="00B14D7C">
        <w:rPr>
          <w:b/>
          <w:bCs/>
        </w:rPr>
        <w:t xml:space="preserve"> </w:t>
      </w:r>
      <w:r w:rsidRPr="0024338E">
        <w:rPr>
          <w:b/>
          <w:bCs/>
        </w:rPr>
        <w:t xml:space="preserve">3 </w:t>
      </w:r>
      <w:r>
        <w:t>of this document for instructions.</w:t>
      </w:r>
    </w:p>
    <w:p w14:paraId="1577E648" w14:textId="77777777" w:rsidR="00F17D92" w:rsidRPr="00F17D92" w:rsidRDefault="00F17D92" w:rsidP="00F17D92">
      <w:pPr>
        <w:pStyle w:val="Heading3"/>
        <w:rPr>
          <w:b/>
          <w:bCs/>
          <w:color w:val="auto"/>
        </w:rPr>
      </w:pPr>
      <w:bookmarkStart w:id="53" w:name="_Toc48124378"/>
      <w:bookmarkStart w:id="54" w:name="_Toc58258150"/>
      <w:r w:rsidRPr="00F17D92">
        <w:rPr>
          <w:b/>
          <w:bCs/>
          <w:color w:val="auto"/>
        </w:rPr>
        <w:lastRenderedPageBreak/>
        <w:t>GWP Configuration</w:t>
      </w:r>
      <w:bookmarkEnd w:id="53"/>
      <w:bookmarkEnd w:id="54"/>
    </w:p>
    <w:p w14:paraId="699492DE" w14:textId="77777777" w:rsidR="00F17D92" w:rsidRPr="00F17D92" w:rsidRDefault="00F17D92" w:rsidP="00F17D92">
      <w:pPr>
        <w:ind w:left="708"/>
        <w:rPr>
          <w:b/>
          <w:sz w:val="24"/>
          <w:szCs w:val="24"/>
          <w:u w:val="single"/>
        </w:rPr>
      </w:pPr>
      <w:r w:rsidRPr="00F17D92">
        <w:rPr>
          <w:b/>
          <w:sz w:val="24"/>
          <w:szCs w:val="24"/>
          <w:u w:val="single"/>
        </w:rPr>
        <w:t xml:space="preserve">Analyzer Details Instrument configuration </w:t>
      </w:r>
    </w:p>
    <w:p w14:paraId="57774D10" w14:textId="77777777" w:rsidR="00F17D92" w:rsidRPr="00F17D92" w:rsidRDefault="00F17D92" w:rsidP="00F17D92">
      <w:pPr>
        <w:rPr>
          <w:sz w:val="24"/>
          <w:szCs w:val="24"/>
        </w:rPr>
      </w:pPr>
      <w:r w:rsidRPr="00F17D92">
        <w:rPr>
          <w:sz w:val="24"/>
          <w:szCs w:val="24"/>
        </w:rPr>
        <w:t xml:space="preserve">Make sure the instrument is correctly added in GWP see screenshots for help: </w:t>
      </w:r>
    </w:p>
    <w:p w14:paraId="16D4453E" w14:textId="77777777" w:rsidR="00F17D92" w:rsidRPr="00975E12" w:rsidRDefault="00F17D92" w:rsidP="00F17D92">
      <w:pPr>
        <w:ind w:left="142"/>
      </w:pPr>
      <w:r w:rsidRPr="00975E12">
        <w:rPr>
          <w:noProof/>
          <w:lang w:val="es-ES" w:eastAsia="es-ES"/>
        </w:rPr>
        <w:drawing>
          <wp:inline distT="0" distB="0" distL="0" distR="0" wp14:anchorId="5EFB6238" wp14:editId="6CF3E84A">
            <wp:extent cx="5943600" cy="32950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95015"/>
                    </a:xfrm>
                    <a:prstGeom prst="rect">
                      <a:avLst/>
                    </a:prstGeom>
                  </pic:spPr>
                </pic:pic>
              </a:graphicData>
            </a:graphic>
          </wp:inline>
        </w:drawing>
      </w:r>
    </w:p>
    <w:p w14:paraId="68711A9C" w14:textId="77777777" w:rsidR="00F17D92" w:rsidRPr="00975E12" w:rsidRDefault="00F17D92" w:rsidP="00F17D92">
      <w:pPr>
        <w:ind w:left="142"/>
      </w:pPr>
    </w:p>
    <w:p w14:paraId="5616D0A0" w14:textId="77777777" w:rsidR="00F17D92" w:rsidRPr="00975E12" w:rsidRDefault="00F17D92" w:rsidP="00F17D92">
      <w:r w:rsidRPr="00975E12">
        <w:rPr>
          <w:noProof/>
          <w:lang w:val="es-ES" w:eastAsia="es-ES"/>
        </w:rPr>
        <w:drawing>
          <wp:inline distT="0" distB="0" distL="0" distR="0" wp14:anchorId="642358F0" wp14:editId="3B17EB58">
            <wp:extent cx="5943600" cy="3305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05175"/>
                    </a:xfrm>
                    <a:prstGeom prst="rect">
                      <a:avLst/>
                    </a:prstGeom>
                  </pic:spPr>
                </pic:pic>
              </a:graphicData>
            </a:graphic>
          </wp:inline>
        </w:drawing>
      </w:r>
    </w:p>
    <w:p w14:paraId="104F1608" w14:textId="77777777" w:rsidR="00F17D92" w:rsidRPr="00975E12" w:rsidRDefault="00F17D92" w:rsidP="00F17D92">
      <w:r w:rsidRPr="00975E12">
        <w:rPr>
          <w:noProof/>
          <w:lang w:val="es-ES" w:eastAsia="es-ES"/>
        </w:rPr>
        <w:lastRenderedPageBreak/>
        <w:drawing>
          <wp:inline distT="0" distB="0" distL="0" distR="0" wp14:anchorId="1FAC67FC" wp14:editId="341E004B">
            <wp:extent cx="5943600" cy="33108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0890"/>
                    </a:xfrm>
                    <a:prstGeom prst="rect">
                      <a:avLst/>
                    </a:prstGeom>
                  </pic:spPr>
                </pic:pic>
              </a:graphicData>
            </a:graphic>
          </wp:inline>
        </w:drawing>
      </w:r>
    </w:p>
    <w:p w14:paraId="450CF3E4" w14:textId="77777777" w:rsidR="00F17D92" w:rsidRPr="00975E12" w:rsidRDefault="00F17D92" w:rsidP="00F17D92"/>
    <w:p w14:paraId="4BAE6583" w14:textId="77777777" w:rsidR="00404CCC" w:rsidRDefault="00F17D92" w:rsidP="00F17D92">
      <w:pPr>
        <w:sectPr w:rsidR="00404CCC" w:rsidSect="001F4BED">
          <w:pgSz w:w="12240" w:h="15840"/>
          <w:pgMar w:top="1350" w:right="1440" w:bottom="1440" w:left="1440" w:header="720" w:footer="720" w:gutter="0"/>
          <w:cols w:space="720"/>
          <w:docGrid w:linePitch="360"/>
        </w:sectPr>
      </w:pPr>
      <w:r w:rsidRPr="00975E12">
        <w:rPr>
          <w:noProof/>
          <w:lang w:val="es-ES" w:eastAsia="es-ES"/>
        </w:rPr>
        <w:drawing>
          <wp:inline distT="0" distB="0" distL="0" distR="0" wp14:anchorId="7DFE1D9A" wp14:editId="18C28D6A">
            <wp:extent cx="5943600" cy="32848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84855"/>
                    </a:xfrm>
                    <a:prstGeom prst="rect">
                      <a:avLst/>
                    </a:prstGeom>
                  </pic:spPr>
                </pic:pic>
              </a:graphicData>
            </a:graphic>
          </wp:inline>
        </w:drawing>
      </w:r>
    </w:p>
    <w:p w14:paraId="1CF55A81" w14:textId="2ADF1827" w:rsidR="00F17D92" w:rsidRPr="00975E12" w:rsidRDefault="00F17D92" w:rsidP="00F17D92"/>
    <w:p w14:paraId="0B9DD731" w14:textId="77777777" w:rsidR="00F17D92" w:rsidRPr="00975E12" w:rsidRDefault="00F17D92" w:rsidP="00F17D92"/>
    <w:p w14:paraId="41551B7D" w14:textId="77777777" w:rsidR="00F17D92" w:rsidRPr="00975E12" w:rsidRDefault="00F17D92" w:rsidP="00F17D92"/>
    <w:p w14:paraId="214F501A" w14:textId="77777777" w:rsidR="00F17D92" w:rsidRPr="00404CCC" w:rsidRDefault="00F17D92" w:rsidP="00F17D92">
      <w:pPr>
        <w:pStyle w:val="Heading3"/>
        <w:rPr>
          <w:b/>
          <w:bCs/>
          <w:color w:val="auto"/>
        </w:rPr>
      </w:pPr>
      <w:bookmarkStart w:id="55" w:name="_Toc491253653"/>
      <w:bookmarkStart w:id="56" w:name="_Toc495927946"/>
      <w:bookmarkStart w:id="57" w:name="_Toc48124379"/>
      <w:bookmarkStart w:id="58" w:name="_Toc58258151"/>
      <w:r w:rsidRPr="00404CCC">
        <w:rPr>
          <w:b/>
          <w:bCs/>
          <w:color w:val="auto"/>
        </w:rPr>
        <w:lastRenderedPageBreak/>
        <w:t>Custom Mapping</w:t>
      </w:r>
      <w:bookmarkEnd w:id="55"/>
      <w:bookmarkEnd w:id="56"/>
      <w:bookmarkEnd w:id="57"/>
      <w:bookmarkEnd w:id="58"/>
    </w:p>
    <w:p w14:paraId="4D0BCCAC" w14:textId="77777777" w:rsidR="00F17D92" w:rsidRPr="00975E12" w:rsidRDefault="00F17D92" w:rsidP="00404CCC">
      <w:pPr>
        <w:pStyle w:val="Body1"/>
      </w:pPr>
      <w:r w:rsidRPr="00975E12">
        <w:t>Make sure to map the GWP Values with the External Values correctly.</w:t>
      </w:r>
    </w:p>
    <w:p w14:paraId="4016C65B" w14:textId="77777777" w:rsidR="003C4200" w:rsidRDefault="00F17D92" w:rsidP="00F17D92">
      <w:pPr>
        <w:sectPr w:rsidR="003C4200" w:rsidSect="00404CCC">
          <w:type w:val="continuous"/>
          <w:pgSz w:w="12240" w:h="15840"/>
          <w:pgMar w:top="1350" w:right="1440" w:bottom="1440" w:left="1440" w:header="720" w:footer="720" w:gutter="0"/>
          <w:cols w:space="720"/>
          <w:docGrid w:linePitch="360"/>
        </w:sectPr>
      </w:pPr>
      <w:r w:rsidRPr="00975E12">
        <w:rPr>
          <w:noProof/>
          <w:lang w:val="es-ES" w:eastAsia="es-ES"/>
        </w:rPr>
        <w:drawing>
          <wp:inline distT="0" distB="0" distL="0" distR="0" wp14:anchorId="7AB7E7B5" wp14:editId="7C41008A">
            <wp:extent cx="5943600" cy="3300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00095"/>
                    </a:xfrm>
                    <a:prstGeom prst="rect">
                      <a:avLst/>
                    </a:prstGeom>
                  </pic:spPr>
                </pic:pic>
              </a:graphicData>
            </a:graphic>
          </wp:inline>
        </w:drawing>
      </w:r>
    </w:p>
    <w:p w14:paraId="03C15B36" w14:textId="77777777" w:rsidR="003C4200" w:rsidRPr="003C4200" w:rsidRDefault="003C4200" w:rsidP="003C4200">
      <w:pPr>
        <w:pStyle w:val="Heading1"/>
        <w:rPr>
          <w:b/>
          <w:bCs/>
          <w:color w:val="auto"/>
        </w:rPr>
      </w:pPr>
      <w:bookmarkStart w:id="59" w:name="_Toc48124381"/>
      <w:bookmarkStart w:id="60" w:name="_Toc58258152"/>
      <w:bookmarkStart w:id="61" w:name="_Toc525201555"/>
      <w:r w:rsidRPr="003C4200">
        <w:rPr>
          <w:b/>
          <w:bCs/>
          <w:color w:val="auto"/>
        </w:rPr>
        <w:lastRenderedPageBreak/>
        <w:t>Sending Quality Control data to GWP</w:t>
      </w:r>
      <w:bookmarkEnd w:id="59"/>
      <w:bookmarkEnd w:id="60"/>
    </w:p>
    <w:p w14:paraId="2BD4E57C" w14:textId="7F4EB257" w:rsidR="003C4200" w:rsidRPr="003C4200" w:rsidRDefault="003C4200" w:rsidP="003C4200">
      <w:pPr>
        <w:rPr>
          <w:sz w:val="24"/>
          <w:szCs w:val="24"/>
        </w:rPr>
      </w:pPr>
      <w:r w:rsidRPr="003C4200">
        <w:rPr>
          <w:sz w:val="24"/>
          <w:szCs w:val="24"/>
        </w:rPr>
        <w:t>Verify</w:t>
      </w:r>
      <w:r w:rsidR="00D93D5C">
        <w:rPr>
          <w:sz w:val="24"/>
          <w:szCs w:val="24"/>
        </w:rPr>
        <w:t>N</w:t>
      </w:r>
      <w:r w:rsidRPr="003C4200">
        <w:rPr>
          <w:sz w:val="24"/>
          <w:szCs w:val="24"/>
        </w:rPr>
        <w:t>ow sends in an automatic way to GWP any Sample (Patient or QC) run on the instrument. No further actions need to be performed to get the data.</w:t>
      </w:r>
    </w:p>
    <w:p w14:paraId="0EAE611A" w14:textId="091CAFEA" w:rsidR="003C4200" w:rsidRPr="00C05300" w:rsidRDefault="003C4200" w:rsidP="003C4200">
      <w:pPr>
        <w:rPr>
          <w:sz w:val="24"/>
          <w:szCs w:val="24"/>
        </w:rPr>
      </w:pPr>
      <w:r w:rsidRPr="003C4200">
        <w:rPr>
          <w:sz w:val="24"/>
          <w:szCs w:val="24"/>
        </w:rPr>
        <w:t xml:space="preserve">As there is some missing information in the data received in the QC Samples sent by VerifyNow (instrument QC samples do not contain the level value field), the QC Management could not be used in GWP. QC Samples are received and show in GWP as they were sent by the instrument, but the absence of the level </w:t>
      </w:r>
      <w:r w:rsidRPr="00C05300">
        <w:rPr>
          <w:sz w:val="24"/>
          <w:szCs w:val="24"/>
        </w:rPr>
        <w:t>value implies that no Lots would be managed in GWP.</w:t>
      </w:r>
    </w:p>
    <w:p w14:paraId="0B59E462" w14:textId="77777777" w:rsidR="003C4200" w:rsidRPr="00C05300" w:rsidRDefault="003C4200" w:rsidP="003C4200">
      <w:pPr>
        <w:pStyle w:val="Heading1"/>
        <w:rPr>
          <w:b/>
          <w:bCs/>
          <w:color w:val="auto"/>
        </w:rPr>
      </w:pPr>
      <w:bookmarkStart w:id="62" w:name="_Toc48124382"/>
      <w:bookmarkStart w:id="63" w:name="_Toc58258153"/>
      <w:r w:rsidRPr="00C05300">
        <w:rPr>
          <w:b/>
          <w:bCs/>
          <w:color w:val="auto"/>
        </w:rPr>
        <w:t>Host Connection Information</w:t>
      </w:r>
      <w:bookmarkEnd w:id="61"/>
      <w:bookmarkEnd w:id="62"/>
      <w:bookmarkEnd w:id="63"/>
    </w:p>
    <w:p w14:paraId="6799EC11" w14:textId="77777777" w:rsidR="003C4200" w:rsidRPr="00C05300" w:rsidRDefault="003C4200" w:rsidP="007D76FF">
      <w:pPr>
        <w:pStyle w:val="Body1"/>
        <w:rPr>
          <w:b/>
          <w:bCs/>
        </w:rPr>
      </w:pPr>
      <w:bookmarkStart w:id="64" w:name="_Toc525201556"/>
      <w:bookmarkStart w:id="65" w:name="_Toc48124383"/>
      <w:r w:rsidRPr="00C05300">
        <w:rPr>
          <w:b/>
          <w:bCs/>
        </w:rPr>
        <w:t>HIS/LIS connectivity</w:t>
      </w:r>
      <w:bookmarkEnd w:id="64"/>
      <w:bookmarkEnd w:id="65"/>
    </w:p>
    <w:p w14:paraId="170225B0" w14:textId="06081B5C" w:rsidR="003C4200" w:rsidRPr="00C05300" w:rsidRDefault="003C4200" w:rsidP="003C4200">
      <w:pPr>
        <w:rPr>
          <w:sz w:val="24"/>
          <w:szCs w:val="24"/>
        </w:rPr>
      </w:pPr>
      <w:r w:rsidRPr="00C05300">
        <w:rPr>
          <w:sz w:val="24"/>
          <w:szCs w:val="24"/>
        </w:rPr>
        <w:t>If the default data mapping is used, and host connection using the ASTM GEMweb Plus Mode is created, the analyzer will send the results to the LIS/HIS th</w:t>
      </w:r>
      <w:r w:rsidR="00FA2C74">
        <w:rPr>
          <w:sz w:val="24"/>
          <w:szCs w:val="24"/>
        </w:rPr>
        <w:t>rough</w:t>
      </w:r>
      <w:r w:rsidRPr="00C05300">
        <w:rPr>
          <w:sz w:val="24"/>
          <w:szCs w:val="24"/>
        </w:rPr>
        <w:t xml:space="preserve"> GEMweb Plus using the format and codification included in this chapter.</w:t>
      </w:r>
    </w:p>
    <w:p w14:paraId="2C0AE90C" w14:textId="77777777" w:rsidR="003C4200" w:rsidRPr="00C05300" w:rsidRDefault="003C4200" w:rsidP="003C4200">
      <w:pPr>
        <w:rPr>
          <w:b/>
          <w:bCs/>
          <w:sz w:val="24"/>
          <w:szCs w:val="24"/>
        </w:rPr>
      </w:pPr>
      <w:r w:rsidRPr="00C05300">
        <w:rPr>
          <w:b/>
          <w:bCs/>
          <w:sz w:val="24"/>
          <w:szCs w:val="24"/>
        </w:rPr>
        <w:t>Example of Patient Sample</w:t>
      </w:r>
    </w:p>
    <w:p w14:paraId="753B9491" w14:textId="5133BCEC" w:rsidR="002B58C3" w:rsidRPr="00C05300" w:rsidRDefault="002B58C3" w:rsidP="002B58C3">
      <w:pPr>
        <w:rPr>
          <w:sz w:val="24"/>
          <w:szCs w:val="24"/>
        </w:rPr>
      </w:pPr>
      <w:r w:rsidRPr="00C05300">
        <w:rPr>
          <w:sz w:val="24"/>
          <w:szCs w:val="24"/>
        </w:rPr>
        <w:t>H|@^\|||GEMweb Plus^1.0^GWP Server^938023^GWP.5.4.0.54.0.31.0|||||||P|LIS2-A|20181004113224P|1||0000000023||^^|||</w:t>
      </w:r>
      <w:r w:rsidRPr="00C05300">
        <w:rPr>
          <w:sz w:val="24"/>
          <w:szCs w:val="24"/>
        </w:rPr>
        <w:br/>
        <w:t>O|1|^|b98a24d9-d636-400f-8e64-5dcf21ada925||||^||^||||||BLD^^U|||||||20181004094941|||F</w:t>
      </w:r>
      <w:r w:rsidR="00992F51" w:rsidRPr="00C05300">
        <w:rPr>
          <w:sz w:val="24"/>
          <w:szCs w:val="24"/>
        </w:rPr>
        <w:br/>
      </w:r>
      <w:r w:rsidRPr="00C05300">
        <w:rPr>
          <w:sz w:val="24"/>
          <w:szCs w:val="24"/>
        </w:rPr>
        <w:t>C|1|P|FIELD^Source Instrument^7002|G</w:t>
      </w:r>
      <w:r w:rsidR="00992F51" w:rsidRPr="00C05300">
        <w:rPr>
          <w:sz w:val="24"/>
          <w:szCs w:val="24"/>
        </w:rPr>
        <w:br/>
      </w:r>
      <w:r w:rsidRPr="00C05300">
        <w:rPr>
          <w:sz w:val="24"/>
          <w:szCs w:val="24"/>
        </w:rPr>
        <w:t>R|1|Aspirin Test^^</w:t>
      </w:r>
      <w:proofErr w:type="spellStart"/>
      <w:r w:rsidRPr="00C05300">
        <w:rPr>
          <w:sz w:val="24"/>
          <w:szCs w:val="24"/>
        </w:rPr>
        <w:t>IL^Aspirin</w:t>
      </w:r>
      <w:proofErr w:type="spellEnd"/>
      <w:r w:rsidRPr="00C05300">
        <w:rPr>
          <w:sz w:val="24"/>
          <w:szCs w:val="24"/>
        </w:rPr>
        <w:t xml:space="preserve"> Test|412|ARU||||F||^^||20181004094911|VerifyNow 110^ICU^SynapseLinkforVerifyNow ASTM^^^</w:t>
      </w:r>
      <w:r w:rsidR="00992F51" w:rsidRPr="00C05300">
        <w:rPr>
          <w:sz w:val="24"/>
          <w:szCs w:val="24"/>
        </w:rPr>
        <w:br/>
      </w:r>
      <w:r w:rsidRPr="00C05300">
        <w:rPr>
          <w:sz w:val="24"/>
          <w:szCs w:val="24"/>
        </w:rPr>
        <w:t>L|1|N</w:t>
      </w:r>
    </w:p>
    <w:p w14:paraId="639AB5DA" w14:textId="0402A9DF" w:rsidR="003C4200" w:rsidRPr="00C05300" w:rsidRDefault="003C4200" w:rsidP="002B58C3">
      <w:pPr>
        <w:rPr>
          <w:b/>
          <w:bCs/>
          <w:sz w:val="24"/>
          <w:szCs w:val="24"/>
        </w:rPr>
      </w:pPr>
      <w:r w:rsidRPr="00C05300">
        <w:rPr>
          <w:b/>
          <w:bCs/>
          <w:sz w:val="24"/>
          <w:szCs w:val="24"/>
        </w:rPr>
        <w:t>Example of LQC Sample</w:t>
      </w:r>
    </w:p>
    <w:p w14:paraId="4578A77B" w14:textId="77777777" w:rsidR="00CC4390" w:rsidRPr="00C05300" w:rsidRDefault="003C4200" w:rsidP="00CC4390">
      <w:pPr>
        <w:ind w:right="-1440"/>
        <w:rPr>
          <w:sz w:val="24"/>
          <w:szCs w:val="24"/>
        </w:rPr>
        <w:sectPr w:rsidR="00CC4390" w:rsidRPr="00C05300" w:rsidSect="003C4200">
          <w:pgSz w:w="12240" w:h="15840"/>
          <w:pgMar w:top="1350" w:right="1440" w:bottom="1440" w:left="1440" w:header="720" w:footer="720" w:gutter="0"/>
          <w:cols w:space="720"/>
          <w:docGrid w:linePitch="360"/>
        </w:sectPr>
      </w:pPr>
      <w:r w:rsidRPr="00C05300">
        <w:rPr>
          <w:sz w:val="24"/>
          <w:szCs w:val="24"/>
        </w:rPr>
        <w:t>H|@^\|||GEMweb Plus^1.0^GWP Server^938023^GWP.5.4.0.54.0.31.0|||||||P|LIS2-A|20181004113339</w:t>
      </w:r>
      <w:r w:rsidR="00FD58FC" w:rsidRPr="00C05300">
        <w:rPr>
          <w:sz w:val="24"/>
          <w:szCs w:val="24"/>
        </w:rPr>
        <w:t xml:space="preserve"> </w:t>
      </w:r>
      <w:r w:rsidRPr="00C05300">
        <w:rPr>
          <w:sz w:val="24"/>
          <w:szCs w:val="24"/>
        </w:rPr>
        <w:t>P|1|</w:t>
      </w:r>
      <w:r w:rsidR="00FD58FC" w:rsidRPr="00C05300">
        <w:rPr>
          <w:sz w:val="24"/>
          <w:szCs w:val="24"/>
        </w:rPr>
        <w:br/>
      </w:r>
      <w:r w:rsidRPr="00C05300">
        <w:rPr>
          <w:sz w:val="24"/>
          <w:szCs w:val="24"/>
        </w:rPr>
        <w:t>O|1|1^--^^^|ea36b6e0-d42b-493f-abc8-34d1882011f6||||^||^||||||QC^EQC|||||||20181001174315|||F</w:t>
      </w:r>
      <w:r w:rsidR="00BB78D3" w:rsidRPr="00C05300">
        <w:rPr>
          <w:sz w:val="24"/>
          <w:szCs w:val="24"/>
        </w:rPr>
        <w:br/>
      </w:r>
      <w:r w:rsidRPr="00C05300">
        <w:rPr>
          <w:sz w:val="24"/>
          <w:szCs w:val="24"/>
        </w:rPr>
        <w:t>C|1|P|FIELD^Source Instrument^7002|G</w:t>
      </w:r>
      <w:r w:rsidR="00CC4390" w:rsidRPr="00C05300">
        <w:rPr>
          <w:sz w:val="24"/>
          <w:szCs w:val="24"/>
        </w:rPr>
        <w:br/>
      </w:r>
      <w:r w:rsidRPr="00C05300">
        <w:rPr>
          <w:sz w:val="24"/>
          <w:szCs w:val="24"/>
        </w:rPr>
        <w:t>R|1|Aspirin Test^^</w:t>
      </w:r>
      <w:proofErr w:type="spellStart"/>
      <w:r w:rsidRPr="00C05300">
        <w:rPr>
          <w:sz w:val="24"/>
          <w:szCs w:val="24"/>
        </w:rPr>
        <w:t>IL^Aspirin</w:t>
      </w:r>
      <w:proofErr w:type="spellEnd"/>
      <w:r w:rsidRPr="00C05300">
        <w:rPr>
          <w:sz w:val="24"/>
          <w:szCs w:val="24"/>
        </w:rPr>
        <w:t xml:space="preserve"> Test|350|ARU||N||F||^^||20180831035420|VerifyNow 110^ICU^SynapseLinkforVerifyNow ASTM^^^</w:t>
      </w:r>
      <w:r w:rsidR="00CC4390" w:rsidRPr="00C05300">
        <w:rPr>
          <w:sz w:val="24"/>
          <w:szCs w:val="24"/>
        </w:rPr>
        <w:br/>
      </w:r>
      <w:r w:rsidRPr="00C05300">
        <w:rPr>
          <w:sz w:val="24"/>
          <w:szCs w:val="24"/>
        </w:rPr>
        <w:t>L|1|N</w:t>
      </w:r>
    </w:p>
    <w:p w14:paraId="04076597" w14:textId="77777777" w:rsidR="003C4200" w:rsidRPr="00C05300" w:rsidRDefault="003C4200" w:rsidP="003C4200">
      <w:pPr>
        <w:pStyle w:val="Heading1"/>
        <w:rPr>
          <w:b/>
          <w:bCs/>
          <w:color w:val="auto"/>
        </w:rPr>
      </w:pPr>
      <w:bookmarkStart w:id="66" w:name="_Toc48124385"/>
      <w:bookmarkStart w:id="67" w:name="_Toc58258154"/>
      <w:bookmarkStart w:id="68" w:name="_Toc525201559"/>
      <w:r w:rsidRPr="00C05300">
        <w:rPr>
          <w:b/>
          <w:bCs/>
          <w:color w:val="auto"/>
        </w:rPr>
        <w:lastRenderedPageBreak/>
        <w:t>Instrument Mapping</w:t>
      </w:r>
      <w:bookmarkEnd w:id="66"/>
      <w:bookmarkEnd w:id="67"/>
    </w:p>
    <w:p w14:paraId="2AD1100C" w14:textId="77777777" w:rsidR="003C4200" w:rsidRPr="00C05300" w:rsidRDefault="003C4200" w:rsidP="00E05F8F">
      <w:pPr>
        <w:pStyle w:val="Body1"/>
      </w:pPr>
      <w:bookmarkStart w:id="69" w:name="_Toc48124386"/>
      <w:r w:rsidRPr="00C05300">
        <w:t>Default Mapping</w:t>
      </w:r>
      <w:bookmarkEnd w:id="68"/>
      <w:bookmarkEnd w:id="69"/>
    </w:p>
    <w:p w14:paraId="01A1A3FB" w14:textId="7249D61A" w:rsidR="003C4200" w:rsidRPr="00C05300" w:rsidRDefault="003C4200" w:rsidP="003C4200">
      <w:pPr>
        <w:ind w:left="90"/>
        <w:rPr>
          <w:sz w:val="24"/>
          <w:szCs w:val="24"/>
        </w:rPr>
      </w:pPr>
      <w:r w:rsidRPr="00C05300">
        <w:rPr>
          <w:sz w:val="24"/>
          <w:szCs w:val="24"/>
        </w:rPr>
        <w:t>By default</w:t>
      </w:r>
      <w:r w:rsidR="00D11D2A">
        <w:rPr>
          <w:sz w:val="24"/>
          <w:szCs w:val="24"/>
        </w:rPr>
        <w:t>,</w:t>
      </w:r>
      <w:r w:rsidRPr="00C05300">
        <w:rPr>
          <w:sz w:val="24"/>
          <w:szCs w:val="24"/>
        </w:rPr>
        <w:t xml:space="preserve"> </w:t>
      </w:r>
      <w:r w:rsidRPr="00C05300">
        <w:rPr>
          <w:rFonts w:cs="Arial"/>
          <w:sz w:val="24"/>
          <w:szCs w:val="24"/>
        </w:rPr>
        <w:t>VerifyNow mapping,</w:t>
      </w:r>
      <w:r w:rsidRPr="00C05300">
        <w:rPr>
          <w:sz w:val="24"/>
          <w:szCs w:val="24"/>
        </w:rPr>
        <w:t xml:space="preserve"> Errors and QC Specific Exceptions will be interpreted in GWP as:</w:t>
      </w:r>
    </w:p>
    <w:p w14:paraId="2F1729DC" w14:textId="77777777" w:rsidR="003C4200" w:rsidRPr="00C05300" w:rsidRDefault="003C4200" w:rsidP="003C4200">
      <w:pPr>
        <w:rPr>
          <w:rFonts w:cstheme="minorHAnsi"/>
          <w:sz w:val="24"/>
          <w:szCs w:val="24"/>
          <w:u w:val="single"/>
        </w:rPr>
      </w:pPr>
      <w:r w:rsidRPr="00C05300">
        <w:rPr>
          <w:rFonts w:cstheme="minorHAnsi"/>
          <w:sz w:val="24"/>
          <w:szCs w:val="24"/>
          <w:u w:val="single"/>
        </w:rPr>
        <w:t>PARAMETERS</w:t>
      </w:r>
    </w:p>
    <w:tbl>
      <w:tblPr>
        <w:tblStyle w:val="GridTable1Light-Accent11"/>
        <w:tblW w:w="7939" w:type="dxa"/>
        <w:tblInd w:w="-289" w:type="dxa"/>
        <w:tblLayout w:type="fixed"/>
        <w:tblLook w:val="04A0" w:firstRow="1" w:lastRow="0" w:firstColumn="1" w:lastColumn="0" w:noHBand="0" w:noVBand="1"/>
      </w:tblPr>
      <w:tblGrid>
        <w:gridCol w:w="4112"/>
        <w:gridCol w:w="3827"/>
      </w:tblGrid>
      <w:tr w:rsidR="00C05300" w:rsidRPr="00C05300" w14:paraId="3234EE9A"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26ADBBD2"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3827" w:type="dxa"/>
            <w:vAlign w:val="center"/>
          </w:tcPr>
          <w:p w14:paraId="720B2FC8"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364F9E8E"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33B24B35"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r w:rsidRPr="00C05300">
              <w:rPr>
                <w:rFonts w:asciiTheme="minorHAnsi" w:eastAsiaTheme="minorEastAsia" w:hAnsiTheme="minorHAnsi" w:cstheme="minorHAnsi"/>
                <w:b w:val="0"/>
                <w:bCs w:val="0"/>
                <w:smallCaps w:val="0"/>
                <w:color w:val="auto"/>
                <w:spacing w:val="0"/>
                <w:kern w:val="0"/>
                <w:sz w:val="24"/>
                <w:szCs w:val="24"/>
              </w:rPr>
              <w:t>ASPIRINTEST(ARU)</w:t>
            </w:r>
          </w:p>
        </w:tc>
        <w:tc>
          <w:tcPr>
            <w:tcW w:w="3827" w:type="dxa"/>
            <w:vAlign w:val="center"/>
          </w:tcPr>
          <w:p w14:paraId="59FC121C"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sidRPr="00C05300">
              <w:rPr>
                <w:rFonts w:cstheme="minorHAnsi"/>
                <w:sz w:val="24"/>
                <w:szCs w:val="24"/>
              </w:rPr>
              <w:t>AA(</w:t>
            </w:r>
            <w:proofErr w:type="gramEnd"/>
            <w:r w:rsidRPr="00C05300">
              <w:rPr>
                <w:rFonts w:cstheme="minorHAnsi"/>
                <w:sz w:val="24"/>
                <w:szCs w:val="24"/>
              </w:rPr>
              <w:t xml:space="preserve">No </w:t>
            </w:r>
            <w:proofErr w:type="spellStart"/>
            <w:r w:rsidRPr="00C05300">
              <w:rPr>
                <w:rFonts w:cstheme="minorHAnsi"/>
                <w:sz w:val="24"/>
                <w:szCs w:val="24"/>
              </w:rPr>
              <w:t>Value</w:t>
            </w:r>
            <w:proofErr w:type="spellEnd"/>
            <w:r w:rsidRPr="00C05300">
              <w:rPr>
                <w:rFonts w:cstheme="minorHAnsi"/>
                <w:sz w:val="24"/>
                <w:szCs w:val="24"/>
              </w:rPr>
              <w:t>)</w:t>
            </w:r>
          </w:p>
        </w:tc>
      </w:tr>
      <w:tr w:rsidR="00C05300" w:rsidRPr="00C05300" w14:paraId="0B4E6A57"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473D69E3"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r w:rsidRPr="00C05300">
              <w:rPr>
                <w:rFonts w:asciiTheme="minorHAnsi" w:eastAsiaTheme="minorEastAsia" w:hAnsiTheme="minorHAnsi" w:cstheme="minorHAnsi"/>
                <w:b w:val="0"/>
                <w:bCs w:val="0"/>
                <w:smallCaps w:val="0"/>
                <w:color w:val="auto"/>
                <w:spacing w:val="0"/>
                <w:kern w:val="0"/>
                <w:sz w:val="24"/>
                <w:szCs w:val="24"/>
              </w:rPr>
              <w:t>EQCQ</w:t>
            </w:r>
          </w:p>
        </w:tc>
        <w:tc>
          <w:tcPr>
            <w:tcW w:w="3827" w:type="dxa"/>
            <w:vAlign w:val="center"/>
          </w:tcPr>
          <w:p w14:paraId="1A13F944"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sidRPr="00C05300">
              <w:rPr>
                <w:rFonts w:cstheme="minorHAnsi"/>
                <w:sz w:val="24"/>
                <w:szCs w:val="24"/>
              </w:rPr>
              <w:t>EQC(</w:t>
            </w:r>
            <w:proofErr w:type="gramEnd"/>
            <w:r w:rsidRPr="00C05300">
              <w:rPr>
                <w:rFonts w:cstheme="minorHAnsi"/>
                <w:sz w:val="24"/>
                <w:szCs w:val="24"/>
              </w:rPr>
              <w:t xml:space="preserve">No </w:t>
            </w:r>
            <w:proofErr w:type="spellStart"/>
            <w:r w:rsidRPr="00C05300">
              <w:rPr>
                <w:rFonts w:cstheme="minorHAnsi"/>
                <w:sz w:val="24"/>
                <w:szCs w:val="24"/>
              </w:rPr>
              <w:t>Value</w:t>
            </w:r>
            <w:proofErr w:type="spellEnd"/>
            <w:r w:rsidRPr="00C05300">
              <w:rPr>
                <w:rFonts w:cstheme="minorHAnsi"/>
                <w:sz w:val="24"/>
                <w:szCs w:val="24"/>
              </w:rPr>
              <w:t>)</w:t>
            </w:r>
          </w:p>
        </w:tc>
      </w:tr>
      <w:tr w:rsidR="00C05300" w:rsidRPr="00C05300" w14:paraId="608EA7EE"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5A524DC4"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r w:rsidRPr="00C05300">
              <w:rPr>
                <w:rFonts w:asciiTheme="minorHAnsi" w:eastAsiaTheme="minorEastAsia" w:hAnsiTheme="minorHAnsi" w:cstheme="minorHAnsi"/>
                <w:b w:val="0"/>
                <w:bCs w:val="0"/>
                <w:smallCaps w:val="0"/>
                <w:color w:val="auto"/>
                <w:spacing w:val="0"/>
                <w:kern w:val="0"/>
                <w:sz w:val="24"/>
                <w:szCs w:val="24"/>
              </w:rPr>
              <w:t>PRUTEST(PRU)</w:t>
            </w:r>
          </w:p>
        </w:tc>
        <w:tc>
          <w:tcPr>
            <w:tcW w:w="3827" w:type="dxa"/>
            <w:vAlign w:val="center"/>
          </w:tcPr>
          <w:p w14:paraId="227E40F4"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sidRPr="00C05300">
              <w:rPr>
                <w:rFonts w:cstheme="minorHAnsi"/>
                <w:sz w:val="24"/>
                <w:szCs w:val="24"/>
              </w:rPr>
              <w:t>PRUTest(</w:t>
            </w:r>
            <w:proofErr w:type="gramEnd"/>
            <w:r w:rsidRPr="00C05300">
              <w:rPr>
                <w:rFonts w:cstheme="minorHAnsi"/>
                <w:sz w:val="24"/>
                <w:szCs w:val="24"/>
              </w:rPr>
              <w:t xml:space="preserve">No </w:t>
            </w:r>
            <w:proofErr w:type="spellStart"/>
            <w:r w:rsidRPr="00C05300">
              <w:rPr>
                <w:rFonts w:cstheme="minorHAnsi"/>
                <w:sz w:val="24"/>
                <w:szCs w:val="24"/>
              </w:rPr>
              <w:t>Value</w:t>
            </w:r>
            <w:proofErr w:type="spellEnd"/>
            <w:r w:rsidRPr="00C05300">
              <w:rPr>
                <w:rFonts w:cstheme="minorHAnsi"/>
                <w:sz w:val="24"/>
                <w:szCs w:val="24"/>
              </w:rPr>
              <w:t>)</w:t>
            </w:r>
          </w:p>
        </w:tc>
      </w:tr>
    </w:tbl>
    <w:p w14:paraId="6D20262A" w14:textId="77777777" w:rsidR="003C4200" w:rsidRPr="00C05300" w:rsidRDefault="003C4200" w:rsidP="003C4200">
      <w:pPr>
        <w:rPr>
          <w:rFonts w:cstheme="minorHAnsi"/>
          <w:sz w:val="24"/>
          <w:szCs w:val="24"/>
          <w:u w:val="single"/>
        </w:rPr>
      </w:pPr>
    </w:p>
    <w:p w14:paraId="0565011D" w14:textId="77777777" w:rsidR="003C4200" w:rsidRPr="00C05300" w:rsidRDefault="003C4200" w:rsidP="003C4200">
      <w:pPr>
        <w:rPr>
          <w:rFonts w:cstheme="minorHAnsi"/>
          <w:sz w:val="24"/>
          <w:szCs w:val="24"/>
          <w:u w:val="single"/>
        </w:rPr>
      </w:pPr>
      <w:r w:rsidRPr="00C05300">
        <w:rPr>
          <w:rFonts w:cstheme="minorHAnsi"/>
          <w:sz w:val="24"/>
          <w:szCs w:val="24"/>
          <w:u w:val="single"/>
        </w:rPr>
        <w:t>QC Specific Exceptions</w:t>
      </w:r>
    </w:p>
    <w:tbl>
      <w:tblPr>
        <w:tblStyle w:val="GridTable1Light-Accent11"/>
        <w:tblW w:w="9073" w:type="dxa"/>
        <w:tblInd w:w="-289" w:type="dxa"/>
        <w:tblLayout w:type="fixed"/>
        <w:tblLook w:val="04A0" w:firstRow="1" w:lastRow="0" w:firstColumn="1" w:lastColumn="0" w:noHBand="0" w:noVBand="1"/>
      </w:tblPr>
      <w:tblGrid>
        <w:gridCol w:w="3545"/>
        <w:gridCol w:w="5528"/>
      </w:tblGrid>
      <w:tr w:rsidR="00C05300" w:rsidRPr="00C05300" w14:paraId="1DF7ECCA"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0EE85FB9"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5528" w:type="dxa"/>
            <w:vAlign w:val="center"/>
          </w:tcPr>
          <w:p w14:paraId="03ACF9CD"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6924F862"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4B43C784"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r w:rsidRPr="00C05300">
              <w:rPr>
                <w:rFonts w:asciiTheme="minorHAnsi" w:eastAsiaTheme="minorEastAsia" w:hAnsiTheme="minorHAnsi" w:cstheme="minorHAnsi"/>
                <w:b w:val="0"/>
                <w:bCs w:val="0"/>
                <w:smallCaps w:val="0"/>
                <w:color w:val="auto"/>
                <w:spacing w:val="0"/>
                <w:kern w:val="0"/>
                <w:sz w:val="24"/>
                <w:szCs w:val="24"/>
                <w:lang w:eastAsia="en-US"/>
              </w:rPr>
              <w:t xml:space="preserve">40- QC </w:t>
            </w:r>
            <w:proofErr w:type="spellStart"/>
            <w:r w:rsidRPr="00C05300">
              <w:rPr>
                <w:rFonts w:asciiTheme="minorHAnsi" w:eastAsiaTheme="minorEastAsia" w:hAnsiTheme="minorHAnsi" w:cstheme="minorHAnsi"/>
                <w:b w:val="0"/>
                <w:bCs w:val="0"/>
                <w:smallCaps w:val="0"/>
                <w:color w:val="auto"/>
                <w:spacing w:val="0"/>
                <w:kern w:val="0"/>
                <w:sz w:val="24"/>
                <w:szCs w:val="24"/>
                <w:lang w:eastAsia="en-US"/>
              </w:rPr>
              <w:t>Failed</w:t>
            </w:r>
            <w:proofErr w:type="spellEnd"/>
            <w:r w:rsidRPr="00C05300">
              <w:rPr>
                <w:rFonts w:asciiTheme="minorHAnsi" w:eastAsiaTheme="minorEastAsia" w:hAnsiTheme="minorHAnsi" w:cstheme="minorHAnsi"/>
                <w:b w:val="0"/>
                <w:bCs w:val="0"/>
                <w:smallCaps w:val="0"/>
                <w:color w:val="auto"/>
                <w:spacing w:val="0"/>
                <w:kern w:val="0"/>
                <w:sz w:val="24"/>
                <w:szCs w:val="24"/>
                <w:lang w:eastAsia="en-US"/>
              </w:rPr>
              <w:t xml:space="preserve"> (A)</w:t>
            </w:r>
          </w:p>
        </w:tc>
        <w:tc>
          <w:tcPr>
            <w:tcW w:w="5528" w:type="dxa"/>
            <w:vAlign w:val="center"/>
          </w:tcPr>
          <w:p w14:paraId="0249ED65"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05300">
              <w:rPr>
                <w:rFonts w:cstheme="minorHAnsi"/>
                <w:sz w:val="24"/>
                <w:szCs w:val="24"/>
              </w:rPr>
              <w:t>A</w:t>
            </w:r>
          </w:p>
        </w:tc>
      </w:tr>
    </w:tbl>
    <w:p w14:paraId="4A59A663" w14:textId="77777777" w:rsidR="003C4200" w:rsidRPr="00C05300" w:rsidRDefault="003C4200" w:rsidP="003C4200">
      <w:pPr>
        <w:rPr>
          <w:rFonts w:eastAsiaTheme="majorEastAsia" w:cstheme="minorHAnsi"/>
          <w:b/>
          <w:bCs/>
          <w:sz w:val="24"/>
          <w:szCs w:val="24"/>
        </w:rPr>
      </w:pPr>
    </w:p>
    <w:p w14:paraId="6C510C30" w14:textId="77777777" w:rsidR="003C4200" w:rsidRPr="00C05300" w:rsidRDefault="003C4200" w:rsidP="003C4200">
      <w:pPr>
        <w:rPr>
          <w:rFonts w:cstheme="minorHAnsi"/>
          <w:sz w:val="24"/>
          <w:szCs w:val="24"/>
          <w:u w:val="single"/>
        </w:rPr>
      </w:pPr>
      <w:r w:rsidRPr="00C05300">
        <w:rPr>
          <w:rFonts w:cstheme="minorHAnsi"/>
          <w:sz w:val="24"/>
          <w:szCs w:val="24"/>
          <w:u w:val="single"/>
        </w:rPr>
        <w:t>SAMPLE SOURCE</w:t>
      </w:r>
    </w:p>
    <w:tbl>
      <w:tblPr>
        <w:tblStyle w:val="GridTable1Light-Accent11"/>
        <w:tblW w:w="9073" w:type="dxa"/>
        <w:tblInd w:w="-289" w:type="dxa"/>
        <w:tblLayout w:type="fixed"/>
        <w:tblLook w:val="04A0" w:firstRow="1" w:lastRow="0" w:firstColumn="1" w:lastColumn="0" w:noHBand="0" w:noVBand="1"/>
      </w:tblPr>
      <w:tblGrid>
        <w:gridCol w:w="3545"/>
        <w:gridCol w:w="5528"/>
      </w:tblGrid>
      <w:tr w:rsidR="00C05300" w:rsidRPr="00C05300" w14:paraId="0C170760"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7C4D80AD"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5528" w:type="dxa"/>
            <w:vAlign w:val="center"/>
          </w:tcPr>
          <w:p w14:paraId="444E54C6"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72174DF5"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6A82A060"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roofErr w:type="spellStart"/>
            <w:r w:rsidRPr="00C05300">
              <w:rPr>
                <w:rFonts w:asciiTheme="minorHAnsi" w:eastAsiaTheme="minorEastAsia" w:hAnsiTheme="minorHAnsi" w:cstheme="minorHAnsi"/>
                <w:b w:val="0"/>
                <w:bCs w:val="0"/>
                <w:smallCaps w:val="0"/>
                <w:color w:val="auto"/>
                <w:spacing w:val="0"/>
                <w:kern w:val="0"/>
                <w:sz w:val="24"/>
                <w:szCs w:val="24"/>
              </w:rPr>
              <w:t>Blood</w:t>
            </w:r>
            <w:proofErr w:type="spellEnd"/>
          </w:p>
        </w:tc>
        <w:tc>
          <w:tcPr>
            <w:tcW w:w="5528" w:type="dxa"/>
            <w:vAlign w:val="center"/>
          </w:tcPr>
          <w:p w14:paraId="304F6D0D"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05300">
              <w:rPr>
                <w:rFonts w:cstheme="minorHAnsi"/>
                <w:sz w:val="24"/>
                <w:szCs w:val="24"/>
              </w:rPr>
              <w:t>BLD</w:t>
            </w:r>
          </w:p>
        </w:tc>
      </w:tr>
    </w:tbl>
    <w:p w14:paraId="3EC6E76A" w14:textId="77777777" w:rsidR="003C4200" w:rsidRPr="00C05300" w:rsidRDefault="003C4200" w:rsidP="003C4200">
      <w:pPr>
        <w:pStyle w:val="Heading2"/>
        <w:spacing w:before="200" w:line="276" w:lineRule="auto"/>
        <w:jc w:val="both"/>
        <w:rPr>
          <w:b/>
          <w:bCs/>
          <w:color w:val="auto"/>
        </w:rPr>
      </w:pPr>
      <w:bookmarkStart w:id="70" w:name="_Toc525201560"/>
      <w:bookmarkStart w:id="71" w:name="_Toc48124387"/>
      <w:bookmarkStart w:id="72" w:name="_Toc58258155"/>
      <w:r w:rsidRPr="00C05300">
        <w:rPr>
          <w:b/>
          <w:bCs/>
          <w:color w:val="auto"/>
        </w:rPr>
        <w:t>Custom Mapping</w:t>
      </w:r>
      <w:bookmarkEnd w:id="70"/>
      <w:bookmarkEnd w:id="71"/>
      <w:bookmarkEnd w:id="72"/>
    </w:p>
    <w:p w14:paraId="6FA8A8EB" w14:textId="77777777" w:rsidR="003C4200" w:rsidRPr="00C05300" w:rsidRDefault="003C4200" w:rsidP="003C4200">
      <w:pPr>
        <w:rPr>
          <w:rFonts w:cstheme="minorHAnsi"/>
          <w:sz w:val="24"/>
          <w:szCs w:val="24"/>
        </w:rPr>
      </w:pPr>
      <w:r w:rsidRPr="00C05300">
        <w:rPr>
          <w:rFonts w:cstheme="minorHAnsi"/>
          <w:sz w:val="24"/>
          <w:szCs w:val="24"/>
        </w:rPr>
        <w:t xml:space="preserve">Note down the data mapping configuration if different than the default one. Refer to section 2.3 for more information about the default mapping. </w:t>
      </w:r>
    </w:p>
    <w:p w14:paraId="3465304A" w14:textId="77777777" w:rsidR="003C4200" w:rsidRPr="00C05300" w:rsidRDefault="003C4200" w:rsidP="003C4200">
      <w:pPr>
        <w:rPr>
          <w:rFonts w:cstheme="minorHAnsi"/>
          <w:sz w:val="24"/>
          <w:szCs w:val="24"/>
        </w:rPr>
      </w:pPr>
      <w:r w:rsidRPr="00C05300">
        <w:rPr>
          <w:rFonts w:cstheme="minorHAnsi"/>
          <w:sz w:val="24"/>
          <w:szCs w:val="24"/>
        </w:rPr>
        <w:t xml:space="preserve">Was the default mapping used?     </w:t>
      </w:r>
      <w:sdt>
        <w:sdtPr>
          <w:rPr>
            <w:rFonts w:cstheme="minorHAnsi"/>
            <w:sz w:val="24"/>
            <w:szCs w:val="24"/>
          </w:rPr>
          <w:id w:val="1215315790"/>
          <w14:checkbox>
            <w14:checked w14:val="0"/>
            <w14:checkedState w14:val="2612" w14:font="MS Gothic"/>
            <w14:uncheckedState w14:val="2610" w14:font="MS Gothic"/>
          </w14:checkbox>
        </w:sdtPr>
        <w:sdtEndPr/>
        <w:sdtContent>
          <w:r w:rsidRPr="00C05300">
            <w:rPr>
              <w:rFonts w:ascii="Segoe UI Symbol" w:hAnsi="Segoe UI Symbol" w:cs="Segoe UI Symbol"/>
              <w:sz w:val="24"/>
              <w:szCs w:val="24"/>
            </w:rPr>
            <w:t>☐</w:t>
          </w:r>
        </w:sdtContent>
      </w:sdt>
      <w:r w:rsidRPr="00C05300">
        <w:rPr>
          <w:rFonts w:cstheme="minorHAnsi"/>
          <w:sz w:val="24"/>
          <w:szCs w:val="24"/>
        </w:rPr>
        <w:t xml:space="preserve"> YES   </w:t>
      </w:r>
      <w:sdt>
        <w:sdtPr>
          <w:rPr>
            <w:rFonts w:cstheme="minorHAnsi"/>
            <w:sz w:val="24"/>
            <w:szCs w:val="24"/>
          </w:rPr>
          <w:id w:val="-613367708"/>
          <w14:checkbox>
            <w14:checked w14:val="0"/>
            <w14:checkedState w14:val="2612" w14:font="MS Gothic"/>
            <w14:uncheckedState w14:val="2610" w14:font="MS Gothic"/>
          </w14:checkbox>
        </w:sdtPr>
        <w:sdtEndPr/>
        <w:sdtContent>
          <w:r w:rsidRPr="00C05300">
            <w:rPr>
              <w:rFonts w:ascii="Segoe UI Symbol" w:hAnsi="Segoe UI Symbol" w:cs="Segoe UI Symbol"/>
              <w:sz w:val="24"/>
              <w:szCs w:val="24"/>
            </w:rPr>
            <w:t>☐</w:t>
          </w:r>
        </w:sdtContent>
      </w:sdt>
      <w:r w:rsidRPr="00C05300">
        <w:rPr>
          <w:rFonts w:cstheme="minorHAnsi"/>
          <w:sz w:val="24"/>
          <w:szCs w:val="24"/>
        </w:rPr>
        <w:t xml:space="preserve"> NO  </w:t>
      </w:r>
    </w:p>
    <w:p w14:paraId="28FA5689" w14:textId="7C20D0D0" w:rsidR="00E05F8F" w:rsidRPr="00C05300" w:rsidRDefault="003C4200" w:rsidP="003C4200">
      <w:pPr>
        <w:rPr>
          <w:rFonts w:cstheme="minorHAnsi"/>
          <w:sz w:val="24"/>
          <w:szCs w:val="24"/>
        </w:rPr>
      </w:pPr>
      <w:r w:rsidRPr="00C05300">
        <w:rPr>
          <w:rFonts w:cstheme="minorHAnsi"/>
          <w:sz w:val="24"/>
          <w:szCs w:val="24"/>
        </w:rPr>
        <w:t>If answer to the previous question is NO, please fill in the following tables for your own future references</w:t>
      </w:r>
    </w:p>
    <w:p w14:paraId="11F7C3DC" w14:textId="77777777" w:rsidR="00E05F8F" w:rsidRPr="00C05300" w:rsidRDefault="00E05F8F">
      <w:pPr>
        <w:rPr>
          <w:rFonts w:cstheme="minorHAnsi"/>
          <w:sz w:val="24"/>
          <w:szCs w:val="24"/>
        </w:rPr>
      </w:pPr>
      <w:r w:rsidRPr="00C05300">
        <w:rPr>
          <w:rFonts w:cstheme="minorHAnsi"/>
          <w:sz w:val="24"/>
          <w:szCs w:val="24"/>
        </w:rPr>
        <w:br w:type="page"/>
      </w:r>
    </w:p>
    <w:p w14:paraId="0D71D200" w14:textId="77777777" w:rsidR="003C4200" w:rsidRPr="00C05300" w:rsidRDefault="003C4200" w:rsidP="003C4200">
      <w:pPr>
        <w:rPr>
          <w:rFonts w:cstheme="minorHAnsi"/>
          <w:sz w:val="24"/>
          <w:szCs w:val="24"/>
          <w:u w:val="single"/>
        </w:rPr>
      </w:pPr>
      <w:r w:rsidRPr="00C05300">
        <w:rPr>
          <w:rFonts w:cstheme="minorHAnsi"/>
          <w:sz w:val="24"/>
          <w:szCs w:val="24"/>
          <w:u w:val="single"/>
        </w:rPr>
        <w:lastRenderedPageBreak/>
        <w:t>PARAMETERS</w:t>
      </w:r>
    </w:p>
    <w:tbl>
      <w:tblPr>
        <w:tblStyle w:val="GridTable1Light-Accent11"/>
        <w:tblW w:w="7939" w:type="dxa"/>
        <w:tblInd w:w="-289" w:type="dxa"/>
        <w:tblLayout w:type="fixed"/>
        <w:tblLook w:val="04A0" w:firstRow="1" w:lastRow="0" w:firstColumn="1" w:lastColumn="0" w:noHBand="0" w:noVBand="1"/>
      </w:tblPr>
      <w:tblGrid>
        <w:gridCol w:w="4112"/>
        <w:gridCol w:w="3827"/>
      </w:tblGrid>
      <w:tr w:rsidR="00C05300" w:rsidRPr="00C05300" w14:paraId="6C99D0FF"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62920BA3"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3827" w:type="dxa"/>
            <w:vAlign w:val="center"/>
          </w:tcPr>
          <w:p w14:paraId="17D54A8D"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0B177C24"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63F3B54E"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3827" w:type="dxa"/>
            <w:vAlign w:val="center"/>
          </w:tcPr>
          <w:p w14:paraId="177F561E"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5300" w:rsidRPr="00C05300" w14:paraId="025A9D50"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1F02303F"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3827" w:type="dxa"/>
            <w:vAlign w:val="center"/>
          </w:tcPr>
          <w:p w14:paraId="32019916"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14:paraId="6951C201" w14:textId="77777777" w:rsidR="003C4200" w:rsidRPr="00C05300" w:rsidRDefault="003C4200" w:rsidP="003C4200">
      <w:pPr>
        <w:rPr>
          <w:rFonts w:cstheme="minorHAnsi"/>
          <w:sz w:val="24"/>
          <w:szCs w:val="24"/>
        </w:rPr>
      </w:pPr>
    </w:p>
    <w:p w14:paraId="008C8633" w14:textId="77777777" w:rsidR="003C4200" w:rsidRPr="00C05300" w:rsidRDefault="003C4200" w:rsidP="003C4200">
      <w:pPr>
        <w:rPr>
          <w:rFonts w:cstheme="minorHAnsi"/>
          <w:sz w:val="24"/>
          <w:szCs w:val="24"/>
          <w:u w:val="single"/>
        </w:rPr>
      </w:pPr>
      <w:r w:rsidRPr="00C05300">
        <w:rPr>
          <w:rFonts w:cstheme="minorHAnsi"/>
          <w:sz w:val="24"/>
          <w:szCs w:val="24"/>
          <w:u w:val="single"/>
        </w:rPr>
        <w:t>ERRORS</w:t>
      </w:r>
    </w:p>
    <w:tbl>
      <w:tblPr>
        <w:tblStyle w:val="GridTable1Light-Accent11"/>
        <w:tblW w:w="7939" w:type="dxa"/>
        <w:tblInd w:w="-289" w:type="dxa"/>
        <w:tblLayout w:type="fixed"/>
        <w:tblLook w:val="04A0" w:firstRow="1" w:lastRow="0" w:firstColumn="1" w:lastColumn="0" w:noHBand="0" w:noVBand="1"/>
      </w:tblPr>
      <w:tblGrid>
        <w:gridCol w:w="4112"/>
        <w:gridCol w:w="3827"/>
      </w:tblGrid>
      <w:tr w:rsidR="00C05300" w:rsidRPr="00C05300" w14:paraId="0F6366FF"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2A04F0E0"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3827" w:type="dxa"/>
            <w:vAlign w:val="center"/>
          </w:tcPr>
          <w:p w14:paraId="1A998A82"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43B5A38D"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73730496"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3827" w:type="dxa"/>
            <w:vAlign w:val="center"/>
          </w:tcPr>
          <w:p w14:paraId="1E83DCAD"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5300" w:rsidRPr="00C05300" w14:paraId="092BF015"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4112" w:type="dxa"/>
            <w:vAlign w:val="center"/>
          </w:tcPr>
          <w:p w14:paraId="2A5035BC" w14:textId="77777777" w:rsidR="003C4200" w:rsidRPr="00C05300" w:rsidRDefault="003C4200" w:rsidP="008D387C">
            <w:pPr>
              <w:pStyle w:val="HeaderTitle"/>
              <w:spacing w:before="0" w:after="0"/>
              <w:ind w:left="-108"/>
              <w:jc w:val="center"/>
              <w:rPr>
                <w:rFonts w:asciiTheme="minorHAnsi" w:eastAsiaTheme="minorEastAsia" w:hAnsiTheme="minorHAnsi" w:cstheme="minorHAnsi"/>
                <w:bCs w:val="0"/>
                <w:smallCaps w:val="0"/>
                <w:color w:val="auto"/>
                <w:spacing w:val="0"/>
                <w:kern w:val="0"/>
                <w:sz w:val="24"/>
                <w:szCs w:val="24"/>
              </w:rPr>
            </w:pPr>
          </w:p>
        </w:tc>
        <w:tc>
          <w:tcPr>
            <w:tcW w:w="3827" w:type="dxa"/>
            <w:vAlign w:val="center"/>
          </w:tcPr>
          <w:p w14:paraId="622A3B25"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p>
        </w:tc>
      </w:tr>
    </w:tbl>
    <w:p w14:paraId="75A60FD8" w14:textId="77777777" w:rsidR="003C4200" w:rsidRPr="00C05300" w:rsidRDefault="003C4200" w:rsidP="003C4200">
      <w:pPr>
        <w:rPr>
          <w:rFonts w:cstheme="minorHAnsi"/>
          <w:sz w:val="24"/>
          <w:szCs w:val="24"/>
          <w:u w:val="single"/>
        </w:rPr>
      </w:pPr>
    </w:p>
    <w:p w14:paraId="7EBAD6D6" w14:textId="77777777" w:rsidR="003C4200" w:rsidRPr="00C05300" w:rsidRDefault="003C4200" w:rsidP="003C4200">
      <w:pPr>
        <w:rPr>
          <w:rFonts w:cstheme="minorHAnsi"/>
          <w:sz w:val="24"/>
          <w:szCs w:val="24"/>
          <w:u w:val="single"/>
        </w:rPr>
      </w:pPr>
      <w:r w:rsidRPr="00C05300">
        <w:rPr>
          <w:rFonts w:cstheme="minorHAnsi"/>
          <w:sz w:val="24"/>
          <w:szCs w:val="24"/>
          <w:u w:val="single"/>
        </w:rPr>
        <w:t>FLAGS</w:t>
      </w:r>
    </w:p>
    <w:tbl>
      <w:tblPr>
        <w:tblStyle w:val="GridTable1Light-Accent11"/>
        <w:tblW w:w="9073" w:type="dxa"/>
        <w:tblInd w:w="-289" w:type="dxa"/>
        <w:tblLayout w:type="fixed"/>
        <w:tblLook w:val="04A0" w:firstRow="1" w:lastRow="0" w:firstColumn="1" w:lastColumn="0" w:noHBand="0" w:noVBand="1"/>
      </w:tblPr>
      <w:tblGrid>
        <w:gridCol w:w="2694"/>
        <w:gridCol w:w="6379"/>
      </w:tblGrid>
      <w:tr w:rsidR="00C05300" w:rsidRPr="00C05300" w14:paraId="07FA31D3"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D0DC3B"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6379" w:type="dxa"/>
            <w:vAlign w:val="center"/>
          </w:tcPr>
          <w:p w14:paraId="479DB374"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0801E413"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4562679"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6379" w:type="dxa"/>
            <w:vAlign w:val="center"/>
          </w:tcPr>
          <w:p w14:paraId="180EB9FD"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5300" w:rsidRPr="00C05300" w14:paraId="00869F64"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97531E" w14:textId="77777777" w:rsidR="003C4200" w:rsidRPr="00C05300" w:rsidRDefault="003C4200" w:rsidP="008D387C">
            <w:pPr>
              <w:pStyle w:val="HeaderTitle"/>
              <w:spacing w:before="0" w:after="0"/>
              <w:ind w:left="-108"/>
              <w:jc w:val="center"/>
              <w:rPr>
                <w:rFonts w:asciiTheme="minorHAnsi" w:eastAsiaTheme="minorEastAsia" w:hAnsiTheme="minorHAnsi" w:cstheme="minorHAnsi"/>
                <w:bCs w:val="0"/>
                <w:smallCaps w:val="0"/>
                <w:color w:val="auto"/>
                <w:spacing w:val="0"/>
                <w:kern w:val="0"/>
                <w:sz w:val="24"/>
                <w:szCs w:val="24"/>
              </w:rPr>
            </w:pPr>
          </w:p>
        </w:tc>
        <w:tc>
          <w:tcPr>
            <w:tcW w:w="6379" w:type="dxa"/>
            <w:vAlign w:val="center"/>
          </w:tcPr>
          <w:p w14:paraId="075C71CE"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rFonts w:cstheme="minorHAnsi"/>
                <w:b/>
                <w:sz w:val="24"/>
                <w:szCs w:val="24"/>
              </w:rPr>
            </w:pPr>
          </w:p>
        </w:tc>
      </w:tr>
    </w:tbl>
    <w:p w14:paraId="479D719B" w14:textId="77777777" w:rsidR="003C4200" w:rsidRPr="00C05300" w:rsidRDefault="003C4200" w:rsidP="003C4200">
      <w:pPr>
        <w:rPr>
          <w:rFonts w:cstheme="minorHAnsi"/>
          <w:sz w:val="24"/>
          <w:szCs w:val="24"/>
          <w:u w:val="single"/>
        </w:rPr>
      </w:pPr>
    </w:p>
    <w:p w14:paraId="7E1C1C93" w14:textId="77777777" w:rsidR="003C4200" w:rsidRPr="00C05300" w:rsidRDefault="003C4200" w:rsidP="003C4200">
      <w:pPr>
        <w:rPr>
          <w:rFonts w:cstheme="minorHAnsi"/>
          <w:sz w:val="24"/>
          <w:szCs w:val="24"/>
          <w:u w:val="single"/>
        </w:rPr>
      </w:pPr>
      <w:r w:rsidRPr="00C05300">
        <w:rPr>
          <w:rFonts w:cstheme="minorHAnsi"/>
          <w:sz w:val="24"/>
          <w:szCs w:val="24"/>
          <w:u w:val="single"/>
        </w:rPr>
        <w:t>INTERPRETATION</w:t>
      </w:r>
    </w:p>
    <w:tbl>
      <w:tblPr>
        <w:tblStyle w:val="GridTable1Light-Accent11"/>
        <w:tblW w:w="9073" w:type="dxa"/>
        <w:tblInd w:w="-289" w:type="dxa"/>
        <w:tblLayout w:type="fixed"/>
        <w:tblLook w:val="04A0" w:firstRow="1" w:lastRow="0" w:firstColumn="1" w:lastColumn="0" w:noHBand="0" w:noVBand="1"/>
      </w:tblPr>
      <w:tblGrid>
        <w:gridCol w:w="3545"/>
        <w:gridCol w:w="5528"/>
      </w:tblGrid>
      <w:tr w:rsidR="00C05300" w:rsidRPr="00C05300" w14:paraId="7FDD7DFC"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178133D5"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5528" w:type="dxa"/>
            <w:vAlign w:val="center"/>
          </w:tcPr>
          <w:p w14:paraId="52AE32BE"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56AFE6E7"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6F371A04"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5528" w:type="dxa"/>
            <w:vAlign w:val="center"/>
          </w:tcPr>
          <w:p w14:paraId="2FEDF3D4"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5300" w:rsidRPr="00C05300" w14:paraId="58DD33B7" w14:textId="77777777" w:rsidTr="008D387C">
        <w:trPr>
          <w:trHeight w:val="430"/>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353A126C"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5528" w:type="dxa"/>
            <w:vAlign w:val="center"/>
          </w:tcPr>
          <w:p w14:paraId="0FE17F4C"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14:paraId="3915DAA8" w14:textId="77777777" w:rsidR="003C4200" w:rsidRPr="00C05300" w:rsidRDefault="003C4200" w:rsidP="003C4200">
      <w:pPr>
        <w:rPr>
          <w:rFonts w:cstheme="minorHAnsi"/>
          <w:sz w:val="24"/>
          <w:szCs w:val="24"/>
          <w:u w:val="single"/>
        </w:rPr>
      </w:pPr>
    </w:p>
    <w:p w14:paraId="16723D72" w14:textId="77777777" w:rsidR="003C4200" w:rsidRPr="00C05300" w:rsidRDefault="003C4200" w:rsidP="003C4200">
      <w:pPr>
        <w:rPr>
          <w:rFonts w:cstheme="minorHAnsi"/>
          <w:sz w:val="24"/>
          <w:szCs w:val="24"/>
          <w:u w:val="single"/>
        </w:rPr>
      </w:pPr>
      <w:r w:rsidRPr="00C05300">
        <w:rPr>
          <w:rFonts w:cstheme="minorHAnsi"/>
          <w:sz w:val="24"/>
          <w:szCs w:val="24"/>
          <w:u w:val="single"/>
        </w:rPr>
        <w:t>QC Specific Exceptions</w:t>
      </w:r>
    </w:p>
    <w:tbl>
      <w:tblPr>
        <w:tblStyle w:val="GridTable1Light-Accent11"/>
        <w:tblW w:w="9073" w:type="dxa"/>
        <w:tblInd w:w="-289" w:type="dxa"/>
        <w:tblLayout w:type="fixed"/>
        <w:tblLook w:val="04A0" w:firstRow="1" w:lastRow="0" w:firstColumn="1" w:lastColumn="0" w:noHBand="0" w:noVBand="1"/>
      </w:tblPr>
      <w:tblGrid>
        <w:gridCol w:w="3545"/>
        <w:gridCol w:w="5528"/>
      </w:tblGrid>
      <w:tr w:rsidR="00C05300" w:rsidRPr="00C05300" w14:paraId="1FD2AC54"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37ABECCC"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5528" w:type="dxa"/>
            <w:vAlign w:val="center"/>
          </w:tcPr>
          <w:p w14:paraId="59A8124B"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3EFC8F85"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7029C743"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5528" w:type="dxa"/>
            <w:vAlign w:val="center"/>
          </w:tcPr>
          <w:p w14:paraId="0DCE50C0"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5300" w:rsidRPr="00C05300" w14:paraId="44298AD7" w14:textId="77777777" w:rsidTr="008D387C">
        <w:trPr>
          <w:trHeight w:val="430"/>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7A1ABCE0" w14:textId="77777777" w:rsidR="003C4200" w:rsidRPr="00C05300" w:rsidRDefault="003C4200" w:rsidP="008D387C">
            <w:pPr>
              <w:pStyle w:val="HeaderTitle"/>
              <w:spacing w:before="0" w:after="0"/>
              <w:ind w:left="-108"/>
              <w:jc w:val="center"/>
              <w:rPr>
                <w:rFonts w:asciiTheme="minorHAnsi" w:eastAsiaTheme="minorEastAsia" w:hAnsiTheme="minorHAnsi" w:cstheme="minorHAnsi"/>
                <w:b w:val="0"/>
                <w:bCs w:val="0"/>
                <w:smallCaps w:val="0"/>
                <w:color w:val="auto"/>
                <w:spacing w:val="0"/>
                <w:kern w:val="0"/>
                <w:sz w:val="24"/>
                <w:szCs w:val="24"/>
              </w:rPr>
            </w:pPr>
          </w:p>
        </w:tc>
        <w:tc>
          <w:tcPr>
            <w:tcW w:w="5528" w:type="dxa"/>
            <w:vAlign w:val="center"/>
          </w:tcPr>
          <w:p w14:paraId="6ECCDC3A"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14:paraId="08C037FF" w14:textId="21A4824B" w:rsidR="009C2A55" w:rsidRPr="00C05300" w:rsidRDefault="009C2A55" w:rsidP="003C4200">
      <w:pPr>
        <w:rPr>
          <w:rFonts w:cstheme="minorHAnsi"/>
          <w:sz w:val="24"/>
          <w:szCs w:val="24"/>
          <w:u w:val="single"/>
        </w:rPr>
      </w:pPr>
    </w:p>
    <w:p w14:paraId="3F274A58" w14:textId="77777777" w:rsidR="009C2A55" w:rsidRPr="00C05300" w:rsidRDefault="009C2A55">
      <w:pPr>
        <w:rPr>
          <w:rFonts w:cstheme="minorHAnsi"/>
          <w:sz w:val="24"/>
          <w:szCs w:val="24"/>
          <w:u w:val="single"/>
        </w:rPr>
      </w:pPr>
      <w:r w:rsidRPr="00C05300">
        <w:rPr>
          <w:rFonts w:cstheme="minorHAnsi"/>
          <w:sz w:val="24"/>
          <w:szCs w:val="24"/>
          <w:u w:val="single"/>
        </w:rPr>
        <w:br w:type="page"/>
      </w:r>
    </w:p>
    <w:p w14:paraId="5130D59A" w14:textId="77777777" w:rsidR="003C4200" w:rsidRPr="00C05300" w:rsidRDefault="003C4200" w:rsidP="003C4200">
      <w:pPr>
        <w:rPr>
          <w:rFonts w:cstheme="minorHAnsi"/>
          <w:sz w:val="24"/>
          <w:szCs w:val="24"/>
          <w:u w:val="single"/>
        </w:rPr>
      </w:pPr>
      <w:r w:rsidRPr="00C05300">
        <w:rPr>
          <w:rFonts w:cstheme="minorHAnsi"/>
          <w:sz w:val="24"/>
          <w:szCs w:val="24"/>
          <w:u w:val="single"/>
        </w:rPr>
        <w:lastRenderedPageBreak/>
        <w:t>SAMPLE DEVICE</w:t>
      </w:r>
    </w:p>
    <w:tbl>
      <w:tblPr>
        <w:tblStyle w:val="GridTable1Light-Accent11"/>
        <w:tblW w:w="9073" w:type="dxa"/>
        <w:tblInd w:w="-289" w:type="dxa"/>
        <w:tblLayout w:type="fixed"/>
        <w:tblLook w:val="04A0" w:firstRow="1" w:lastRow="0" w:firstColumn="1" w:lastColumn="0" w:noHBand="0" w:noVBand="1"/>
      </w:tblPr>
      <w:tblGrid>
        <w:gridCol w:w="2694"/>
        <w:gridCol w:w="6379"/>
      </w:tblGrid>
      <w:tr w:rsidR="00C05300" w:rsidRPr="00C05300" w14:paraId="27528332"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97F55FA" w14:textId="77777777" w:rsidR="003C4200" w:rsidRPr="00C05300" w:rsidRDefault="003C4200" w:rsidP="008D387C">
            <w:pPr>
              <w:pStyle w:val="HeaderTitle"/>
              <w:spacing w:before="0" w:after="0"/>
              <w:jc w:val="center"/>
              <w:rPr>
                <w:rFonts w:asciiTheme="minorHAnsi" w:hAnsiTheme="minorHAnsi" w:cstheme="minorHAnsi"/>
                <w:b w:val="0"/>
                <w:color w:val="auto"/>
                <w:sz w:val="24"/>
                <w:szCs w:val="24"/>
              </w:rPr>
            </w:pPr>
            <w:r w:rsidRPr="00C05300">
              <w:rPr>
                <w:rFonts w:asciiTheme="minorHAnsi" w:hAnsiTheme="minorHAnsi" w:cstheme="minorHAnsi"/>
                <w:color w:val="auto"/>
                <w:sz w:val="24"/>
                <w:szCs w:val="24"/>
              </w:rPr>
              <w:t xml:space="preserve">GWP </w:t>
            </w:r>
            <w:proofErr w:type="spellStart"/>
            <w:r w:rsidRPr="00C05300">
              <w:rPr>
                <w:rFonts w:asciiTheme="minorHAnsi" w:hAnsiTheme="minorHAnsi" w:cstheme="minorHAnsi"/>
                <w:color w:val="auto"/>
                <w:sz w:val="24"/>
                <w:szCs w:val="24"/>
              </w:rPr>
              <w:t>Values</w:t>
            </w:r>
            <w:proofErr w:type="spellEnd"/>
          </w:p>
        </w:tc>
        <w:tc>
          <w:tcPr>
            <w:tcW w:w="6379" w:type="dxa"/>
            <w:vAlign w:val="center"/>
          </w:tcPr>
          <w:p w14:paraId="05123A48"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4"/>
                <w:szCs w:val="24"/>
              </w:rPr>
            </w:pPr>
            <w:proofErr w:type="spellStart"/>
            <w:r w:rsidRPr="00C05300">
              <w:rPr>
                <w:rFonts w:asciiTheme="minorHAnsi" w:hAnsiTheme="minorHAnsi" w:cstheme="minorHAnsi"/>
                <w:color w:val="auto"/>
                <w:sz w:val="24"/>
                <w:szCs w:val="24"/>
              </w:rPr>
              <w:t>External</w:t>
            </w:r>
            <w:proofErr w:type="spellEnd"/>
            <w:r w:rsidRPr="00C05300">
              <w:rPr>
                <w:rFonts w:asciiTheme="minorHAnsi" w:hAnsiTheme="minorHAnsi" w:cstheme="minorHAnsi"/>
                <w:color w:val="auto"/>
                <w:sz w:val="24"/>
                <w:szCs w:val="24"/>
              </w:rPr>
              <w:t xml:space="preserve"> </w:t>
            </w:r>
            <w:proofErr w:type="spellStart"/>
            <w:r w:rsidRPr="00C05300">
              <w:rPr>
                <w:rFonts w:asciiTheme="minorHAnsi" w:hAnsiTheme="minorHAnsi" w:cstheme="minorHAnsi"/>
                <w:color w:val="auto"/>
                <w:sz w:val="24"/>
                <w:szCs w:val="24"/>
              </w:rPr>
              <w:t>Values</w:t>
            </w:r>
            <w:proofErr w:type="spellEnd"/>
          </w:p>
        </w:tc>
      </w:tr>
      <w:tr w:rsidR="00C05300" w:rsidRPr="00C05300" w14:paraId="720A981A" w14:textId="77777777" w:rsidTr="008D387C">
        <w:trPr>
          <w:trHeight w:val="403"/>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37FE0FE" w14:textId="77777777" w:rsidR="003C4200" w:rsidRPr="00C05300" w:rsidRDefault="003C4200" w:rsidP="008D387C">
            <w:pPr>
              <w:pStyle w:val="HeaderTitle"/>
              <w:spacing w:before="0" w:after="0"/>
              <w:ind w:left="-108"/>
              <w:jc w:val="center"/>
              <w:rPr>
                <w:rFonts w:eastAsiaTheme="minorEastAsia" w:cstheme="minorBidi"/>
                <w:b w:val="0"/>
                <w:bCs w:val="0"/>
                <w:smallCaps w:val="0"/>
                <w:color w:val="auto"/>
                <w:spacing w:val="0"/>
                <w:kern w:val="0"/>
                <w:sz w:val="20"/>
                <w:szCs w:val="20"/>
              </w:rPr>
            </w:pPr>
          </w:p>
        </w:tc>
        <w:tc>
          <w:tcPr>
            <w:tcW w:w="6379" w:type="dxa"/>
            <w:vAlign w:val="center"/>
          </w:tcPr>
          <w:p w14:paraId="7BE74337"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sz w:val="24"/>
              </w:rPr>
            </w:pPr>
          </w:p>
        </w:tc>
      </w:tr>
      <w:tr w:rsidR="00C05300" w:rsidRPr="00C05300" w14:paraId="5BDBC914" w14:textId="77777777" w:rsidTr="008D387C">
        <w:trPr>
          <w:trHeight w:val="416"/>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B7A18DB" w14:textId="77777777" w:rsidR="003C4200" w:rsidRPr="00C05300" w:rsidRDefault="003C4200" w:rsidP="008D387C">
            <w:pPr>
              <w:pStyle w:val="HeaderTitle"/>
              <w:spacing w:before="0" w:after="0"/>
              <w:ind w:left="-108"/>
              <w:jc w:val="center"/>
              <w:rPr>
                <w:rFonts w:eastAsiaTheme="minorEastAsia" w:cstheme="minorBidi"/>
                <w:bCs w:val="0"/>
                <w:smallCaps w:val="0"/>
                <w:color w:val="auto"/>
                <w:spacing w:val="0"/>
                <w:kern w:val="0"/>
                <w:sz w:val="20"/>
                <w:szCs w:val="22"/>
              </w:rPr>
            </w:pPr>
          </w:p>
        </w:tc>
        <w:tc>
          <w:tcPr>
            <w:tcW w:w="6379" w:type="dxa"/>
            <w:vAlign w:val="center"/>
          </w:tcPr>
          <w:p w14:paraId="36184354" w14:textId="77777777" w:rsidR="003C4200" w:rsidRPr="00C05300" w:rsidRDefault="003C4200" w:rsidP="008D387C">
            <w:pPr>
              <w:jc w:val="center"/>
              <w:cnfStyle w:val="000000000000" w:firstRow="0" w:lastRow="0" w:firstColumn="0" w:lastColumn="0" w:oddVBand="0" w:evenVBand="0" w:oddHBand="0" w:evenHBand="0" w:firstRowFirstColumn="0" w:firstRowLastColumn="0" w:lastRowFirstColumn="0" w:lastRowLastColumn="0"/>
              <w:rPr>
                <w:b/>
                <w:sz w:val="24"/>
              </w:rPr>
            </w:pPr>
          </w:p>
        </w:tc>
      </w:tr>
    </w:tbl>
    <w:p w14:paraId="19BDDCC2" w14:textId="77777777" w:rsidR="003C4200" w:rsidRPr="00C05300" w:rsidRDefault="003C4200" w:rsidP="003C4200">
      <w:pPr>
        <w:rPr>
          <w:u w:val="single"/>
        </w:rPr>
      </w:pPr>
    </w:p>
    <w:p w14:paraId="23CAC5CF" w14:textId="77777777" w:rsidR="003C4200" w:rsidRPr="00C05300" w:rsidRDefault="003C4200" w:rsidP="003C4200">
      <w:pPr>
        <w:rPr>
          <w:u w:val="single"/>
        </w:rPr>
      </w:pPr>
      <w:r w:rsidRPr="00C05300">
        <w:rPr>
          <w:u w:val="single"/>
        </w:rPr>
        <w:t>SAMPLE SOURCE</w:t>
      </w:r>
    </w:p>
    <w:tbl>
      <w:tblPr>
        <w:tblStyle w:val="GridTable1Light-Accent11"/>
        <w:tblW w:w="9073" w:type="dxa"/>
        <w:tblInd w:w="-289" w:type="dxa"/>
        <w:tblLayout w:type="fixed"/>
        <w:tblLook w:val="04A0" w:firstRow="1" w:lastRow="0" w:firstColumn="1" w:lastColumn="0" w:noHBand="0" w:noVBand="1"/>
      </w:tblPr>
      <w:tblGrid>
        <w:gridCol w:w="3545"/>
        <w:gridCol w:w="5528"/>
      </w:tblGrid>
      <w:tr w:rsidR="00C05300" w:rsidRPr="00C05300" w14:paraId="6A445B19" w14:textId="77777777" w:rsidTr="008D387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35136D0B" w14:textId="77777777" w:rsidR="003C4200" w:rsidRPr="00C05300" w:rsidRDefault="003C4200" w:rsidP="008D387C">
            <w:pPr>
              <w:pStyle w:val="HeaderTitle"/>
              <w:spacing w:before="0" w:after="0"/>
              <w:jc w:val="center"/>
              <w:rPr>
                <w:b w:val="0"/>
                <w:color w:val="auto"/>
                <w:sz w:val="24"/>
                <w:szCs w:val="24"/>
              </w:rPr>
            </w:pPr>
            <w:r w:rsidRPr="00C05300">
              <w:rPr>
                <w:color w:val="auto"/>
                <w:sz w:val="24"/>
                <w:szCs w:val="24"/>
              </w:rPr>
              <w:t xml:space="preserve">GWP </w:t>
            </w:r>
            <w:proofErr w:type="spellStart"/>
            <w:r w:rsidRPr="00C05300">
              <w:rPr>
                <w:color w:val="auto"/>
                <w:sz w:val="24"/>
                <w:szCs w:val="24"/>
              </w:rPr>
              <w:t>Values</w:t>
            </w:r>
            <w:proofErr w:type="spellEnd"/>
          </w:p>
        </w:tc>
        <w:tc>
          <w:tcPr>
            <w:tcW w:w="5528" w:type="dxa"/>
            <w:vAlign w:val="center"/>
          </w:tcPr>
          <w:p w14:paraId="454B067A" w14:textId="77777777" w:rsidR="003C4200" w:rsidRPr="00C05300" w:rsidRDefault="003C4200" w:rsidP="008D387C">
            <w:pPr>
              <w:pStyle w:val="HeaderTitle"/>
              <w:spacing w:before="0" w:after="0"/>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proofErr w:type="spellStart"/>
            <w:r w:rsidRPr="00C05300">
              <w:rPr>
                <w:color w:val="auto"/>
                <w:sz w:val="24"/>
                <w:szCs w:val="24"/>
              </w:rPr>
              <w:t>External</w:t>
            </w:r>
            <w:proofErr w:type="spellEnd"/>
            <w:r w:rsidRPr="00C05300">
              <w:rPr>
                <w:color w:val="auto"/>
                <w:sz w:val="24"/>
                <w:szCs w:val="24"/>
              </w:rPr>
              <w:t xml:space="preserve"> </w:t>
            </w:r>
            <w:proofErr w:type="spellStart"/>
            <w:r w:rsidRPr="00C05300">
              <w:rPr>
                <w:color w:val="auto"/>
                <w:sz w:val="24"/>
                <w:szCs w:val="24"/>
              </w:rPr>
              <w:t>Values</w:t>
            </w:r>
            <w:proofErr w:type="spellEnd"/>
          </w:p>
        </w:tc>
      </w:tr>
      <w:tr w:rsidR="00C05300" w:rsidRPr="00C05300" w14:paraId="27739202"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5B67B3AF" w14:textId="77777777" w:rsidR="003C4200" w:rsidRPr="00C05300" w:rsidRDefault="003C4200" w:rsidP="008D387C">
            <w:pPr>
              <w:pStyle w:val="HeaderTitle"/>
              <w:spacing w:before="0" w:after="0"/>
              <w:ind w:left="-108"/>
              <w:jc w:val="center"/>
              <w:rPr>
                <w:rFonts w:eastAsiaTheme="minorEastAsia" w:cstheme="minorBidi"/>
                <w:b w:val="0"/>
                <w:bCs w:val="0"/>
                <w:smallCaps w:val="0"/>
                <w:color w:val="auto"/>
                <w:spacing w:val="0"/>
                <w:kern w:val="0"/>
                <w:sz w:val="20"/>
                <w:szCs w:val="20"/>
              </w:rPr>
            </w:pPr>
          </w:p>
        </w:tc>
        <w:tc>
          <w:tcPr>
            <w:tcW w:w="5528" w:type="dxa"/>
            <w:vAlign w:val="center"/>
          </w:tcPr>
          <w:p w14:paraId="3465261A" w14:textId="77777777" w:rsidR="003C4200" w:rsidRPr="00C05300" w:rsidRDefault="003C4200" w:rsidP="008D387C">
            <w:pPr>
              <w:cnfStyle w:val="000000000000" w:firstRow="0" w:lastRow="0" w:firstColumn="0" w:lastColumn="0" w:oddVBand="0" w:evenVBand="0" w:oddHBand="0" w:evenHBand="0" w:firstRowFirstColumn="0" w:firstRowLastColumn="0" w:lastRowFirstColumn="0" w:lastRowLastColumn="0"/>
            </w:pPr>
          </w:p>
        </w:tc>
      </w:tr>
      <w:tr w:rsidR="002244F4" w:rsidRPr="00C05300" w14:paraId="3CA1B0F2" w14:textId="77777777" w:rsidTr="008D387C">
        <w:trPr>
          <w:trHeight w:val="472"/>
        </w:trPr>
        <w:tc>
          <w:tcPr>
            <w:cnfStyle w:val="001000000000" w:firstRow="0" w:lastRow="0" w:firstColumn="1" w:lastColumn="0" w:oddVBand="0" w:evenVBand="0" w:oddHBand="0" w:evenHBand="0" w:firstRowFirstColumn="0" w:firstRowLastColumn="0" w:lastRowFirstColumn="0" w:lastRowLastColumn="0"/>
            <w:tcW w:w="3545" w:type="dxa"/>
            <w:vAlign w:val="center"/>
          </w:tcPr>
          <w:p w14:paraId="23E0774D" w14:textId="77777777" w:rsidR="002244F4" w:rsidRPr="00C05300" w:rsidRDefault="002244F4" w:rsidP="008D387C">
            <w:pPr>
              <w:pStyle w:val="HeaderTitle"/>
              <w:spacing w:before="0" w:after="0"/>
              <w:ind w:left="-108"/>
              <w:jc w:val="center"/>
              <w:rPr>
                <w:rFonts w:eastAsiaTheme="minorEastAsia" w:cstheme="minorBidi"/>
                <w:b w:val="0"/>
                <w:bCs w:val="0"/>
                <w:smallCaps w:val="0"/>
                <w:color w:val="auto"/>
                <w:spacing w:val="0"/>
                <w:kern w:val="0"/>
                <w:sz w:val="20"/>
                <w:szCs w:val="20"/>
              </w:rPr>
            </w:pPr>
          </w:p>
        </w:tc>
        <w:tc>
          <w:tcPr>
            <w:tcW w:w="5528" w:type="dxa"/>
            <w:vAlign w:val="center"/>
          </w:tcPr>
          <w:p w14:paraId="754D96DE" w14:textId="77777777" w:rsidR="002244F4" w:rsidRPr="00C05300" w:rsidRDefault="002244F4" w:rsidP="008D387C">
            <w:pPr>
              <w:cnfStyle w:val="000000000000" w:firstRow="0" w:lastRow="0" w:firstColumn="0" w:lastColumn="0" w:oddVBand="0" w:evenVBand="0" w:oddHBand="0" w:evenHBand="0" w:firstRowFirstColumn="0" w:firstRowLastColumn="0" w:lastRowFirstColumn="0" w:lastRowLastColumn="0"/>
            </w:pPr>
          </w:p>
        </w:tc>
      </w:tr>
    </w:tbl>
    <w:p w14:paraId="1AB8068B" w14:textId="77777777" w:rsidR="003C4200" w:rsidRDefault="003C4200" w:rsidP="003C4200">
      <w:pPr>
        <w:rPr>
          <w:u w:val="single"/>
        </w:rPr>
      </w:pPr>
    </w:p>
    <w:sectPr w:rsidR="003C4200" w:rsidSect="003C4200">
      <w:pgSz w:w="12240" w:h="15840"/>
      <w:pgMar w:top="135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Tom Miller" w:date="2020-12-03T09:13:00Z" w:initials="TM">
    <w:p w14:paraId="0AEC3DAF" w14:textId="22222332" w:rsidR="008D387C" w:rsidRDefault="008D387C">
      <w:pPr>
        <w:pStyle w:val="CommentText"/>
      </w:pPr>
      <w:r>
        <w:rPr>
          <w:rStyle w:val="CommentReference"/>
        </w:rPr>
        <w:annotationRef/>
      </w:r>
      <w:r>
        <w:t>Similar to above comment:  “type” and “Assaytype” – are these the same?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EC3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732AB2" w16cex:dateUtc="2020-12-03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EC3DAF" w16cid:durableId="23732A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2C0EB" w14:textId="77777777" w:rsidR="008D387C" w:rsidRDefault="008D387C" w:rsidP="00DF7A8B">
      <w:pPr>
        <w:spacing w:after="0" w:line="240" w:lineRule="auto"/>
      </w:pPr>
      <w:r>
        <w:separator/>
      </w:r>
    </w:p>
  </w:endnote>
  <w:endnote w:type="continuationSeparator" w:id="0">
    <w:p w14:paraId="5B678980" w14:textId="77777777" w:rsidR="008D387C" w:rsidRDefault="008D387C" w:rsidP="00DF7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975141"/>
      <w:docPartObj>
        <w:docPartGallery w:val="Page Numbers (Bottom of Page)"/>
        <w:docPartUnique/>
      </w:docPartObj>
    </w:sdtPr>
    <w:sdtEndPr>
      <w:rPr>
        <w:noProof/>
      </w:rPr>
    </w:sdtEndPr>
    <w:sdtContent>
      <w:p w14:paraId="400A5900" w14:textId="5A81854E" w:rsidR="008D387C" w:rsidRDefault="008D387C">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t>VerifyNow Interface Specification v.xxxx Rev01</w:t>
        </w:r>
        <w:r>
          <w:rPr>
            <w:noProof/>
          </w:rPr>
          <w:tab/>
          <w:t>Confidential</w:t>
        </w:r>
      </w:p>
    </w:sdtContent>
  </w:sdt>
  <w:p w14:paraId="781E6B18" w14:textId="77777777" w:rsidR="008D387C" w:rsidRDefault="008D3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EF94B" w14:textId="77777777" w:rsidR="008D387C" w:rsidRDefault="008D387C" w:rsidP="00DF7A8B">
      <w:pPr>
        <w:spacing w:after="0" w:line="240" w:lineRule="auto"/>
      </w:pPr>
      <w:r>
        <w:separator/>
      </w:r>
    </w:p>
  </w:footnote>
  <w:footnote w:type="continuationSeparator" w:id="0">
    <w:p w14:paraId="7E89127E" w14:textId="77777777" w:rsidR="008D387C" w:rsidRDefault="008D387C" w:rsidP="00DF7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9E36" w14:textId="13A0E3F5" w:rsidR="008D387C" w:rsidRDefault="008D387C">
    <w:pPr>
      <w:pStyle w:val="Header"/>
    </w:pPr>
    <w:r>
      <w:rPr>
        <w:noProof/>
      </w:rPr>
      <mc:AlternateContent>
        <mc:Choice Requires="wps">
          <w:drawing>
            <wp:anchor distT="0" distB="0" distL="118745" distR="118745" simplePos="0" relativeHeight="251659264" behindDoc="1" locked="0" layoutInCell="1" allowOverlap="0" wp14:anchorId="1E55EDB2" wp14:editId="618C884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F396F74" w14:textId="14BB0AF6" w:rsidR="008D387C" w:rsidRDefault="008D387C">
                              <w:pPr>
                                <w:pStyle w:val="Header"/>
                                <w:tabs>
                                  <w:tab w:val="clear" w:pos="4680"/>
                                  <w:tab w:val="clear" w:pos="9360"/>
                                </w:tabs>
                                <w:jc w:val="center"/>
                                <w:rPr>
                                  <w:caps/>
                                  <w:color w:val="FFFFFF" w:themeColor="background1"/>
                                </w:rPr>
                              </w:pPr>
                              <w:r w:rsidRPr="00003F6D">
                                <w:rPr>
                                  <w:rFonts w:ascii="Times New Roman" w:eastAsia="Times New Roman" w:hAnsi="Times New Roman" w:cs="Times New Roman"/>
                                </w:rPr>
                                <w:t>Interface Specifications for VerifyNow</w:t>
                              </w:r>
                              <w:r w:rsidRPr="00003F6D">
                                <w:rPr>
                                  <w:rFonts w:ascii="Times New Roman" w:eastAsia="Times New Roman" w:hAnsi="Times New Roman" w:cs="Times New Roman"/>
                                </w:rPr>
                                <w:tab/>
                                <w:t xml:space="preserve">                     DRAFT</w:t>
                              </w:r>
                              <w:r w:rsidRPr="00003F6D">
                                <w:rPr>
                                  <w:rFonts w:ascii="Times New Roman" w:eastAsia="Times New Roman" w:hAnsi="Times New Roman" w:cs="Times New Roman"/>
                                </w:rPr>
                                <w:tab/>
                                <w:t xml:space="preserve">Version </w:t>
                              </w:r>
                              <w:proofErr w:type="spellStart"/>
                              <w:r w:rsidRPr="00003F6D">
                                <w:rPr>
                                  <w:rFonts w:ascii="Times New Roman" w:eastAsia="Times New Roman" w:hAnsi="Times New Roman" w:cs="Times New Roman"/>
                                </w:rPr>
                                <w:t>V.xxx</w:t>
                              </w:r>
                              <w:proofErr w:type="spellEnd"/>
                              <w:r w:rsidRPr="00003F6D">
                                <w:rPr>
                                  <w:rFonts w:ascii="Times New Roman" w:eastAsia="Times New Roman" w:hAnsi="Times New Roman" w:cs="Times New Roman"/>
                                </w:rPr>
                                <w:tab/>
                                <w:t>Rev.01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55EDB2" id="Rectangle 197" o:spid="_x0000_s108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imes New Roman" w:eastAsia="Times New Roman" w:hAnsi="Times New Roman" w:cs="Times New Roma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F396F74" w14:textId="14BB0AF6" w:rsidR="008D387C" w:rsidRDefault="008D387C">
                        <w:pPr>
                          <w:pStyle w:val="Header"/>
                          <w:tabs>
                            <w:tab w:val="clear" w:pos="4680"/>
                            <w:tab w:val="clear" w:pos="9360"/>
                          </w:tabs>
                          <w:jc w:val="center"/>
                          <w:rPr>
                            <w:caps/>
                            <w:color w:val="FFFFFF" w:themeColor="background1"/>
                          </w:rPr>
                        </w:pPr>
                        <w:r w:rsidRPr="00003F6D">
                          <w:rPr>
                            <w:rFonts w:ascii="Times New Roman" w:eastAsia="Times New Roman" w:hAnsi="Times New Roman" w:cs="Times New Roman"/>
                          </w:rPr>
                          <w:t>Interface Specifications for VerifyNow</w:t>
                        </w:r>
                        <w:r w:rsidRPr="00003F6D">
                          <w:rPr>
                            <w:rFonts w:ascii="Times New Roman" w:eastAsia="Times New Roman" w:hAnsi="Times New Roman" w:cs="Times New Roman"/>
                          </w:rPr>
                          <w:tab/>
                          <w:t xml:space="preserve">                     DRAFT</w:t>
                        </w:r>
                        <w:r w:rsidRPr="00003F6D">
                          <w:rPr>
                            <w:rFonts w:ascii="Times New Roman" w:eastAsia="Times New Roman" w:hAnsi="Times New Roman" w:cs="Times New Roman"/>
                          </w:rPr>
                          <w:tab/>
                          <w:t xml:space="preserve">Version </w:t>
                        </w:r>
                        <w:proofErr w:type="spellStart"/>
                        <w:r w:rsidRPr="00003F6D">
                          <w:rPr>
                            <w:rFonts w:ascii="Times New Roman" w:eastAsia="Times New Roman" w:hAnsi="Times New Roman" w:cs="Times New Roman"/>
                          </w:rPr>
                          <w:t>V.xxx</w:t>
                        </w:r>
                        <w:proofErr w:type="spellEnd"/>
                        <w:r w:rsidRPr="00003F6D">
                          <w:rPr>
                            <w:rFonts w:ascii="Times New Roman" w:eastAsia="Times New Roman" w:hAnsi="Times New Roman" w:cs="Times New Roman"/>
                          </w:rPr>
                          <w:tab/>
                          <w:t>Rev.01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CF5"/>
    <w:multiLevelType w:val="multilevel"/>
    <w:tmpl w:val="B3A096F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A176E7"/>
    <w:multiLevelType w:val="hybridMultilevel"/>
    <w:tmpl w:val="AB2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9786B"/>
    <w:multiLevelType w:val="multilevel"/>
    <w:tmpl w:val="0409001D"/>
    <w:styleLink w:val="Style11"/>
    <w:lvl w:ilvl="0">
      <w:start w:val="8"/>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9858D1"/>
    <w:multiLevelType w:val="multilevel"/>
    <w:tmpl w:val="D35A9EC8"/>
    <w:styleLink w:val="Style1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934294"/>
    <w:multiLevelType w:val="multilevel"/>
    <w:tmpl w:val="0409001F"/>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6475E5"/>
    <w:multiLevelType w:val="multilevel"/>
    <w:tmpl w:val="0409001F"/>
    <w:styleLink w:val="Style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E4D4D"/>
    <w:multiLevelType w:val="multilevel"/>
    <w:tmpl w:val="0409001F"/>
    <w:styleLink w:val="Style5"/>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961439"/>
    <w:multiLevelType w:val="multilevel"/>
    <w:tmpl w:val="6BAC44A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B2867C0"/>
    <w:multiLevelType w:val="multilevel"/>
    <w:tmpl w:val="4696769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19A276E"/>
    <w:multiLevelType w:val="multilevel"/>
    <w:tmpl w:val="0409001F"/>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8F0B8B"/>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486928"/>
    <w:multiLevelType w:val="multilevel"/>
    <w:tmpl w:val="E9A033C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E02A2E"/>
    <w:multiLevelType w:val="multilevel"/>
    <w:tmpl w:val="B02060C8"/>
    <w:styleLink w:val="Styl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441EEB"/>
    <w:multiLevelType w:val="multilevel"/>
    <w:tmpl w:val="54247E6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D45398D"/>
    <w:multiLevelType w:val="multilevel"/>
    <w:tmpl w:val="9AF88D44"/>
    <w:styleLink w:val="Style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9077D5"/>
    <w:multiLevelType w:val="multilevel"/>
    <w:tmpl w:val="0409001F"/>
    <w:styleLink w:val="Style3"/>
    <w:lvl w:ilvl="0">
      <w:start w:val="1"/>
      <w:numFmt w:val="decimal"/>
      <w:lvlText w:val="%1."/>
      <w:lvlJc w:val="left"/>
      <w:pPr>
        <w:ind w:left="1080" w:hanging="360"/>
      </w:pPr>
    </w:lvl>
    <w:lvl w:ilvl="1">
      <w:start w:val="1"/>
      <w:numFmt w:val="decimal"/>
      <w:lvlText w:val="%1.%2."/>
      <w:lvlJc w:val="left"/>
      <w:pPr>
        <w:ind w:left="1512" w:hanging="432"/>
      </w:pPr>
    </w:lvl>
    <w:lvl w:ilvl="2">
      <w:start w:val="3"/>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4A8628E5"/>
    <w:multiLevelType w:val="hybridMultilevel"/>
    <w:tmpl w:val="976C708E"/>
    <w:lvl w:ilvl="0" w:tplc="109A300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E3C1E"/>
    <w:multiLevelType w:val="multilevel"/>
    <w:tmpl w:val="0409001F"/>
    <w:styleLink w:val="Style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801F78"/>
    <w:multiLevelType w:val="hybridMultilevel"/>
    <w:tmpl w:val="A7B2F546"/>
    <w:lvl w:ilvl="0" w:tplc="9A18304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346DB0"/>
    <w:multiLevelType w:val="multilevel"/>
    <w:tmpl w:val="B66E1F9E"/>
    <w:styleLink w:val="Style1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4C83215"/>
    <w:multiLevelType w:val="multilevel"/>
    <w:tmpl w:val="0409001F"/>
    <w:styleLink w:val="Style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92D31A8"/>
    <w:multiLevelType w:val="multilevel"/>
    <w:tmpl w:val="0409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D9062C"/>
    <w:multiLevelType w:val="hybridMultilevel"/>
    <w:tmpl w:val="0DB06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BE49F0"/>
    <w:multiLevelType w:val="multilevel"/>
    <w:tmpl w:val="CB3A02C0"/>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AB25AC"/>
    <w:multiLevelType w:val="multilevel"/>
    <w:tmpl w:val="5CCECF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2D949C9"/>
    <w:multiLevelType w:val="multilevel"/>
    <w:tmpl w:val="B66E1F9E"/>
    <w:numStyleLink w:val="Style14"/>
  </w:abstractNum>
  <w:abstractNum w:abstractNumId="26" w15:restartNumberingAfterBreak="0">
    <w:nsid w:val="73973A30"/>
    <w:multiLevelType w:val="multilevel"/>
    <w:tmpl w:val="A92A4864"/>
    <w:lvl w:ilvl="0">
      <w:start w:val="1"/>
      <w:numFmt w:val="decimal"/>
      <w:lvlText w:val="%1."/>
      <w:lvlJc w:val="left"/>
      <w:pPr>
        <w:ind w:left="360" w:hanging="360"/>
      </w:pPr>
      <w:rPr>
        <w:rFonts w:ascii="Calibri" w:eastAsiaTheme="minorHAnsi" w:hAnsi="Calibri" w:cstheme="minorBidi"/>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9480704"/>
    <w:multiLevelType w:val="multilevel"/>
    <w:tmpl w:val="4710C4B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5"/>
  </w:num>
  <w:num w:numId="3">
    <w:abstractNumId w:val="22"/>
  </w:num>
  <w:num w:numId="4">
    <w:abstractNumId w:val="10"/>
  </w:num>
  <w:num w:numId="5">
    <w:abstractNumId w:val="15"/>
  </w:num>
  <w:num w:numId="6">
    <w:abstractNumId w:val="21"/>
  </w:num>
  <w:num w:numId="7">
    <w:abstractNumId w:val="6"/>
  </w:num>
  <w:num w:numId="8">
    <w:abstractNumId w:val="8"/>
  </w:num>
  <w:num w:numId="9">
    <w:abstractNumId w:val="12"/>
  </w:num>
  <w:num w:numId="10">
    <w:abstractNumId w:val="9"/>
  </w:num>
  <w:num w:numId="11">
    <w:abstractNumId w:val="17"/>
  </w:num>
  <w:num w:numId="12">
    <w:abstractNumId w:val="4"/>
  </w:num>
  <w:num w:numId="13">
    <w:abstractNumId w:val="13"/>
  </w:num>
  <w:num w:numId="14">
    <w:abstractNumId w:val="18"/>
  </w:num>
  <w:num w:numId="15">
    <w:abstractNumId w:val="27"/>
  </w:num>
  <w:num w:numId="16">
    <w:abstractNumId w:val="7"/>
  </w:num>
  <w:num w:numId="17">
    <w:abstractNumId w:val="14"/>
  </w:num>
  <w:num w:numId="18">
    <w:abstractNumId w:val="2"/>
  </w:num>
  <w:num w:numId="19">
    <w:abstractNumId w:val="25"/>
  </w:num>
  <w:num w:numId="20">
    <w:abstractNumId w:val="16"/>
  </w:num>
  <w:num w:numId="21">
    <w:abstractNumId w:val="26"/>
  </w:num>
  <w:num w:numId="22">
    <w:abstractNumId w:val="23"/>
  </w:num>
  <w:num w:numId="23">
    <w:abstractNumId w:val="20"/>
  </w:num>
  <w:num w:numId="24">
    <w:abstractNumId w:val="11"/>
  </w:num>
  <w:num w:numId="25">
    <w:abstractNumId w:val="3"/>
  </w:num>
  <w:num w:numId="26">
    <w:abstractNumId w:val="19"/>
  </w:num>
  <w:num w:numId="27">
    <w:abstractNumId w:val="0"/>
  </w:num>
  <w:num w:numId="28">
    <w:abstractNumId w:val="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ige Scofield">
    <w15:presenceInfo w15:providerId="AD" w15:userId="S::pscofield@werfen.com::0206eb11-b584-44ed-8e6b-0cfeaa114fa1"/>
  </w15:person>
  <w15:person w15:author="Tom Miller">
    <w15:presenceInfo w15:providerId="AD" w15:userId="S::tmiller@ilww.com::c406138d-485a-4691-9952-e6e04206fc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trackRevisions/>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062"/>
    <w:rsid w:val="00003F6D"/>
    <w:rsid w:val="00004151"/>
    <w:rsid w:val="00006441"/>
    <w:rsid w:val="00010F1B"/>
    <w:rsid w:val="00012382"/>
    <w:rsid w:val="000135E1"/>
    <w:rsid w:val="00016B8E"/>
    <w:rsid w:val="000178D8"/>
    <w:rsid w:val="00021E0B"/>
    <w:rsid w:val="00027742"/>
    <w:rsid w:val="00027C31"/>
    <w:rsid w:val="00037BD7"/>
    <w:rsid w:val="0004689A"/>
    <w:rsid w:val="00047ADA"/>
    <w:rsid w:val="00047C05"/>
    <w:rsid w:val="00051307"/>
    <w:rsid w:val="000519C1"/>
    <w:rsid w:val="000529E2"/>
    <w:rsid w:val="000534A5"/>
    <w:rsid w:val="00061D02"/>
    <w:rsid w:val="00064B89"/>
    <w:rsid w:val="000675B4"/>
    <w:rsid w:val="0007540F"/>
    <w:rsid w:val="0007639D"/>
    <w:rsid w:val="000803A8"/>
    <w:rsid w:val="00082DC8"/>
    <w:rsid w:val="000837AF"/>
    <w:rsid w:val="00086DA6"/>
    <w:rsid w:val="00097D0E"/>
    <w:rsid w:val="00097DBE"/>
    <w:rsid w:val="000A0F0F"/>
    <w:rsid w:val="000A5DC4"/>
    <w:rsid w:val="000B0F0A"/>
    <w:rsid w:val="000C2694"/>
    <w:rsid w:val="000C48DE"/>
    <w:rsid w:val="000D40D0"/>
    <w:rsid w:val="000D5D11"/>
    <w:rsid w:val="000D6C7E"/>
    <w:rsid w:val="000E1ED2"/>
    <w:rsid w:val="000E6201"/>
    <w:rsid w:val="000E72B2"/>
    <w:rsid w:val="000F6630"/>
    <w:rsid w:val="000F74B5"/>
    <w:rsid w:val="00101BBD"/>
    <w:rsid w:val="0010267C"/>
    <w:rsid w:val="00111AD4"/>
    <w:rsid w:val="001138CF"/>
    <w:rsid w:val="001157DA"/>
    <w:rsid w:val="001169D3"/>
    <w:rsid w:val="001178B8"/>
    <w:rsid w:val="0012088C"/>
    <w:rsid w:val="001221B2"/>
    <w:rsid w:val="00127D57"/>
    <w:rsid w:val="00135A42"/>
    <w:rsid w:val="00143290"/>
    <w:rsid w:val="00151B4D"/>
    <w:rsid w:val="0015281F"/>
    <w:rsid w:val="0015327D"/>
    <w:rsid w:val="001578F1"/>
    <w:rsid w:val="00160232"/>
    <w:rsid w:val="0016077F"/>
    <w:rsid w:val="00163694"/>
    <w:rsid w:val="0016396B"/>
    <w:rsid w:val="001708F0"/>
    <w:rsid w:val="0017352D"/>
    <w:rsid w:val="001736D8"/>
    <w:rsid w:val="00183CAD"/>
    <w:rsid w:val="001846CB"/>
    <w:rsid w:val="00187E3F"/>
    <w:rsid w:val="00193D0C"/>
    <w:rsid w:val="00195AFB"/>
    <w:rsid w:val="001969E7"/>
    <w:rsid w:val="00197A04"/>
    <w:rsid w:val="00197B26"/>
    <w:rsid w:val="001A0CB7"/>
    <w:rsid w:val="001B1795"/>
    <w:rsid w:val="001B61E8"/>
    <w:rsid w:val="001C7BD8"/>
    <w:rsid w:val="001D2AAE"/>
    <w:rsid w:val="001D3D15"/>
    <w:rsid w:val="001D4D38"/>
    <w:rsid w:val="001D6D76"/>
    <w:rsid w:val="001E01CD"/>
    <w:rsid w:val="001E1515"/>
    <w:rsid w:val="001E1AD0"/>
    <w:rsid w:val="001E38EE"/>
    <w:rsid w:val="001E42F3"/>
    <w:rsid w:val="001E4BA7"/>
    <w:rsid w:val="001E5832"/>
    <w:rsid w:val="001F3456"/>
    <w:rsid w:val="001F4BED"/>
    <w:rsid w:val="002047C4"/>
    <w:rsid w:val="0020651E"/>
    <w:rsid w:val="002107B0"/>
    <w:rsid w:val="00213DA5"/>
    <w:rsid w:val="00215480"/>
    <w:rsid w:val="00221227"/>
    <w:rsid w:val="0022293C"/>
    <w:rsid w:val="002244F4"/>
    <w:rsid w:val="00225A72"/>
    <w:rsid w:val="00225E03"/>
    <w:rsid w:val="00226DE1"/>
    <w:rsid w:val="00230278"/>
    <w:rsid w:val="00235C71"/>
    <w:rsid w:val="0024338E"/>
    <w:rsid w:val="00243C12"/>
    <w:rsid w:val="0025392D"/>
    <w:rsid w:val="0026427A"/>
    <w:rsid w:val="00264866"/>
    <w:rsid w:val="00274BED"/>
    <w:rsid w:val="00282240"/>
    <w:rsid w:val="002867D4"/>
    <w:rsid w:val="0029252A"/>
    <w:rsid w:val="00293889"/>
    <w:rsid w:val="00294491"/>
    <w:rsid w:val="002961AB"/>
    <w:rsid w:val="00296691"/>
    <w:rsid w:val="002A27ED"/>
    <w:rsid w:val="002A410E"/>
    <w:rsid w:val="002A6E18"/>
    <w:rsid w:val="002A7342"/>
    <w:rsid w:val="002B3273"/>
    <w:rsid w:val="002B58C3"/>
    <w:rsid w:val="002C26E8"/>
    <w:rsid w:val="002C5F89"/>
    <w:rsid w:val="002D0DCB"/>
    <w:rsid w:val="002D144A"/>
    <w:rsid w:val="002D3262"/>
    <w:rsid w:val="002D3781"/>
    <w:rsid w:val="002D5B80"/>
    <w:rsid w:val="002E37C5"/>
    <w:rsid w:val="002E3DF6"/>
    <w:rsid w:val="002E735F"/>
    <w:rsid w:val="002F76A6"/>
    <w:rsid w:val="002F79C9"/>
    <w:rsid w:val="0030088D"/>
    <w:rsid w:val="00303DCA"/>
    <w:rsid w:val="003101E5"/>
    <w:rsid w:val="00311573"/>
    <w:rsid w:val="003155DA"/>
    <w:rsid w:val="003253BC"/>
    <w:rsid w:val="00326FBF"/>
    <w:rsid w:val="003279B6"/>
    <w:rsid w:val="00330663"/>
    <w:rsid w:val="003319B0"/>
    <w:rsid w:val="00336972"/>
    <w:rsid w:val="00342961"/>
    <w:rsid w:val="0034351E"/>
    <w:rsid w:val="003437BB"/>
    <w:rsid w:val="00345742"/>
    <w:rsid w:val="003531DC"/>
    <w:rsid w:val="00353CE2"/>
    <w:rsid w:val="00357D80"/>
    <w:rsid w:val="00365CCD"/>
    <w:rsid w:val="00366971"/>
    <w:rsid w:val="00366E32"/>
    <w:rsid w:val="0037285D"/>
    <w:rsid w:val="0037374B"/>
    <w:rsid w:val="003748D0"/>
    <w:rsid w:val="00377CCA"/>
    <w:rsid w:val="00377F9F"/>
    <w:rsid w:val="00384E91"/>
    <w:rsid w:val="00386681"/>
    <w:rsid w:val="00396894"/>
    <w:rsid w:val="00397407"/>
    <w:rsid w:val="003A05CC"/>
    <w:rsid w:val="003A2FB8"/>
    <w:rsid w:val="003A3871"/>
    <w:rsid w:val="003A6844"/>
    <w:rsid w:val="003A75CE"/>
    <w:rsid w:val="003B1A2B"/>
    <w:rsid w:val="003B3FA6"/>
    <w:rsid w:val="003B7756"/>
    <w:rsid w:val="003C1E3B"/>
    <w:rsid w:val="003C4200"/>
    <w:rsid w:val="003C5DE5"/>
    <w:rsid w:val="003C766F"/>
    <w:rsid w:val="003D0D23"/>
    <w:rsid w:val="003D5D83"/>
    <w:rsid w:val="003D6FCC"/>
    <w:rsid w:val="003F2438"/>
    <w:rsid w:val="003F2D7E"/>
    <w:rsid w:val="003F3BF2"/>
    <w:rsid w:val="003F59BD"/>
    <w:rsid w:val="003F6327"/>
    <w:rsid w:val="00402CD2"/>
    <w:rsid w:val="0040316C"/>
    <w:rsid w:val="00404CCC"/>
    <w:rsid w:val="00412826"/>
    <w:rsid w:val="00416AD5"/>
    <w:rsid w:val="00422815"/>
    <w:rsid w:val="0042485D"/>
    <w:rsid w:val="00425D0B"/>
    <w:rsid w:val="00427B10"/>
    <w:rsid w:val="00430719"/>
    <w:rsid w:val="00431EF5"/>
    <w:rsid w:val="004326DD"/>
    <w:rsid w:val="004362BA"/>
    <w:rsid w:val="00436511"/>
    <w:rsid w:val="004407DA"/>
    <w:rsid w:val="00443587"/>
    <w:rsid w:val="00445E6F"/>
    <w:rsid w:val="00453DEC"/>
    <w:rsid w:val="0046038C"/>
    <w:rsid w:val="00460849"/>
    <w:rsid w:val="00463E27"/>
    <w:rsid w:val="00466242"/>
    <w:rsid w:val="004761FD"/>
    <w:rsid w:val="00476CBD"/>
    <w:rsid w:val="0047742C"/>
    <w:rsid w:val="0048173B"/>
    <w:rsid w:val="004944A3"/>
    <w:rsid w:val="00494C06"/>
    <w:rsid w:val="00497771"/>
    <w:rsid w:val="004978E5"/>
    <w:rsid w:val="004A047A"/>
    <w:rsid w:val="004A2BAE"/>
    <w:rsid w:val="004A6B73"/>
    <w:rsid w:val="004B39FA"/>
    <w:rsid w:val="004B741C"/>
    <w:rsid w:val="004C05AB"/>
    <w:rsid w:val="004C6B3B"/>
    <w:rsid w:val="004D39CD"/>
    <w:rsid w:val="004D4393"/>
    <w:rsid w:val="004D4540"/>
    <w:rsid w:val="004D5C78"/>
    <w:rsid w:val="004E0048"/>
    <w:rsid w:val="004E2B47"/>
    <w:rsid w:val="004E3471"/>
    <w:rsid w:val="004F041C"/>
    <w:rsid w:val="004F633B"/>
    <w:rsid w:val="004F6C9C"/>
    <w:rsid w:val="005018F0"/>
    <w:rsid w:val="00502604"/>
    <w:rsid w:val="005027E0"/>
    <w:rsid w:val="0050425E"/>
    <w:rsid w:val="00513DC7"/>
    <w:rsid w:val="00514D6D"/>
    <w:rsid w:val="00514FA9"/>
    <w:rsid w:val="0051501B"/>
    <w:rsid w:val="00520FC7"/>
    <w:rsid w:val="005221F7"/>
    <w:rsid w:val="00527D29"/>
    <w:rsid w:val="00532B5A"/>
    <w:rsid w:val="005368F9"/>
    <w:rsid w:val="00540730"/>
    <w:rsid w:val="00543171"/>
    <w:rsid w:val="005437BF"/>
    <w:rsid w:val="005443C7"/>
    <w:rsid w:val="005452D9"/>
    <w:rsid w:val="00550F1E"/>
    <w:rsid w:val="00551818"/>
    <w:rsid w:val="00557A0C"/>
    <w:rsid w:val="00563EED"/>
    <w:rsid w:val="00570CBD"/>
    <w:rsid w:val="00572D79"/>
    <w:rsid w:val="00574726"/>
    <w:rsid w:val="00577829"/>
    <w:rsid w:val="00581B03"/>
    <w:rsid w:val="005827D6"/>
    <w:rsid w:val="00585581"/>
    <w:rsid w:val="00586B00"/>
    <w:rsid w:val="00590711"/>
    <w:rsid w:val="00591049"/>
    <w:rsid w:val="00593FAD"/>
    <w:rsid w:val="00596E97"/>
    <w:rsid w:val="005972BB"/>
    <w:rsid w:val="005A0DE6"/>
    <w:rsid w:val="005A143A"/>
    <w:rsid w:val="005B0E11"/>
    <w:rsid w:val="005B156A"/>
    <w:rsid w:val="005B6498"/>
    <w:rsid w:val="005C390A"/>
    <w:rsid w:val="005C4F69"/>
    <w:rsid w:val="005C51D9"/>
    <w:rsid w:val="005C7B00"/>
    <w:rsid w:val="005D4E8D"/>
    <w:rsid w:val="005D76EC"/>
    <w:rsid w:val="005D7B37"/>
    <w:rsid w:val="005E352F"/>
    <w:rsid w:val="005E6408"/>
    <w:rsid w:val="005E70EB"/>
    <w:rsid w:val="005F14D3"/>
    <w:rsid w:val="005F4F82"/>
    <w:rsid w:val="0060147D"/>
    <w:rsid w:val="006025C2"/>
    <w:rsid w:val="006041EE"/>
    <w:rsid w:val="00604377"/>
    <w:rsid w:val="0061124C"/>
    <w:rsid w:val="00612C89"/>
    <w:rsid w:val="006279E2"/>
    <w:rsid w:val="0064245B"/>
    <w:rsid w:val="006429E9"/>
    <w:rsid w:val="00644BB0"/>
    <w:rsid w:val="00647F52"/>
    <w:rsid w:val="006555F6"/>
    <w:rsid w:val="0066172E"/>
    <w:rsid w:val="00665A01"/>
    <w:rsid w:val="00666193"/>
    <w:rsid w:val="00666BD8"/>
    <w:rsid w:val="00671233"/>
    <w:rsid w:val="00672C6B"/>
    <w:rsid w:val="00683182"/>
    <w:rsid w:val="00686B14"/>
    <w:rsid w:val="00687A91"/>
    <w:rsid w:val="0069650D"/>
    <w:rsid w:val="0069688F"/>
    <w:rsid w:val="006A7C3C"/>
    <w:rsid w:val="006B23B9"/>
    <w:rsid w:val="006B277E"/>
    <w:rsid w:val="006B3D90"/>
    <w:rsid w:val="006B5E92"/>
    <w:rsid w:val="006C33A9"/>
    <w:rsid w:val="006C6024"/>
    <w:rsid w:val="006C72D6"/>
    <w:rsid w:val="006D20C0"/>
    <w:rsid w:val="006D2FDF"/>
    <w:rsid w:val="006D605A"/>
    <w:rsid w:val="006E1750"/>
    <w:rsid w:val="006E2916"/>
    <w:rsid w:val="006E3C86"/>
    <w:rsid w:val="006E444F"/>
    <w:rsid w:val="006E628A"/>
    <w:rsid w:val="006E6A34"/>
    <w:rsid w:val="006F008C"/>
    <w:rsid w:val="006F252B"/>
    <w:rsid w:val="006F28BF"/>
    <w:rsid w:val="006F4754"/>
    <w:rsid w:val="006F48F6"/>
    <w:rsid w:val="006F54D9"/>
    <w:rsid w:val="006F5E1F"/>
    <w:rsid w:val="00700F15"/>
    <w:rsid w:val="00703C8A"/>
    <w:rsid w:val="0070522E"/>
    <w:rsid w:val="00711268"/>
    <w:rsid w:val="00724F80"/>
    <w:rsid w:val="00726A10"/>
    <w:rsid w:val="0074015F"/>
    <w:rsid w:val="00741E63"/>
    <w:rsid w:val="0074269D"/>
    <w:rsid w:val="00745C23"/>
    <w:rsid w:val="00752121"/>
    <w:rsid w:val="0076025F"/>
    <w:rsid w:val="00761564"/>
    <w:rsid w:val="00762416"/>
    <w:rsid w:val="00763454"/>
    <w:rsid w:val="00766586"/>
    <w:rsid w:val="00771DD2"/>
    <w:rsid w:val="00776F53"/>
    <w:rsid w:val="00777834"/>
    <w:rsid w:val="00780AC9"/>
    <w:rsid w:val="00782019"/>
    <w:rsid w:val="00785B4C"/>
    <w:rsid w:val="00786107"/>
    <w:rsid w:val="00790A6F"/>
    <w:rsid w:val="0079215D"/>
    <w:rsid w:val="00792CB8"/>
    <w:rsid w:val="007954E3"/>
    <w:rsid w:val="007967AC"/>
    <w:rsid w:val="007A54F9"/>
    <w:rsid w:val="007A6148"/>
    <w:rsid w:val="007A738F"/>
    <w:rsid w:val="007B2225"/>
    <w:rsid w:val="007B31BA"/>
    <w:rsid w:val="007C08F2"/>
    <w:rsid w:val="007C0C88"/>
    <w:rsid w:val="007C2604"/>
    <w:rsid w:val="007C3451"/>
    <w:rsid w:val="007C572D"/>
    <w:rsid w:val="007D26BE"/>
    <w:rsid w:val="007D3710"/>
    <w:rsid w:val="007D3805"/>
    <w:rsid w:val="007D41B9"/>
    <w:rsid w:val="007D76FF"/>
    <w:rsid w:val="007E1E04"/>
    <w:rsid w:val="007E344A"/>
    <w:rsid w:val="007E4878"/>
    <w:rsid w:val="0080022E"/>
    <w:rsid w:val="00803121"/>
    <w:rsid w:val="00803C3D"/>
    <w:rsid w:val="00804062"/>
    <w:rsid w:val="008054D0"/>
    <w:rsid w:val="00814180"/>
    <w:rsid w:val="008145D7"/>
    <w:rsid w:val="008179CF"/>
    <w:rsid w:val="00824681"/>
    <w:rsid w:val="00832BED"/>
    <w:rsid w:val="008336B5"/>
    <w:rsid w:val="008437B3"/>
    <w:rsid w:val="0084489A"/>
    <w:rsid w:val="00846502"/>
    <w:rsid w:val="0084721B"/>
    <w:rsid w:val="0087323B"/>
    <w:rsid w:val="00874545"/>
    <w:rsid w:val="00875B67"/>
    <w:rsid w:val="0087650B"/>
    <w:rsid w:val="00876930"/>
    <w:rsid w:val="00877B85"/>
    <w:rsid w:val="00881FB6"/>
    <w:rsid w:val="00884409"/>
    <w:rsid w:val="008857C9"/>
    <w:rsid w:val="00885CF3"/>
    <w:rsid w:val="00893B58"/>
    <w:rsid w:val="00894116"/>
    <w:rsid w:val="00896E77"/>
    <w:rsid w:val="008A3A58"/>
    <w:rsid w:val="008A6B1D"/>
    <w:rsid w:val="008C190E"/>
    <w:rsid w:val="008C385A"/>
    <w:rsid w:val="008C45E6"/>
    <w:rsid w:val="008C5102"/>
    <w:rsid w:val="008C52A0"/>
    <w:rsid w:val="008D387C"/>
    <w:rsid w:val="008E29C5"/>
    <w:rsid w:val="008E6676"/>
    <w:rsid w:val="008F0A14"/>
    <w:rsid w:val="008F52B9"/>
    <w:rsid w:val="00906F4D"/>
    <w:rsid w:val="00910B3A"/>
    <w:rsid w:val="009119ED"/>
    <w:rsid w:val="0091246E"/>
    <w:rsid w:val="0091459A"/>
    <w:rsid w:val="00915153"/>
    <w:rsid w:val="009152FC"/>
    <w:rsid w:val="00915725"/>
    <w:rsid w:val="00916B1D"/>
    <w:rsid w:val="009204EA"/>
    <w:rsid w:val="00920AD6"/>
    <w:rsid w:val="0093131B"/>
    <w:rsid w:val="009344CC"/>
    <w:rsid w:val="009414F4"/>
    <w:rsid w:val="009419C1"/>
    <w:rsid w:val="00941D56"/>
    <w:rsid w:val="00944EB4"/>
    <w:rsid w:val="0094549E"/>
    <w:rsid w:val="00945741"/>
    <w:rsid w:val="00946A75"/>
    <w:rsid w:val="00950F50"/>
    <w:rsid w:val="0095132D"/>
    <w:rsid w:val="009534F6"/>
    <w:rsid w:val="009614D6"/>
    <w:rsid w:val="00964EDE"/>
    <w:rsid w:val="009660B9"/>
    <w:rsid w:val="0096727D"/>
    <w:rsid w:val="009804DC"/>
    <w:rsid w:val="009809A9"/>
    <w:rsid w:val="00981BFA"/>
    <w:rsid w:val="0098202B"/>
    <w:rsid w:val="00987DB1"/>
    <w:rsid w:val="00992E59"/>
    <w:rsid w:val="00992F51"/>
    <w:rsid w:val="00995847"/>
    <w:rsid w:val="009A3D95"/>
    <w:rsid w:val="009A6F39"/>
    <w:rsid w:val="009B1048"/>
    <w:rsid w:val="009B32BB"/>
    <w:rsid w:val="009B4367"/>
    <w:rsid w:val="009B4486"/>
    <w:rsid w:val="009B5C8D"/>
    <w:rsid w:val="009B74B4"/>
    <w:rsid w:val="009C2A55"/>
    <w:rsid w:val="009C5694"/>
    <w:rsid w:val="009C59F7"/>
    <w:rsid w:val="009C7779"/>
    <w:rsid w:val="009D1186"/>
    <w:rsid w:val="009D1459"/>
    <w:rsid w:val="009D20CB"/>
    <w:rsid w:val="009D21F2"/>
    <w:rsid w:val="009D69E2"/>
    <w:rsid w:val="009E7712"/>
    <w:rsid w:val="009F29F8"/>
    <w:rsid w:val="00A000A4"/>
    <w:rsid w:val="00A000B2"/>
    <w:rsid w:val="00A1302F"/>
    <w:rsid w:val="00A13D8F"/>
    <w:rsid w:val="00A14B95"/>
    <w:rsid w:val="00A151DD"/>
    <w:rsid w:val="00A2047B"/>
    <w:rsid w:val="00A261C0"/>
    <w:rsid w:val="00A27F94"/>
    <w:rsid w:val="00A31DA9"/>
    <w:rsid w:val="00A32A33"/>
    <w:rsid w:val="00A4077D"/>
    <w:rsid w:val="00A41E46"/>
    <w:rsid w:val="00A46A24"/>
    <w:rsid w:val="00A51AC9"/>
    <w:rsid w:val="00A554FF"/>
    <w:rsid w:val="00A56109"/>
    <w:rsid w:val="00A57014"/>
    <w:rsid w:val="00A573EA"/>
    <w:rsid w:val="00A65956"/>
    <w:rsid w:val="00A66704"/>
    <w:rsid w:val="00A667A9"/>
    <w:rsid w:val="00A66C1F"/>
    <w:rsid w:val="00A72B6C"/>
    <w:rsid w:val="00A73364"/>
    <w:rsid w:val="00A7624E"/>
    <w:rsid w:val="00A76948"/>
    <w:rsid w:val="00A8328F"/>
    <w:rsid w:val="00A86245"/>
    <w:rsid w:val="00A87AB4"/>
    <w:rsid w:val="00A90573"/>
    <w:rsid w:val="00A91759"/>
    <w:rsid w:val="00A92E0C"/>
    <w:rsid w:val="00A9513C"/>
    <w:rsid w:val="00AA1324"/>
    <w:rsid w:val="00AA30AB"/>
    <w:rsid w:val="00AA5E81"/>
    <w:rsid w:val="00AA6F2F"/>
    <w:rsid w:val="00AC580A"/>
    <w:rsid w:val="00AC64D8"/>
    <w:rsid w:val="00AC7A0E"/>
    <w:rsid w:val="00AD0340"/>
    <w:rsid w:val="00AD575C"/>
    <w:rsid w:val="00AD60F2"/>
    <w:rsid w:val="00AE187F"/>
    <w:rsid w:val="00AF11F3"/>
    <w:rsid w:val="00AF4CC0"/>
    <w:rsid w:val="00AF62BC"/>
    <w:rsid w:val="00B02F0F"/>
    <w:rsid w:val="00B074C5"/>
    <w:rsid w:val="00B11BD2"/>
    <w:rsid w:val="00B1250D"/>
    <w:rsid w:val="00B13C6B"/>
    <w:rsid w:val="00B14D7C"/>
    <w:rsid w:val="00B275F7"/>
    <w:rsid w:val="00B318DC"/>
    <w:rsid w:val="00B31993"/>
    <w:rsid w:val="00B3287C"/>
    <w:rsid w:val="00B33329"/>
    <w:rsid w:val="00B37B3D"/>
    <w:rsid w:val="00B4528E"/>
    <w:rsid w:val="00B45A73"/>
    <w:rsid w:val="00B46F80"/>
    <w:rsid w:val="00B50F96"/>
    <w:rsid w:val="00B51954"/>
    <w:rsid w:val="00B57487"/>
    <w:rsid w:val="00B65C4E"/>
    <w:rsid w:val="00B67705"/>
    <w:rsid w:val="00B7598B"/>
    <w:rsid w:val="00B775B5"/>
    <w:rsid w:val="00B81748"/>
    <w:rsid w:val="00B83541"/>
    <w:rsid w:val="00B835BC"/>
    <w:rsid w:val="00B85BAB"/>
    <w:rsid w:val="00B92091"/>
    <w:rsid w:val="00B92FFE"/>
    <w:rsid w:val="00BB78D3"/>
    <w:rsid w:val="00BC2D54"/>
    <w:rsid w:val="00BC46CF"/>
    <w:rsid w:val="00BC775C"/>
    <w:rsid w:val="00BD5AEF"/>
    <w:rsid w:val="00BE0D4C"/>
    <w:rsid w:val="00BE4FE6"/>
    <w:rsid w:val="00BE5261"/>
    <w:rsid w:val="00BE586D"/>
    <w:rsid w:val="00BE67BC"/>
    <w:rsid w:val="00BF0CF8"/>
    <w:rsid w:val="00BF10F2"/>
    <w:rsid w:val="00BF33F3"/>
    <w:rsid w:val="00BF4062"/>
    <w:rsid w:val="00C04A5B"/>
    <w:rsid w:val="00C05300"/>
    <w:rsid w:val="00C07640"/>
    <w:rsid w:val="00C118BC"/>
    <w:rsid w:val="00C12E62"/>
    <w:rsid w:val="00C13FD2"/>
    <w:rsid w:val="00C146F4"/>
    <w:rsid w:val="00C150A5"/>
    <w:rsid w:val="00C15C19"/>
    <w:rsid w:val="00C178DC"/>
    <w:rsid w:val="00C21BD7"/>
    <w:rsid w:val="00C21D2C"/>
    <w:rsid w:val="00C2262F"/>
    <w:rsid w:val="00C24000"/>
    <w:rsid w:val="00C25EED"/>
    <w:rsid w:val="00C26C6A"/>
    <w:rsid w:val="00C33608"/>
    <w:rsid w:val="00C37133"/>
    <w:rsid w:val="00C47E31"/>
    <w:rsid w:val="00C51AC8"/>
    <w:rsid w:val="00C53E2D"/>
    <w:rsid w:val="00C56AD6"/>
    <w:rsid w:val="00C6066C"/>
    <w:rsid w:val="00C60AB7"/>
    <w:rsid w:val="00C64744"/>
    <w:rsid w:val="00C74063"/>
    <w:rsid w:val="00C7428D"/>
    <w:rsid w:val="00C815CB"/>
    <w:rsid w:val="00C8486B"/>
    <w:rsid w:val="00C8489E"/>
    <w:rsid w:val="00C8508A"/>
    <w:rsid w:val="00C90BD9"/>
    <w:rsid w:val="00C948BB"/>
    <w:rsid w:val="00C9491F"/>
    <w:rsid w:val="00C94DB8"/>
    <w:rsid w:val="00C967C9"/>
    <w:rsid w:val="00C96F32"/>
    <w:rsid w:val="00CB23B4"/>
    <w:rsid w:val="00CB45CC"/>
    <w:rsid w:val="00CC1311"/>
    <w:rsid w:val="00CC1D0F"/>
    <w:rsid w:val="00CC4390"/>
    <w:rsid w:val="00CD2D98"/>
    <w:rsid w:val="00CD40E3"/>
    <w:rsid w:val="00CD451C"/>
    <w:rsid w:val="00CE00A4"/>
    <w:rsid w:val="00CE1057"/>
    <w:rsid w:val="00CE3954"/>
    <w:rsid w:val="00CE3E50"/>
    <w:rsid w:val="00CE68AD"/>
    <w:rsid w:val="00CE6F9E"/>
    <w:rsid w:val="00CF409C"/>
    <w:rsid w:val="00CF6E41"/>
    <w:rsid w:val="00D04409"/>
    <w:rsid w:val="00D04D2B"/>
    <w:rsid w:val="00D10002"/>
    <w:rsid w:val="00D10355"/>
    <w:rsid w:val="00D11D2A"/>
    <w:rsid w:val="00D143BF"/>
    <w:rsid w:val="00D161A8"/>
    <w:rsid w:val="00D16A5D"/>
    <w:rsid w:val="00D211E9"/>
    <w:rsid w:val="00D24863"/>
    <w:rsid w:val="00D302E9"/>
    <w:rsid w:val="00D312FF"/>
    <w:rsid w:val="00D356BB"/>
    <w:rsid w:val="00D36A67"/>
    <w:rsid w:val="00D40E01"/>
    <w:rsid w:val="00D41117"/>
    <w:rsid w:val="00D469AE"/>
    <w:rsid w:val="00D554AF"/>
    <w:rsid w:val="00D55BEC"/>
    <w:rsid w:val="00D55CA3"/>
    <w:rsid w:val="00D63DA3"/>
    <w:rsid w:val="00D64497"/>
    <w:rsid w:val="00D66224"/>
    <w:rsid w:val="00D67E3F"/>
    <w:rsid w:val="00D71435"/>
    <w:rsid w:val="00D8547C"/>
    <w:rsid w:val="00D872CB"/>
    <w:rsid w:val="00D87EB8"/>
    <w:rsid w:val="00D93D5C"/>
    <w:rsid w:val="00D948ED"/>
    <w:rsid w:val="00D94C84"/>
    <w:rsid w:val="00DA0199"/>
    <w:rsid w:val="00DA387E"/>
    <w:rsid w:val="00DA74A8"/>
    <w:rsid w:val="00DB59AF"/>
    <w:rsid w:val="00DB6D6A"/>
    <w:rsid w:val="00DC32B9"/>
    <w:rsid w:val="00DC6F01"/>
    <w:rsid w:val="00DC6F2A"/>
    <w:rsid w:val="00DC7002"/>
    <w:rsid w:val="00DD0C74"/>
    <w:rsid w:val="00DD378C"/>
    <w:rsid w:val="00DD5196"/>
    <w:rsid w:val="00DD5363"/>
    <w:rsid w:val="00DD7F29"/>
    <w:rsid w:val="00DE0973"/>
    <w:rsid w:val="00DE421B"/>
    <w:rsid w:val="00DE42A3"/>
    <w:rsid w:val="00DE5755"/>
    <w:rsid w:val="00DE67A2"/>
    <w:rsid w:val="00DE695D"/>
    <w:rsid w:val="00DF23D1"/>
    <w:rsid w:val="00DF5ED8"/>
    <w:rsid w:val="00DF7A8B"/>
    <w:rsid w:val="00E05B25"/>
    <w:rsid w:val="00E05F8F"/>
    <w:rsid w:val="00E06D78"/>
    <w:rsid w:val="00E117D4"/>
    <w:rsid w:val="00E12517"/>
    <w:rsid w:val="00E1782D"/>
    <w:rsid w:val="00E20E45"/>
    <w:rsid w:val="00E249F6"/>
    <w:rsid w:val="00E325EF"/>
    <w:rsid w:val="00E3429C"/>
    <w:rsid w:val="00E406CD"/>
    <w:rsid w:val="00E459B7"/>
    <w:rsid w:val="00E50226"/>
    <w:rsid w:val="00E50389"/>
    <w:rsid w:val="00E52061"/>
    <w:rsid w:val="00E52E78"/>
    <w:rsid w:val="00E545AB"/>
    <w:rsid w:val="00E5795E"/>
    <w:rsid w:val="00E61F69"/>
    <w:rsid w:val="00E6433E"/>
    <w:rsid w:val="00E65292"/>
    <w:rsid w:val="00E66B99"/>
    <w:rsid w:val="00E6750F"/>
    <w:rsid w:val="00E75659"/>
    <w:rsid w:val="00E77D51"/>
    <w:rsid w:val="00E91279"/>
    <w:rsid w:val="00E96FF2"/>
    <w:rsid w:val="00EA015E"/>
    <w:rsid w:val="00EA3007"/>
    <w:rsid w:val="00EA472D"/>
    <w:rsid w:val="00EA68C0"/>
    <w:rsid w:val="00EB12F8"/>
    <w:rsid w:val="00EB285E"/>
    <w:rsid w:val="00EC0739"/>
    <w:rsid w:val="00ED0486"/>
    <w:rsid w:val="00ED1930"/>
    <w:rsid w:val="00ED2738"/>
    <w:rsid w:val="00ED448F"/>
    <w:rsid w:val="00ED61DE"/>
    <w:rsid w:val="00EE0810"/>
    <w:rsid w:val="00EE6717"/>
    <w:rsid w:val="00EF77FD"/>
    <w:rsid w:val="00F01C62"/>
    <w:rsid w:val="00F05382"/>
    <w:rsid w:val="00F13768"/>
    <w:rsid w:val="00F165E7"/>
    <w:rsid w:val="00F17D92"/>
    <w:rsid w:val="00F17F8E"/>
    <w:rsid w:val="00F21C3B"/>
    <w:rsid w:val="00F22A10"/>
    <w:rsid w:val="00F2566B"/>
    <w:rsid w:val="00F3246E"/>
    <w:rsid w:val="00F32DD1"/>
    <w:rsid w:val="00F330F5"/>
    <w:rsid w:val="00F34957"/>
    <w:rsid w:val="00F40B57"/>
    <w:rsid w:val="00F417FC"/>
    <w:rsid w:val="00F41E51"/>
    <w:rsid w:val="00F4311F"/>
    <w:rsid w:val="00F4395C"/>
    <w:rsid w:val="00F46628"/>
    <w:rsid w:val="00F52294"/>
    <w:rsid w:val="00F62BE8"/>
    <w:rsid w:val="00F62FF6"/>
    <w:rsid w:val="00F63F16"/>
    <w:rsid w:val="00F77A6A"/>
    <w:rsid w:val="00F810A0"/>
    <w:rsid w:val="00F83E86"/>
    <w:rsid w:val="00F86F36"/>
    <w:rsid w:val="00F8723B"/>
    <w:rsid w:val="00F905D7"/>
    <w:rsid w:val="00F9142B"/>
    <w:rsid w:val="00F91B7F"/>
    <w:rsid w:val="00F91F58"/>
    <w:rsid w:val="00FA2C74"/>
    <w:rsid w:val="00FA610F"/>
    <w:rsid w:val="00FB1131"/>
    <w:rsid w:val="00FB3BD8"/>
    <w:rsid w:val="00FB6801"/>
    <w:rsid w:val="00FB7A2F"/>
    <w:rsid w:val="00FC1046"/>
    <w:rsid w:val="00FD2608"/>
    <w:rsid w:val="00FD3C83"/>
    <w:rsid w:val="00FD4A4B"/>
    <w:rsid w:val="00FD58FC"/>
    <w:rsid w:val="00FD7D7D"/>
    <w:rsid w:val="00FE0BDC"/>
    <w:rsid w:val="00FE2829"/>
    <w:rsid w:val="00FE45EB"/>
    <w:rsid w:val="00FE62DA"/>
    <w:rsid w:val="00FE65DF"/>
    <w:rsid w:val="00FF2DBC"/>
    <w:rsid w:val="00FF393B"/>
    <w:rsid w:val="00FF5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1284191"/>
  <w15:chartTrackingRefBased/>
  <w15:docId w15:val="{7AF25D90-DA1A-44F8-BC83-28D02E97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778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D21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B7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3C4200"/>
    <w:pPr>
      <w:keepNext/>
      <w:spacing w:before="240" w:after="60" w:line="240" w:lineRule="auto"/>
      <w:ind w:left="2991" w:hanging="864"/>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3C4200"/>
    <w:pPr>
      <w:spacing w:before="240" w:after="60" w:line="240" w:lineRule="auto"/>
      <w:ind w:left="1008" w:hanging="1008"/>
      <w:outlineLvl w:val="4"/>
    </w:pPr>
    <w:rPr>
      <w:rFonts w:ascii="Arial" w:eastAsia="Times New Roman" w:hAnsi="Arial" w:cs="Times New Roman"/>
      <w:szCs w:val="20"/>
    </w:rPr>
  </w:style>
  <w:style w:type="paragraph" w:styleId="Heading6">
    <w:name w:val="heading 6"/>
    <w:basedOn w:val="Normal"/>
    <w:next w:val="Normal"/>
    <w:link w:val="Heading6Char"/>
    <w:qFormat/>
    <w:rsid w:val="003C4200"/>
    <w:pPr>
      <w:spacing w:before="240" w:after="60" w:line="240" w:lineRule="auto"/>
      <w:ind w:left="1152" w:hanging="1152"/>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3C4200"/>
    <w:pPr>
      <w:spacing w:before="240" w:after="60" w:line="240" w:lineRule="auto"/>
      <w:ind w:left="1296" w:hanging="1296"/>
      <w:outlineLvl w:val="6"/>
    </w:pPr>
    <w:rPr>
      <w:rFonts w:ascii="Arial" w:eastAsia="Times New Roman" w:hAnsi="Arial" w:cs="Times New Roman"/>
      <w:sz w:val="20"/>
      <w:szCs w:val="20"/>
    </w:rPr>
  </w:style>
  <w:style w:type="paragraph" w:styleId="Heading9">
    <w:name w:val="heading 9"/>
    <w:basedOn w:val="Normal"/>
    <w:next w:val="Normal"/>
    <w:link w:val="Heading9Char"/>
    <w:uiPriority w:val="9"/>
    <w:qFormat/>
    <w:rsid w:val="003C4200"/>
    <w:pPr>
      <w:spacing w:before="240" w:after="60" w:line="240" w:lineRule="auto"/>
      <w:ind w:left="1584" w:hanging="1584"/>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2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52A"/>
    <w:rPr>
      <w:rFonts w:ascii="Segoe UI" w:hAnsi="Segoe UI" w:cs="Segoe UI"/>
      <w:sz w:val="18"/>
      <w:szCs w:val="18"/>
    </w:rPr>
  </w:style>
  <w:style w:type="character" w:customStyle="1" w:styleId="Heading1Char">
    <w:name w:val="Heading 1 Char"/>
    <w:basedOn w:val="DefaultParagraphFont"/>
    <w:link w:val="Heading1"/>
    <w:uiPriority w:val="9"/>
    <w:rsid w:val="007778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7834"/>
    <w:pPr>
      <w:outlineLvl w:val="9"/>
    </w:pPr>
  </w:style>
  <w:style w:type="paragraph" w:styleId="ListParagraph">
    <w:name w:val="List Paragraph"/>
    <w:basedOn w:val="Normal"/>
    <w:link w:val="ListParagraphChar"/>
    <w:uiPriority w:val="34"/>
    <w:qFormat/>
    <w:rsid w:val="007D41B9"/>
    <w:pPr>
      <w:ind w:left="720"/>
      <w:contextualSpacing/>
    </w:pPr>
  </w:style>
  <w:style w:type="paragraph" w:styleId="TOC1">
    <w:name w:val="toc 1"/>
    <w:basedOn w:val="Normal"/>
    <w:next w:val="Normal"/>
    <w:autoRedefine/>
    <w:uiPriority w:val="39"/>
    <w:unhideWhenUsed/>
    <w:rsid w:val="00D10002"/>
    <w:pPr>
      <w:spacing w:after="100"/>
    </w:pPr>
  </w:style>
  <w:style w:type="character" w:styleId="Hyperlink">
    <w:name w:val="Hyperlink"/>
    <w:basedOn w:val="DefaultParagraphFont"/>
    <w:uiPriority w:val="99"/>
    <w:unhideWhenUsed/>
    <w:rsid w:val="00D10002"/>
    <w:rPr>
      <w:color w:val="0563C1" w:themeColor="hyperlink"/>
      <w:u w:val="single"/>
    </w:rPr>
  </w:style>
  <w:style w:type="table" w:styleId="TableGrid">
    <w:name w:val="Table Grid"/>
    <w:basedOn w:val="TableNormal"/>
    <w:uiPriority w:val="99"/>
    <w:rsid w:val="006F5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7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A8B"/>
  </w:style>
  <w:style w:type="paragraph" w:styleId="Footer">
    <w:name w:val="footer"/>
    <w:basedOn w:val="Normal"/>
    <w:link w:val="FooterChar"/>
    <w:uiPriority w:val="99"/>
    <w:unhideWhenUsed/>
    <w:rsid w:val="00DF7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A8B"/>
  </w:style>
  <w:style w:type="character" w:customStyle="1" w:styleId="Heading2Char">
    <w:name w:val="Heading 2 Char"/>
    <w:basedOn w:val="DefaultParagraphFont"/>
    <w:link w:val="Heading2"/>
    <w:uiPriority w:val="9"/>
    <w:rsid w:val="00D211E9"/>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8E29C5"/>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E29C5"/>
    <w:rPr>
      <w:rFonts w:ascii="Times New Roman" w:eastAsia="Times New Roman" w:hAnsi="Times New Roman" w:cs="Times New Roman"/>
      <w:sz w:val="20"/>
      <w:szCs w:val="20"/>
    </w:rPr>
  </w:style>
  <w:style w:type="numbering" w:customStyle="1" w:styleId="Style1">
    <w:name w:val="Style1"/>
    <w:uiPriority w:val="99"/>
    <w:rsid w:val="00944EB4"/>
    <w:pPr>
      <w:numPr>
        <w:numId w:val="2"/>
      </w:numPr>
    </w:pPr>
  </w:style>
  <w:style w:type="paragraph" w:customStyle="1" w:styleId="TableParagraph">
    <w:name w:val="Table Paragraph"/>
    <w:basedOn w:val="Normal"/>
    <w:uiPriority w:val="1"/>
    <w:qFormat/>
    <w:rsid w:val="003F2D7E"/>
    <w:pPr>
      <w:widowControl w:val="0"/>
      <w:autoSpaceDE w:val="0"/>
      <w:autoSpaceDN w:val="0"/>
      <w:spacing w:after="0" w:line="210" w:lineRule="exact"/>
      <w:ind w:left="107"/>
    </w:pPr>
    <w:rPr>
      <w:rFonts w:ascii="Times New Roman" w:eastAsia="Times New Roman" w:hAnsi="Times New Roman" w:cs="Times New Roman"/>
    </w:rPr>
  </w:style>
  <w:style w:type="numbering" w:customStyle="1" w:styleId="Style2">
    <w:name w:val="Style2"/>
    <w:uiPriority w:val="99"/>
    <w:rsid w:val="00881FB6"/>
    <w:pPr>
      <w:numPr>
        <w:numId w:val="4"/>
      </w:numPr>
    </w:pPr>
  </w:style>
  <w:style w:type="numbering" w:customStyle="1" w:styleId="Style3">
    <w:name w:val="Style3"/>
    <w:uiPriority w:val="99"/>
    <w:rsid w:val="002A410E"/>
    <w:pPr>
      <w:numPr>
        <w:numId w:val="5"/>
      </w:numPr>
    </w:pPr>
  </w:style>
  <w:style w:type="numbering" w:customStyle="1" w:styleId="Style4">
    <w:name w:val="Style4"/>
    <w:uiPriority w:val="99"/>
    <w:rsid w:val="006E2916"/>
    <w:pPr>
      <w:numPr>
        <w:numId w:val="6"/>
      </w:numPr>
    </w:pPr>
  </w:style>
  <w:style w:type="numbering" w:customStyle="1" w:styleId="Style5">
    <w:name w:val="Style5"/>
    <w:uiPriority w:val="99"/>
    <w:rsid w:val="00CF409C"/>
    <w:pPr>
      <w:numPr>
        <w:numId w:val="7"/>
      </w:numPr>
    </w:pPr>
  </w:style>
  <w:style w:type="numbering" w:customStyle="1" w:styleId="Style6">
    <w:name w:val="Style6"/>
    <w:uiPriority w:val="99"/>
    <w:rsid w:val="00AF62BC"/>
    <w:pPr>
      <w:numPr>
        <w:numId w:val="9"/>
      </w:numPr>
    </w:pPr>
  </w:style>
  <w:style w:type="numbering" w:customStyle="1" w:styleId="Style7">
    <w:name w:val="Style7"/>
    <w:uiPriority w:val="99"/>
    <w:rsid w:val="00AF62BC"/>
    <w:pPr>
      <w:numPr>
        <w:numId w:val="10"/>
      </w:numPr>
    </w:pPr>
  </w:style>
  <w:style w:type="numbering" w:customStyle="1" w:styleId="Style8">
    <w:name w:val="Style8"/>
    <w:uiPriority w:val="99"/>
    <w:rsid w:val="00AF62BC"/>
    <w:pPr>
      <w:numPr>
        <w:numId w:val="11"/>
      </w:numPr>
    </w:pPr>
  </w:style>
  <w:style w:type="numbering" w:customStyle="1" w:styleId="Style9">
    <w:name w:val="Style9"/>
    <w:uiPriority w:val="99"/>
    <w:rsid w:val="00A7624E"/>
    <w:pPr>
      <w:numPr>
        <w:numId w:val="12"/>
      </w:numPr>
    </w:pPr>
  </w:style>
  <w:style w:type="character" w:styleId="UnresolvedMention">
    <w:name w:val="Unresolved Mention"/>
    <w:basedOn w:val="DefaultParagraphFont"/>
    <w:uiPriority w:val="99"/>
    <w:semiHidden/>
    <w:unhideWhenUsed/>
    <w:rsid w:val="00027C31"/>
    <w:rPr>
      <w:color w:val="605E5C"/>
      <w:shd w:val="clear" w:color="auto" w:fill="E1DFDD"/>
    </w:rPr>
  </w:style>
  <w:style w:type="paragraph" w:styleId="Caption">
    <w:name w:val="caption"/>
    <w:basedOn w:val="Normal"/>
    <w:next w:val="Normal"/>
    <w:uiPriority w:val="35"/>
    <w:unhideWhenUsed/>
    <w:qFormat/>
    <w:rsid w:val="00C815CB"/>
    <w:pPr>
      <w:tabs>
        <w:tab w:val="left" w:pos="5265"/>
      </w:tabs>
      <w:spacing w:after="0" w:line="240" w:lineRule="auto"/>
    </w:pPr>
    <w:rPr>
      <w:rFonts w:ascii="Arial" w:hAnsi="Arial" w:cs="Arial"/>
      <w:b/>
      <w:bCs/>
      <w:snapToGrid w:val="0"/>
      <w:sz w:val="20"/>
      <w:lang w:bidi="en-US"/>
    </w:rPr>
  </w:style>
  <w:style w:type="character" w:customStyle="1" w:styleId="ListParagraphChar">
    <w:name w:val="List Paragraph Char"/>
    <w:basedOn w:val="DefaultParagraphFont"/>
    <w:link w:val="ListParagraph"/>
    <w:uiPriority w:val="34"/>
    <w:rsid w:val="00BC775C"/>
  </w:style>
  <w:style w:type="character" w:customStyle="1" w:styleId="Heading3Char">
    <w:name w:val="Heading 3 Char"/>
    <w:basedOn w:val="DefaultParagraphFont"/>
    <w:link w:val="Heading3"/>
    <w:uiPriority w:val="9"/>
    <w:semiHidden/>
    <w:rsid w:val="00FB7A2F"/>
    <w:rPr>
      <w:rFonts w:asciiTheme="majorHAnsi" w:eastAsiaTheme="majorEastAsia" w:hAnsiTheme="majorHAnsi" w:cstheme="majorBidi"/>
      <w:color w:val="1F3763" w:themeColor="accent1" w:themeShade="7F"/>
      <w:sz w:val="24"/>
      <w:szCs w:val="24"/>
    </w:rPr>
  </w:style>
  <w:style w:type="paragraph" w:customStyle="1" w:styleId="Body1">
    <w:name w:val="Body 1"/>
    <w:basedOn w:val="Normal"/>
    <w:link w:val="Body1Char"/>
    <w:qFormat/>
    <w:rsid w:val="0084489A"/>
    <w:pPr>
      <w:spacing w:before="120" w:after="120" w:line="240" w:lineRule="auto"/>
    </w:pPr>
    <w:rPr>
      <w:rFonts w:ascii="Calibri" w:hAnsi="Calibri"/>
      <w:sz w:val="24"/>
      <w:szCs w:val="24"/>
    </w:rPr>
  </w:style>
  <w:style w:type="character" w:customStyle="1" w:styleId="Body1Char">
    <w:name w:val="Body 1 Char"/>
    <w:basedOn w:val="DefaultParagraphFont"/>
    <w:link w:val="Body1"/>
    <w:rsid w:val="0084489A"/>
    <w:rPr>
      <w:rFonts w:ascii="Calibri" w:hAnsi="Calibri"/>
      <w:sz w:val="24"/>
      <w:szCs w:val="24"/>
    </w:rPr>
  </w:style>
  <w:style w:type="paragraph" w:styleId="CommentText">
    <w:name w:val="annotation text"/>
    <w:basedOn w:val="Normal"/>
    <w:link w:val="CommentTextChar"/>
    <w:semiHidden/>
    <w:rsid w:val="006C33A9"/>
    <w:pPr>
      <w:spacing w:after="0" w:line="240" w:lineRule="auto"/>
    </w:pPr>
    <w:rPr>
      <w:rFonts w:ascii="Arial" w:eastAsia="Times New Roman" w:hAnsi="Arial" w:cs="Calibri"/>
      <w:sz w:val="20"/>
      <w:szCs w:val="20"/>
    </w:rPr>
  </w:style>
  <w:style w:type="character" w:customStyle="1" w:styleId="CommentTextChar">
    <w:name w:val="Comment Text Char"/>
    <w:basedOn w:val="DefaultParagraphFont"/>
    <w:link w:val="CommentText"/>
    <w:semiHidden/>
    <w:rsid w:val="006C33A9"/>
    <w:rPr>
      <w:rFonts w:ascii="Arial" w:eastAsia="Times New Roman" w:hAnsi="Arial" w:cs="Calibri"/>
      <w:sz w:val="20"/>
      <w:szCs w:val="20"/>
    </w:rPr>
  </w:style>
  <w:style w:type="numbering" w:customStyle="1" w:styleId="Style10">
    <w:name w:val="Style10"/>
    <w:uiPriority w:val="99"/>
    <w:rsid w:val="009D69E2"/>
    <w:pPr>
      <w:numPr>
        <w:numId w:val="17"/>
      </w:numPr>
    </w:pPr>
  </w:style>
  <w:style w:type="numbering" w:customStyle="1" w:styleId="Style11">
    <w:name w:val="Style11"/>
    <w:uiPriority w:val="99"/>
    <w:rsid w:val="009B74B4"/>
    <w:pPr>
      <w:numPr>
        <w:numId w:val="18"/>
      </w:numPr>
    </w:pPr>
  </w:style>
  <w:style w:type="numbering" w:customStyle="1" w:styleId="Style12">
    <w:name w:val="Style12"/>
    <w:uiPriority w:val="99"/>
    <w:rsid w:val="003B1A2B"/>
    <w:pPr>
      <w:numPr>
        <w:numId w:val="23"/>
      </w:numPr>
    </w:pPr>
  </w:style>
  <w:style w:type="numbering" w:customStyle="1" w:styleId="Style13">
    <w:name w:val="Style13"/>
    <w:uiPriority w:val="99"/>
    <w:rsid w:val="006E628A"/>
    <w:pPr>
      <w:numPr>
        <w:numId w:val="25"/>
      </w:numPr>
    </w:pPr>
  </w:style>
  <w:style w:type="numbering" w:customStyle="1" w:styleId="Style14">
    <w:name w:val="Style14"/>
    <w:uiPriority w:val="99"/>
    <w:rsid w:val="006E628A"/>
    <w:pPr>
      <w:numPr>
        <w:numId w:val="26"/>
      </w:numPr>
    </w:pPr>
  </w:style>
  <w:style w:type="character" w:styleId="CommentReference">
    <w:name w:val="annotation reference"/>
    <w:basedOn w:val="DefaultParagraphFont"/>
    <w:uiPriority w:val="99"/>
    <w:semiHidden/>
    <w:unhideWhenUsed/>
    <w:rsid w:val="006E444F"/>
    <w:rPr>
      <w:sz w:val="16"/>
      <w:szCs w:val="16"/>
    </w:rPr>
  </w:style>
  <w:style w:type="paragraph" w:styleId="CommentSubject">
    <w:name w:val="annotation subject"/>
    <w:basedOn w:val="CommentText"/>
    <w:next w:val="CommentText"/>
    <w:link w:val="CommentSubjectChar"/>
    <w:uiPriority w:val="99"/>
    <w:semiHidden/>
    <w:unhideWhenUsed/>
    <w:rsid w:val="006E444F"/>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6E444F"/>
    <w:rPr>
      <w:rFonts w:ascii="Arial" w:eastAsia="Times New Roman" w:hAnsi="Arial" w:cs="Calibri"/>
      <w:b/>
      <w:bCs/>
      <w:sz w:val="20"/>
      <w:szCs w:val="20"/>
    </w:rPr>
  </w:style>
  <w:style w:type="character" w:customStyle="1" w:styleId="HeaderTitleChar">
    <w:name w:val="Header Title Char"/>
    <w:basedOn w:val="DefaultParagraphFont"/>
    <w:link w:val="HeaderTitle"/>
    <w:locked/>
    <w:rsid w:val="00AC580A"/>
    <w:rPr>
      <w:rFonts w:ascii="Arial" w:eastAsiaTheme="majorEastAsia" w:hAnsi="Arial" w:cstheme="majorBidi"/>
      <w:smallCaps/>
      <w:color w:val="323E4F" w:themeColor="text2" w:themeShade="BF"/>
      <w:spacing w:val="5"/>
      <w:kern w:val="28"/>
      <w:sz w:val="36"/>
      <w:szCs w:val="52"/>
      <w:lang w:eastAsia="es-ES"/>
    </w:rPr>
  </w:style>
  <w:style w:type="paragraph" w:customStyle="1" w:styleId="HeaderTitle">
    <w:name w:val="Header Title"/>
    <w:basedOn w:val="Title"/>
    <w:link w:val="HeaderTitleChar"/>
    <w:qFormat/>
    <w:rsid w:val="00AC580A"/>
    <w:pPr>
      <w:spacing w:before="120" w:after="120"/>
    </w:pPr>
    <w:rPr>
      <w:rFonts w:ascii="Arial" w:hAnsi="Arial"/>
      <w:smallCaps/>
      <w:color w:val="323E4F" w:themeColor="text2" w:themeShade="BF"/>
      <w:spacing w:val="5"/>
      <w:sz w:val="36"/>
      <w:szCs w:val="52"/>
      <w:lang w:eastAsia="es-ES"/>
    </w:rPr>
  </w:style>
  <w:style w:type="table" w:customStyle="1" w:styleId="GridTable1Light-Accent11">
    <w:name w:val="Grid Table 1 Light - Accent 11"/>
    <w:basedOn w:val="TableNormal"/>
    <w:uiPriority w:val="46"/>
    <w:rsid w:val="00AC580A"/>
    <w:pPr>
      <w:spacing w:after="0" w:line="240" w:lineRule="auto"/>
    </w:pPr>
    <w:rPr>
      <w:rFonts w:eastAsiaTheme="minorEastAsia"/>
      <w:lang w:val="es-ES" w:eastAsia="es-E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AC58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80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rsid w:val="003C4200"/>
    <w:rPr>
      <w:rFonts w:ascii="Arial" w:eastAsia="Times New Roman" w:hAnsi="Arial" w:cs="Times New Roman"/>
      <w:b/>
      <w:sz w:val="24"/>
      <w:szCs w:val="20"/>
    </w:rPr>
  </w:style>
  <w:style w:type="character" w:customStyle="1" w:styleId="Heading5Char">
    <w:name w:val="Heading 5 Char"/>
    <w:basedOn w:val="DefaultParagraphFont"/>
    <w:link w:val="Heading5"/>
    <w:rsid w:val="003C4200"/>
    <w:rPr>
      <w:rFonts w:ascii="Arial" w:eastAsia="Times New Roman" w:hAnsi="Arial" w:cs="Times New Roman"/>
      <w:szCs w:val="20"/>
    </w:rPr>
  </w:style>
  <w:style w:type="character" w:customStyle="1" w:styleId="Heading6Char">
    <w:name w:val="Heading 6 Char"/>
    <w:basedOn w:val="DefaultParagraphFont"/>
    <w:link w:val="Heading6"/>
    <w:rsid w:val="003C4200"/>
    <w:rPr>
      <w:rFonts w:ascii="Times New Roman" w:eastAsia="Times New Roman" w:hAnsi="Times New Roman" w:cs="Times New Roman"/>
      <w:i/>
      <w:szCs w:val="20"/>
    </w:rPr>
  </w:style>
  <w:style w:type="character" w:customStyle="1" w:styleId="Heading7Char">
    <w:name w:val="Heading 7 Char"/>
    <w:basedOn w:val="DefaultParagraphFont"/>
    <w:link w:val="Heading7"/>
    <w:rsid w:val="003C4200"/>
    <w:rPr>
      <w:rFonts w:ascii="Arial" w:eastAsia="Times New Roman" w:hAnsi="Arial" w:cs="Times New Roman"/>
      <w:sz w:val="20"/>
      <w:szCs w:val="20"/>
    </w:rPr>
  </w:style>
  <w:style w:type="character" w:customStyle="1" w:styleId="Heading9Char">
    <w:name w:val="Heading 9 Char"/>
    <w:basedOn w:val="DefaultParagraphFont"/>
    <w:link w:val="Heading9"/>
    <w:uiPriority w:val="9"/>
    <w:rsid w:val="003C4200"/>
    <w:rPr>
      <w:rFonts w:ascii="Arial" w:eastAsia="Times New Roman" w:hAnsi="Arial" w:cs="Times New Roman"/>
      <w:b/>
      <w:i/>
      <w:sz w:val="18"/>
      <w:szCs w:val="20"/>
    </w:rPr>
  </w:style>
  <w:style w:type="paragraph" w:styleId="TOC2">
    <w:name w:val="toc 2"/>
    <w:basedOn w:val="Normal"/>
    <w:next w:val="Normal"/>
    <w:autoRedefine/>
    <w:uiPriority w:val="39"/>
    <w:unhideWhenUsed/>
    <w:rsid w:val="002047C4"/>
    <w:pPr>
      <w:spacing w:after="100"/>
      <w:ind w:left="220"/>
    </w:pPr>
  </w:style>
  <w:style w:type="paragraph" w:styleId="TOC3">
    <w:name w:val="toc 3"/>
    <w:basedOn w:val="Normal"/>
    <w:next w:val="Normal"/>
    <w:autoRedefine/>
    <w:uiPriority w:val="39"/>
    <w:unhideWhenUsed/>
    <w:rsid w:val="002047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126102">
      <w:bodyDiv w:val="1"/>
      <w:marLeft w:val="0"/>
      <w:marRight w:val="0"/>
      <w:marTop w:val="0"/>
      <w:marBottom w:val="0"/>
      <w:divBdr>
        <w:top w:val="none" w:sz="0" w:space="0" w:color="auto"/>
        <w:left w:val="none" w:sz="0" w:space="0" w:color="auto"/>
        <w:bottom w:val="none" w:sz="0" w:space="0" w:color="auto"/>
        <w:right w:val="none" w:sz="0" w:space="0" w:color="auto"/>
      </w:divBdr>
    </w:div>
    <w:div w:id="1143038239">
      <w:bodyDiv w:val="1"/>
      <w:marLeft w:val="0"/>
      <w:marRight w:val="0"/>
      <w:marTop w:val="0"/>
      <w:marBottom w:val="0"/>
      <w:divBdr>
        <w:top w:val="none" w:sz="0" w:space="0" w:color="auto"/>
        <w:left w:val="none" w:sz="0" w:space="0" w:color="auto"/>
        <w:bottom w:val="none" w:sz="0" w:space="0" w:color="auto"/>
        <w:right w:val="none" w:sz="0" w:space="0" w:color="auto"/>
      </w:divBdr>
    </w:div>
    <w:div w:id="1609198638">
      <w:bodyDiv w:val="1"/>
      <w:marLeft w:val="0"/>
      <w:marRight w:val="0"/>
      <w:marTop w:val="0"/>
      <w:marBottom w:val="0"/>
      <w:divBdr>
        <w:top w:val="none" w:sz="0" w:space="0" w:color="auto"/>
        <w:left w:val="none" w:sz="0" w:space="0" w:color="auto"/>
        <w:bottom w:val="none" w:sz="0" w:space="0" w:color="auto"/>
        <w:right w:val="none" w:sz="0" w:space="0" w:color="auto"/>
      </w:divBdr>
    </w:div>
    <w:div w:id="1778518480">
      <w:bodyDiv w:val="1"/>
      <w:marLeft w:val="0"/>
      <w:marRight w:val="0"/>
      <w:marTop w:val="0"/>
      <w:marBottom w:val="0"/>
      <w:divBdr>
        <w:top w:val="none" w:sz="0" w:space="0" w:color="auto"/>
        <w:left w:val="none" w:sz="0" w:space="0" w:color="auto"/>
        <w:bottom w:val="none" w:sz="0" w:space="0" w:color="auto"/>
        <w:right w:val="none" w:sz="0" w:space="0" w:color="auto"/>
      </w:divBdr>
    </w:div>
    <w:div w:id="211636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ntronix.com/wp-content/uploads/pdf/xDirect_UG.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package" Target="embeddings/Microsoft_Visio_Drawing2.vsdx"/><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comments" Target="comments.xml"/><Relationship Id="rId11" Type="http://schemas.openxmlformats.org/officeDocument/2006/relationships/footer" Target="footer1.xml"/><Relationship Id="rId24" Type="http://schemas.openxmlformats.org/officeDocument/2006/relationships/image" Target="media/image11.png"/><Relationship Id="rId32" Type="http://schemas.microsoft.com/office/2018/08/relationships/commentsExtensible" Target="commentsExtensible.xml"/><Relationship Id="rId37" Type="http://schemas.openxmlformats.org/officeDocument/2006/relationships/package" Target="embeddings/Microsoft_Visio_Drawing1.vsdx"/><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lantronix.com/products/deviceinstaller/" TargetMode="External"/><Relationship Id="rId22" Type="http://schemas.openxmlformats.org/officeDocument/2006/relationships/image" Target="media/image9.png"/><Relationship Id="rId27" Type="http://schemas.openxmlformats.org/officeDocument/2006/relationships/image" Target="media/image14.jpeg"/><Relationship Id="rId30" Type="http://schemas.microsoft.com/office/2011/relationships/commentsExtended" Target="commentsExtended.xml"/><Relationship Id="rId35" Type="http://schemas.openxmlformats.org/officeDocument/2006/relationships/package" Target="embeddings/Microsoft_Visio_Drawing.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social.technet.microsoft.com/wiki/contents/articles/38433.windows-10-enabling-telnet-client.asp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jpeg"/><Relationship Id="rId38" Type="http://schemas.openxmlformats.org/officeDocument/2006/relationships/image" Target="media/image19.emf"/><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7.png"/><Relationship Id="rId41" Type="http://schemas.openxmlformats.org/officeDocument/2006/relationships/package" Target="embeddings/Microsoft_Visio_Drawing3.vsdx"/><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92.168.0.100:80"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18.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microsoft.com/office/2016/09/relationships/commentsIds" Target="commentsIds.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D481C-13D2-4E12-8823-B33B79C7F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57</Pages>
  <Words>8983</Words>
  <Characters>51208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Interface Specifications for VerifyNow	                     DRAFT	Version V.xxx	Rev.01</vt:lpstr>
    </vt:vector>
  </TitlesOfParts>
  <Company/>
  <LinksUpToDate>false</LinksUpToDate>
  <CharactersWithSpaces>60071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Specifications for VerifyNow	                     DRAFT	Version V.xxx	Rev.01</dc:title>
  <dc:subject/>
  <dc:creator>Tom Miller</dc:creator>
  <cp:keywords/>
  <dc:description/>
  <cp:lastModifiedBy>Paige Scofield</cp:lastModifiedBy>
  <cp:revision>12</cp:revision>
  <dcterms:created xsi:type="dcterms:W3CDTF">2021-04-14T23:29:00Z</dcterms:created>
  <dcterms:modified xsi:type="dcterms:W3CDTF">2021-07-19T17:20:00Z</dcterms:modified>
</cp:coreProperties>
</file>